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3179C5" w14:textId="77777777" w:rsidR="0076491E" w:rsidRPr="00044F56" w:rsidRDefault="0076491E" w:rsidP="00FF01A6">
      <w:pPr>
        <w:pStyle w:val="a0"/>
        <w:jc w:val="center"/>
        <w:rPr>
          <w:rFonts w:ascii="Times New Roman" w:hAnsi="Times New Roman"/>
          <w:b/>
          <w:color w:val="000000" w:themeColor="text1"/>
          <w:sz w:val="42"/>
          <w:szCs w:val="42"/>
        </w:rPr>
      </w:pPr>
      <w:r w:rsidRPr="00044F56">
        <w:rPr>
          <w:rFonts w:ascii="Times New Roman" w:hAnsi="Times New Roman"/>
          <w:b/>
          <w:color w:val="000000" w:themeColor="text1"/>
          <w:sz w:val="42"/>
          <w:szCs w:val="42"/>
        </w:rPr>
        <w:t>BIA1B Business and Information Systems Architecture</w:t>
      </w:r>
    </w:p>
    <w:p w14:paraId="4D90854C" w14:textId="22BD09E6" w:rsidR="00665DAA" w:rsidRPr="00044F56" w:rsidRDefault="00665DAA" w:rsidP="00FF01A6">
      <w:pPr>
        <w:pStyle w:val="a0"/>
        <w:jc w:val="center"/>
        <w:rPr>
          <w:rFonts w:ascii="Times New Roman" w:hAnsi="Times New Roman"/>
          <w:b/>
          <w:color w:val="000000" w:themeColor="text1"/>
          <w:sz w:val="42"/>
          <w:szCs w:val="42"/>
        </w:rPr>
      </w:pPr>
      <w:r w:rsidRPr="00044F56">
        <w:rPr>
          <w:rFonts w:ascii="Times New Roman" w:hAnsi="Times New Roman"/>
          <w:b/>
          <w:color w:val="000000" w:themeColor="text1"/>
          <w:sz w:val="42"/>
          <w:szCs w:val="42"/>
        </w:rPr>
        <w:t>MGMT-6134-24S Capstone Project</w:t>
      </w:r>
    </w:p>
    <w:p w14:paraId="5F7E4521" w14:textId="77777777" w:rsidR="00665DAA" w:rsidRDefault="00665DAA" w:rsidP="00FF01A6">
      <w:pPr>
        <w:pStyle w:val="a"/>
        <w:rPr>
          <w:rFonts w:ascii="Times New Roman" w:hAnsi="Times New Roman"/>
          <w:color w:val="000000" w:themeColor="text1"/>
          <w:sz w:val="42"/>
          <w:szCs w:val="42"/>
        </w:rPr>
      </w:pPr>
      <w:r w:rsidRPr="00044F56">
        <w:rPr>
          <w:rFonts w:ascii="Times New Roman" w:hAnsi="Times New Roman"/>
          <w:color w:val="000000" w:themeColor="text1"/>
          <w:sz w:val="42"/>
          <w:szCs w:val="42"/>
        </w:rPr>
        <w:t xml:space="preserve"> </w:t>
      </w:r>
    </w:p>
    <w:p w14:paraId="6A371FA6" w14:textId="77777777" w:rsidR="00FF01A6" w:rsidRPr="007B6C4F" w:rsidRDefault="00FF01A6" w:rsidP="00FF01A6">
      <w:pPr>
        <w:pStyle w:val="a"/>
        <w:rPr>
          <w:rFonts w:ascii="Times New Roman" w:hAnsi="Times New Roman"/>
          <w:color w:val="000000" w:themeColor="text1"/>
          <w:sz w:val="42"/>
          <w:szCs w:val="42"/>
        </w:rPr>
      </w:pPr>
    </w:p>
    <w:p w14:paraId="51C0591D" w14:textId="3CA1996C" w:rsidR="00371BB9" w:rsidRDefault="00665DAA" w:rsidP="00FF01A6">
      <w:pPr>
        <w:spacing w:after="0" w:line="240" w:lineRule="auto"/>
        <w:jc w:val="center"/>
        <w:rPr>
          <w:rFonts w:cs="Times New Roman"/>
          <w:b/>
          <w:color w:val="000000" w:themeColor="text1"/>
          <w:spacing w:val="-10"/>
          <w:kern w:val="28"/>
          <w:sz w:val="42"/>
          <w:szCs w:val="42"/>
          <w:lang w:eastAsia="zh-CN"/>
        </w:rPr>
      </w:pPr>
      <w:bookmarkStart w:id="0" w:name="_Hlk167381942"/>
      <w:bookmarkStart w:id="1" w:name="_Hlk168398289"/>
      <w:r w:rsidRPr="00044F56">
        <w:rPr>
          <w:rFonts w:cs="Times New Roman"/>
          <w:b/>
          <w:color w:val="000000" w:themeColor="text1"/>
          <w:spacing w:val="-10"/>
          <w:kern w:val="28"/>
          <w:sz w:val="42"/>
          <w:szCs w:val="42"/>
          <w:lang w:eastAsia="zh-CN"/>
        </w:rPr>
        <w:t xml:space="preserve">Connecting </w:t>
      </w:r>
      <w:r w:rsidR="00770B30">
        <w:rPr>
          <w:rFonts w:cs="Times New Roman"/>
          <w:b/>
          <w:color w:val="000000" w:themeColor="text1"/>
          <w:spacing w:val="-10"/>
          <w:kern w:val="28"/>
          <w:sz w:val="42"/>
          <w:szCs w:val="42"/>
          <w:lang w:eastAsia="zh-CN"/>
        </w:rPr>
        <w:t>XYZ</w:t>
      </w:r>
      <w:r w:rsidRPr="00044F56">
        <w:rPr>
          <w:rFonts w:cs="Times New Roman"/>
          <w:b/>
          <w:color w:val="000000" w:themeColor="text1"/>
          <w:spacing w:val="-10"/>
          <w:kern w:val="28"/>
          <w:sz w:val="42"/>
          <w:szCs w:val="42"/>
          <w:lang w:eastAsia="zh-CN"/>
        </w:rPr>
        <w:t xml:space="preserve">: Modernizing Web Presence and Marketing </w:t>
      </w:r>
      <w:bookmarkEnd w:id="0"/>
      <w:r w:rsidRPr="00044F56">
        <w:rPr>
          <w:rFonts w:cs="Times New Roman"/>
          <w:b/>
          <w:color w:val="000000" w:themeColor="text1"/>
          <w:spacing w:val="-10"/>
          <w:kern w:val="28"/>
          <w:sz w:val="42"/>
          <w:szCs w:val="42"/>
          <w:lang w:eastAsia="zh-CN"/>
        </w:rPr>
        <w:t>Integration</w:t>
      </w:r>
    </w:p>
    <w:bookmarkEnd w:id="1"/>
    <w:p w14:paraId="11DBF9A0" w14:textId="77777777" w:rsidR="003354D8" w:rsidRPr="00044F56" w:rsidRDefault="003354D8" w:rsidP="00FF01A6">
      <w:pPr>
        <w:spacing w:after="0" w:line="240" w:lineRule="auto"/>
        <w:jc w:val="center"/>
        <w:rPr>
          <w:rFonts w:cs="Times New Roman"/>
          <w:b/>
          <w:color w:val="000000" w:themeColor="text1"/>
          <w:sz w:val="42"/>
          <w:szCs w:val="42"/>
          <w:lang w:eastAsia="zh-CN"/>
        </w:rPr>
      </w:pPr>
    </w:p>
    <w:p w14:paraId="4510C936" w14:textId="0B2ADA22" w:rsidR="00665DAA" w:rsidRPr="00044F56" w:rsidRDefault="00665DAA" w:rsidP="00FF01A6">
      <w:pPr>
        <w:spacing w:after="0" w:line="240" w:lineRule="auto"/>
        <w:jc w:val="center"/>
        <w:rPr>
          <w:rFonts w:cs="Times New Roman"/>
          <w:b/>
          <w:color w:val="000000" w:themeColor="text1"/>
          <w:spacing w:val="-10"/>
          <w:kern w:val="28"/>
          <w:sz w:val="42"/>
          <w:szCs w:val="42"/>
          <w:lang w:eastAsia="zh-CN"/>
        </w:rPr>
      </w:pPr>
      <w:r w:rsidRPr="00044F56">
        <w:rPr>
          <w:rFonts w:cs="Times New Roman"/>
          <w:b/>
          <w:color w:val="000000" w:themeColor="text1"/>
          <w:spacing w:val="-10"/>
          <w:kern w:val="28"/>
          <w:sz w:val="42"/>
          <w:szCs w:val="42"/>
          <w:lang w:eastAsia="zh-CN"/>
        </w:rPr>
        <w:t xml:space="preserve">Milestone </w:t>
      </w:r>
      <w:r w:rsidR="008F6282">
        <w:rPr>
          <w:rFonts w:cs="Times New Roman"/>
          <w:b/>
          <w:color w:val="000000" w:themeColor="text1"/>
          <w:spacing w:val="-10"/>
          <w:kern w:val="28"/>
          <w:sz w:val="42"/>
          <w:szCs w:val="42"/>
          <w:lang w:eastAsia="zh-CN"/>
        </w:rPr>
        <w:t>3</w:t>
      </w:r>
    </w:p>
    <w:p w14:paraId="53082DB5" w14:textId="132525DE" w:rsidR="006318BD" w:rsidRDefault="00044F56" w:rsidP="00FF01A6">
      <w:pPr>
        <w:spacing w:after="0" w:line="240" w:lineRule="auto"/>
        <w:jc w:val="center"/>
        <w:rPr>
          <w:rFonts w:cs="Times New Roman"/>
          <w:b/>
          <w:color w:val="000000" w:themeColor="text1"/>
          <w:spacing w:val="-10"/>
          <w:kern w:val="28"/>
          <w:sz w:val="40"/>
          <w:szCs w:val="40"/>
          <w:lang w:eastAsia="zh-CN"/>
        </w:rPr>
      </w:pPr>
      <w:r>
        <w:rPr>
          <w:noProof/>
        </w:rPr>
        <w:drawing>
          <wp:inline distT="0" distB="0" distL="0" distR="0" wp14:anchorId="132A732B" wp14:editId="53DB1E20">
            <wp:extent cx="2253300" cy="2253300"/>
            <wp:effectExtent l="0" t="0" r="0" b="0"/>
            <wp:docPr id="858145509" name="Picture 2" descr="A colorful bird with w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53300" cy="2253300"/>
                    </a:xfrm>
                    <a:prstGeom prst="rect">
                      <a:avLst/>
                    </a:prstGeom>
                  </pic:spPr>
                </pic:pic>
              </a:graphicData>
            </a:graphic>
          </wp:inline>
        </w:drawing>
      </w:r>
    </w:p>
    <w:p w14:paraId="7ECFF651" w14:textId="77777777" w:rsidR="00FF01A6" w:rsidRPr="00061EE7" w:rsidRDefault="00FF01A6" w:rsidP="00FF01A6">
      <w:pPr>
        <w:spacing w:after="0" w:line="240" w:lineRule="auto"/>
        <w:jc w:val="center"/>
        <w:rPr>
          <w:rFonts w:cs="Times New Roman"/>
          <w:b/>
          <w:color w:val="000000" w:themeColor="text1"/>
          <w:spacing w:val="-10"/>
          <w:kern w:val="28"/>
          <w:sz w:val="40"/>
          <w:szCs w:val="40"/>
          <w:lang w:eastAsia="zh-CN"/>
        </w:rPr>
      </w:pPr>
    </w:p>
    <w:p w14:paraId="76267D4F" w14:textId="77777777" w:rsidR="006318BD" w:rsidRPr="00770B30" w:rsidRDefault="006318BD" w:rsidP="00FF01A6">
      <w:pPr>
        <w:pStyle w:val="a"/>
        <w:jc w:val="center"/>
        <w:rPr>
          <w:rFonts w:ascii="Times New Roman" w:hAnsi="Times New Roman"/>
          <w:b/>
          <w:color w:val="000000" w:themeColor="text1"/>
          <w:spacing w:val="-3"/>
          <w:sz w:val="28"/>
          <w:szCs w:val="28"/>
          <w:lang w:val="pt-BR"/>
        </w:rPr>
      </w:pPr>
      <w:r w:rsidRPr="00770B30">
        <w:rPr>
          <w:rFonts w:ascii="Times New Roman" w:hAnsi="Times New Roman"/>
          <w:b/>
          <w:color w:val="000000" w:themeColor="text1"/>
          <w:spacing w:val="-3"/>
          <w:sz w:val="28"/>
          <w:szCs w:val="28"/>
          <w:lang w:val="pt-BR"/>
        </w:rPr>
        <w:t xml:space="preserve">Professor Mona Abou Taka </w:t>
      </w:r>
    </w:p>
    <w:p w14:paraId="6FCE6D1D" w14:textId="77777777" w:rsidR="00481AB2" w:rsidRPr="00770B30" w:rsidRDefault="00481AB2" w:rsidP="00FF01A6">
      <w:pPr>
        <w:pStyle w:val="a"/>
        <w:jc w:val="center"/>
        <w:rPr>
          <w:rFonts w:ascii="Times New Roman" w:hAnsi="Times New Roman"/>
          <w:b/>
          <w:color w:val="000000" w:themeColor="text1"/>
          <w:spacing w:val="-3"/>
          <w:sz w:val="28"/>
          <w:szCs w:val="28"/>
          <w:lang w:val="pt-BR"/>
        </w:rPr>
      </w:pPr>
      <w:r w:rsidRPr="00770B30">
        <w:rPr>
          <w:rFonts w:ascii="Times New Roman" w:hAnsi="Times New Roman"/>
          <w:b/>
          <w:color w:val="000000" w:themeColor="text1"/>
          <w:spacing w:val="-3"/>
          <w:sz w:val="28"/>
          <w:szCs w:val="28"/>
          <w:lang w:val="pt-BR"/>
        </w:rPr>
        <w:t>Professor Marc Bueno</w:t>
      </w:r>
    </w:p>
    <w:p w14:paraId="57B391D7" w14:textId="08924E31" w:rsidR="00665DAA" w:rsidRDefault="0010546B" w:rsidP="00FF01A6">
      <w:pPr>
        <w:pStyle w:val="a"/>
        <w:jc w:val="center"/>
        <w:rPr>
          <w:rFonts w:ascii="Times New Roman" w:hAnsi="Times New Roman"/>
          <w:b/>
          <w:color w:val="000000" w:themeColor="text1"/>
          <w:sz w:val="44"/>
          <w:szCs w:val="44"/>
        </w:rPr>
      </w:pPr>
      <w:r>
        <w:rPr>
          <w:rFonts w:ascii="Times New Roman" w:hAnsi="Times New Roman"/>
          <w:b/>
          <w:color w:val="000000" w:themeColor="text1"/>
          <w:spacing w:val="-3"/>
          <w:sz w:val="28"/>
          <w:szCs w:val="28"/>
        </w:rPr>
        <w:t>Professor Georgi Ivanov</w:t>
      </w:r>
      <w:r w:rsidR="00665DAA" w:rsidRPr="00061EE7">
        <w:rPr>
          <w:rFonts w:ascii="Times New Roman" w:hAnsi="Times New Roman"/>
          <w:b/>
          <w:color w:val="000000" w:themeColor="text1"/>
          <w:sz w:val="44"/>
          <w:szCs w:val="44"/>
        </w:rPr>
        <w:t xml:space="preserve"> </w:t>
      </w:r>
    </w:p>
    <w:p w14:paraId="3F7DBDCB" w14:textId="77777777" w:rsidR="00FF01A6" w:rsidRPr="00FF01A6" w:rsidRDefault="00FF01A6" w:rsidP="00FF01A6">
      <w:pPr>
        <w:pStyle w:val="a"/>
        <w:jc w:val="center"/>
        <w:rPr>
          <w:rFonts w:ascii="Times New Roman" w:hAnsi="Times New Roman"/>
          <w:b/>
          <w:color w:val="000000" w:themeColor="text1"/>
          <w:sz w:val="24"/>
          <w:szCs w:val="24"/>
        </w:rPr>
      </w:pPr>
    </w:p>
    <w:p w14:paraId="7AB365A7" w14:textId="533569A9" w:rsidR="00FF01A6" w:rsidRPr="00FF01A6" w:rsidRDefault="00FF01A6" w:rsidP="00FF01A6">
      <w:pPr>
        <w:pStyle w:val="a"/>
        <w:jc w:val="center"/>
        <w:rPr>
          <w:rFonts w:ascii="Times New Roman" w:hAnsi="Times New Roman"/>
          <w:b/>
          <w:color w:val="000000" w:themeColor="text1"/>
          <w:sz w:val="24"/>
          <w:szCs w:val="24"/>
        </w:rPr>
      </w:pPr>
      <w:r w:rsidRPr="00FF01A6">
        <w:rPr>
          <w:rFonts w:ascii="Times New Roman" w:hAnsi="Times New Roman"/>
          <w:b/>
          <w:color w:val="000000" w:themeColor="text1"/>
          <w:sz w:val="24"/>
          <w:szCs w:val="24"/>
        </w:rPr>
        <w:t>Group 1: BIA Falcon Synergy</w:t>
      </w:r>
    </w:p>
    <w:p w14:paraId="6F09260F" w14:textId="5475B907" w:rsidR="0073279B" w:rsidRPr="00061EE7" w:rsidRDefault="0073279B" w:rsidP="00FF01A6">
      <w:pPr>
        <w:pStyle w:val="a"/>
        <w:rPr>
          <w:rFonts w:ascii="Times New Roman" w:hAnsi="Times New Roman"/>
          <w:b/>
          <w:color w:val="000000" w:themeColor="text1"/>
          <w:spacing w:val="-3"/>
          <w:sz w:val="24"/>
          <w:szCs w:val="24"/>
        </w:rPr>
      </w:pPr>
    </w:p>
    <w:tbl>
      <w:tblPr>
        <w:tblStyle w:val="TableGrid"/>
        <w:tblW w:w="0" w:type="auto"/>
        <w:tblInd w:w="562" w:type="dxa"/>
        <w:tblLook w:val="04A0" w:firstRow="1" w:lastRow="0" w:firstColumn="1" w:lastColumn="0" w:noHBand="0" w:noVBand="1"/>
      </w:tblPr>
      <w:tblGrid>
        <w:gridCol w:w="4224"/>
        <w:gridCol w:w="4678"/>
      </w:tblGrid>
      <w:tr w:rsidR="00137186" w:rsidRPr="00061EE7" w14:paraId="625E61D8" w14:textId="77777777" w:rsidTr="32383EF4">
        <w:tc>
          <w:tcPr>
            <w:tcW w:w="8902" w:type="dxa"/>
            <w:gridSpan w:val="2"/>
            <w:vAlign w:val="center"/>
          </w:tcPr>
          <w:p w14:paraId="11075BEE" w14:textId="77777777" w:rsidR="00665DAA" w:rsidRPr="00061EE7" w:rsidRDefault="00665DAA" w:rsidP="00FF01A6">
            <w:pPr>
              <w:pStyle w:val="a"/>
              <w:jc w:val="center"/>
              <w:rPr>
                <w:rFonts w:ascii="Times New Roman" w:hAnsi="Times New Roman"/>
                <w:color w:val="000000" w:themeColor="text1"/>
                <w:sz w:val="24"/>
                <w:szCs w:val="24"/>
                <w:lang w:val="en-CA"/>
              </w:rPr>
            </w:pPr>
            <w:r w:rsidRPr="00061EE7">
              <w:rPr>
                <w:rFonts w:ascii="Times New Roman" w:hAnsi="Times New Roman"/>
                <w:i/>
                <w:color w:val="000000" w:themeColor="text1"/>
                <w:spacing w:val="3"/>
                <w:sz w:val="24"/>
                <w:szCs w:val="24"/>
                <w:shd w:val="clear" w:color="auto" w:fill="FFFFFF"/>
                <w:lang w:val="en-CA"/>
              </w:rPr>
              <w:t>Section 32</w:t>
            </w:r>
          </w:p>
        </w:tc>
      </w:tr>
      <w:tr w:rsidR="00137186" w:rsidRPr="00061EE7" w14:paraId="28D27E48" w14:textId="77777777" w:rsidTr="32383EF4">
        <w:tc>
          <w:tcPr>
            <w:tcW w:w="4224" w:type="dxa"/>
            <w:vAlign w:val="center"/>
          </w:tcPr>
          <w:p w14:paraId="59DC9800" w14:textId="0080E6D8" w:rsidR="00665DAA" w:rsidRPr="00061EE7" w:rsidRDefault="00E9555A" w:rsidP="00FF01A6">
            <w:pPr>
              <w:pStyle w:val="a"/>
              <w:jc w:val="left"/>
              <w:rPr>
                <w:rFonts w:ascii="Times New Roman" w:hAnsi="Times New Roman"/>
                <w:color w:val="000000" w:themeColor="text1"/>
                <w:spacing w:val="-3"/>
                <w:sz w:val="24"/>
                <w:szCs w:val="24"/>
                <w:lang w:val="en-CA"/>
              </w:rPr>
            </w:pPr>
            <w:r>
              <w:rPr>
                <w:rFonts w:ascii="Times New Roman" w:hAnsi="Times New Roman"/>
                <w:color w:val="000000" w:themeColor="text1"/>
                <w:sz w:val="24"/>
                <w:szCs w:val="24"/>
                <w:lang w:val="en-CA"/>
              </w:rPr>
              <w:t>Jim Raynor</w:t>
            </w:r>
            <w:r w:rsidR="00665DAA" w:rsidRPr="00061EE7">
              <w:rPr>
                <w:rFonts w:ascii="Times New Roman" w:hAnsi="Times New Roman"/>
                <w:color w:val="000000" w:themeColor="text1"/>
                <w:sz w:val="24"/>
                <w:szCs w:val="24"/>
                <w:lang w:val="en-CA"/>
              </w:rPr>
              <w:t xml:space="preserve"> 11</w:t>
            </w:r>
            <w:r w:rsidR="002C0824">
              <w:rPr>
                <w:rFonts w:ascii="Times New Roman" w:hAnsi="Times New Roman"/>
                <w:color w:val="000000" w:themeColor="text1"/>
                <w:sz w:val="24"/>
                <w:szCs w:val="24"/>
                <w:lang w:val="en-CA"/>
              </w:rPr>
              <w:t>11111</w:t>
            </w:r>
          </w:p>
        </w:tc>
        <w:tc>
          <w:tcPr>
            <w:tcW w:w="4678" w:type="dxa"/>
            <w:vAlign w:val="center"/>
          </w:tcPr>
          <w:p w14:paraId="7EC00D7D" w14:textId="6009B32F" w:rsidR="00665DAA" w:rsidRPr="00061EE7" w:rsidRDefault="00665DAA" w:rsidP="00FF01A6">
            <w:pPr>
              <w:pStyle w:val="a"/>
              <w:jc w:val="left"/>
              <w:rPr>
                <w:rFonts w:ascii="Times New Roman" w:hAnsi="Times New Roman"/>
                <w:b/>
                <w:bCs/>
                <w:color w:val="000000" w:themeColor="text1"/>
                <w:spacing w:val="-3"/>
                <w:sz w:val="24"/>
                <w:szCs w:val="24"/>
              </w:rPr>
            </w:pPr>
          </w:p>
        </w:tc>
      </w:tr>
      <w:tr w:rsidR="00137186" w:rsidRPr="00061EE7" w14:paraId="303F94D3" w14:textId="77777777" w:rsidTr="32383EF4">
        <w:tc>
          <w:tcPr>
            <w:tcW w:w="4224" w:type="dxa"/>
            <w:vAlign w:val="center"/>
          </w:tcPr>
          <w:p w14:paraId="2E434C06" w14:textId="798CDE76" w:rsidR="00665DAA" w:rsidRPr="00061EE7" w:rsidRDefault="002C0824" w:rsidP="00FF01A6">
            <w:pPr>
              <w:pStyle w:val="a"/>
              <w:jc w:val="left"/>
              <w:rPr>
                <w:rFonts w:ascii="Times New Roman" w:hAnsi="Times New Roman"/>
                <w:color w:val="000000" w:themeColor="text1"/>
                <w:spacing w:val="3"/>
                <w:sz w:val="24"/>
                <w:szCs w:val="24"/>
                <w:shd w:val="clear" w:color="auto" w:fill="FFFFFF"/>
                <w:lang w:val="en-CA"/>
              </w:rPr>
            </w:pPr>
            <w:r>
              <w:rPr>
                <w:rFonts w:ascii="Times New Roman" w:hAnsi="Times New Roman"/>
                <w:color w:val="000000" w:themeColor="text1"/>
                <w:sz w:val="24"/>
                <w:szCs w:val="24"/>
                <w:lang w:val="en-CA"/>
              </w:rPr>
              <w:t>Sarah Kerrigan</w:t>
            </w:r>
            <w:r w:rsidR="00665DAA" w:rsidRPr="00061EE7">
              <w:rPr>
                <w:rFonts w:ascii="Times New Roman" w:hAnsi="Times New Roman"/>
                <w:color w:val="000000" w:themeColor="text1"/>
                <w:sz w:val="24"/>
                <w:szCs w:val="24"/>
                <w:lang w:val="en-CA"/>
              </w:rPr>
              <w:t xml:space="preserve"> 11</w:t>
            </w:r>
            <w:r>
              <w:rPr>
                <w:rFonts w:ascii="Times New Roman" w:hAnsi="Times New Roman"/>
                <w:color w:val="000000" w:themeColor="text1"/>
                <w:sz w:val="24"/>
                <w:szCs w:val="24"/>
                <w:lang w:val="en-CA"/>
              </w:rPr>
              <w:t>11111</w:t>
            </w:r>
          </w:p>
        </w:tc>
        <w:tc>
          <w:tcPr>
            <w:tcW w:w="4678" w:type="dxa"/>
            <w:vAlign w:val="center"/>
          </w:tcPr>
          <w:p w14:paraId="66C86109" w14:textId="6F2BF9FF" w:rsidR="00665DAA" w:rsidRPr="00061EE7" w:rsidRDefault="00665DAA" w:rsidP="00FF01A6">
            <w:pPr>
              <w:pStyle w:val="a"/>
              <w:jc w:val="left"/>
              <w:rPr>
                <w:rFonts w:ascii="Times New Roman" w:hAnsi="Times New Roman"/>
                <w:b/>
                <w:color w:val="000000" w:themeColor="text1"/>
                <w:spacing w:val="-3"/>
                <w:sz w:val="24"/>
                <w:szCs w:val="24"/>
                <w:lang w:val="en-CA"/>
              </w:rPr>
            </w:pPr>
          </w:p>
        </w:tc>
      </w:tr>
      <w:tr w:rsidR="00137186" w:rsidRPr="00061EE7" w14:paraId="5E25CF80" w14:textId="77777777" w:rsidTr="32383EF4">
        <w:tc>
          <w:tcPr>
            <w:tcW w:w="4224" w:type="dxa"/>
            <w:vAlign w:val="center"/>
          </w:tcPr>
          <w:p w14:paraId="123D347A" w14:textId="4CD878C2" w:rsidR="00665DAA" w:rsidRPr="00061EE7" w:rsidRDefault="006F6D41" w:rsidP="00FF01A6">
            <w:pPr>
              <w:pStyle w:val="a"/>
              <w:jc w:val="left"/>
              <w:rPr>
                <w:rFonts w:ascii="Times New Roman" w:hAnsi="Times New Roman"/>
                <w:color w:val="000000" w:themeColor="text1"/>
                <w:spacing w:val="-3"/>
                <w:sz w:val="24"/>
                <w:szCs w:val="24"/>
                <w:lang w:val="en-CA"/>
              </w:rPr>
            </w:pPr>
            <w:r>
              <w:rPr>
                <w:rFonts w:ascii="Times New Roman" w:hAnsi="Times New Roman"/>
                <w:color w:val="000000" w:themeColor="text1"/>
                <w:sz w:val="24"/>
                <w:szCs w:val="24"/>
                <w:lang w:val="en-CA"/>
              </w:rPr>
              <w:t>Amit Patel</w:t>
            </w:r>
            <w:r w:rsidR="00665DAA" w:rsidRPr="00061EE7">
              <w:rPr>
                <w:rFonts w:ascii="Times New Roman" w:hAnsi="Times New Roman"/>
                <w:color w:val="000000" w:themeColor="text1"/>
                <w:sz w:val="24"/>
                <w:szCs w:val="24"/>
                <w:lang w:val="en-CA"/>
              </w:rPr>
              <w:t xml:space="preserve"> </w:t>
            </w:r>
            <w:r>
              <w:rPr>
                <w:rFonts w:ascii="Times New Roman" w:hAnsi="Times New Roman"/>
                <w:color w:val="000000" w:themeColor="text1"/>
                <w:sz w:val="24"/>
                <w:szCs w:val="24"/>
                <w:lang w:val="en-CA"/>
              </w:rPr>
              <w:t>1111111</w:t>
            </w:r>
          </w:p>
        </w:tc>
        <w:tc>
          <w:tcPr>
            <w:tcW w:w="4678" w:type="dxa"/>
            <w:vAlign w:val="center"/>
          </w:tcPr>
          <w:p w14:paraId="5112ED48" w14:textId="0522A95F" w:rsidR="00665DAA" w:rsidRPr="00061EE7" w:rsidRDefault="00665DAA" w:rsidP="00FF01A6">
            <w:pPr>
              <w:pStyle w:val="a"/>
              <w:jc w:val="left"/>
              <w:rPr>
                <w:rFonts w:ascii="Times New Roman" w:hAnsi="Times New Roman"/>
                <w:b/>
                <w:color w:val="000000" w:themeColor="text1"/>
                <w:spacing w:val="-3"/>
                <w:sz w:val="24"/>
                <w:szCs w:val="24"/>
                <w:lang w:val="en-CA"/>
              </w:rPr>
            </w:pPr>
          </w:p>
        </w:tc>
      </w:tr>
      <w:tr w:rsidR="00137186" w:rsidRPr="00061EE7" w14:paraId="115F86AB" w14:textId="77777777" w:rsidTr="32383EF4">
        <w:trPr>
          <w:trHeight w:val="128"/>
        </w:trPr>
        <w:tc>
          <w:tcPr>
            <w:tcW w:w="4224" w:type="dxa"/>
            <w:vAlign w:val="center"/>
          </w:tcPr>
          <w:p w14:paraId="6B96545D" w14:textId="279D7E79" w:rsidR="00665DAA" w:rsidRPr="00061EE7" w:rsidRDefault="00665DAA" w:rsidP="00FF01A6">
            <w:pPr>
              <w:pStyle w:val="a"/>
              <w:jc w:val="left"/>
              <w:rPr>
                <w:rFonts w:ascii="Times New Roman" w:hAnsi="Times New Roman"/>
                <w:b/>
                <w:color w:val="000000" w:themeColor="text1"/>
                <w:spacing w:val="-3"/>
                <w:sz w:val="24"/>
                <w:szCs w:val="24"/>
                <w:lang w:val="en-CA"/>
              </w:rPr>
            </w:pPr>
          </w:p>
        </w:tc>
        <w:tc>
          <w:tcPr>
            <w:tcW w:w="4678" w:type="dxa"/>
            <w:vAlign w:val="center"/>
          </w:tcPr>
          <w:p w14:paraId="012F5F16" w14:textId="77777777" w:rsidR="00665DAA" w:rsidRPr="00061EE7" w:rsidRDefault="00665DAA" w:rsidP="00FF01A6">
            <w:pPr>
              <w:pStyle w:val="a"/>
              <w:jc w:val="left"/>
              <w:rPr>
                <w:rFonts w:ascii="Times New Roman" w:hAnsi="Times New Roman"/>
                <w:b/>
                <w:color w:val="000000" w:themeColor="text1"/>
                <w:spacing w:val="-3"/>
                <w:sz w:val="24"/>
                <w:szCs w:val="24"/>
                <w:lang w:val="en-CA"/>
              </w:rPr>
            </w:pPr>
          </w:p>
        </w:tc>
      </w:tr>
      <w:tr w:rsidR="00137186" w:rsidRPr="00061EE7" w14:paraId="4C13CA79" w14:textId="77777777" w:rsidTr="32383EF4">
        <w:tc>
          <w:tcPr>
            <w:tcW w:w="8902" w:type="dxa"/>
            <w:gridSpan w:val="2"/>
            <w:vAlign w:val="center"/>
          </w:tcPr>
          <w:p w14:paraId="18BE0007" w14:textId="77777777" w:rsidR="00665DAA" w:rsidRPr="00061EE7" w:rsidRDefault="00665DAA" w:rsidP="00FF01A6">
            <w:pPr>
              <w:pStyle w:val="a"/>
              <w:jc w:val="center"/>
              <w:rPr>
                <w:rFonts w:ascii="Times New Roman" w:hAnsi="Times New Roman"/>
                <w:color w:val="000000" w:themeColor="text1"/>
                <w:sz w:val="24"/>
                <w:szCs w:val="24"/>
                <w:lang w:val="en-CA"/>
              </w:rPr>
            </w:pPr>
            <w:r w:rsidRPr="00061EE7">
              <w:rPr>
                <w:rFonts w:ascii="Times New Roman" w:hAnsi="Times New Roman"/>
                <w:i/>
                <w:color w:val="000000" w:themeColor="text1"/>
                <w:spacing w:val="3"/>
                <w:sz w:val="24"/>
                <w:szCs w:val="24"/>
                <w:shd w:val="clear" w:color="auto" w:fill="FFFFFF"/>
                <w:lang w:val="en-CA"/>
              </w:rPr>
              <w:t>Section 31</w:t>
            </w:r>
          </w:p>
        </w:tc>
      </w:tr>
      <w:tr w:rsidR="00665DAA" w:rsidRPr="00770B30" w14:paraId="1A33B583" w14:textId="77777777" w:rsidTr="32383EF4">
        <w:tc>
          <w:tcPr>
            <w:tcW w:w="8902" w:type="dxa"/>
            <w:gridSpan w:val="2"/>
            <w:vAlign w:val="center"/>
          </w:tcPr>
          <w:p w14:paraId="2E4B4F73" w14:textId="49770ACC" w:rsidR="00665DAA" w:rsidRPr="00770B30" w:rsidRDefault="008B5EC1" w:rsidP="00FF01A6">
            <w:pPr>
              <w:pStyle w:val="a"/>
              <w:jc w:val="left"/>
              <w:rPr>
                <w:rFonts w:ascii="Times New Roman" w:hAnsi="Times New Roman"/>
                <w:color w:val="000000" w:themeColor="text1"/>
                <w:spacing w:val="-3"/>
                <w:sz w:val="24"/>
                <w:szCs w:val="24"/>
                <w:lang w:val="pt-BR"/>
              </w:rPr>
            </w:pPr>
            <w:r>
              <w:rPr>
                <w:rFonts w:ascii="Times New Roman" w:hAnsi="Times New Roman"/>
                <w:color w:val="000000" w:themeColor="text1"/>
                <w:sz w:val="24"/>
                <w:szCs w:val="24"/>
                <w:lang w:val="pt-BR"/>
              </w:rPr>
              <w:t>Amit Kaur</w:t>
            </w:r>
            <w:r w:rsidR="00665DAA" w:rsidRPr="00770B30">
              <w:rPr>
                <w:rFonts w:ascii="Times New Roman" w:hAnsi="Times New Roman"/>
                <w:color w:val="000000" w:themeColor="text1"/>
                <w:sz w:val="24"/>
                <w:szCs w:val="24"/>
                <w:lang w:val="pt-BR"/>
              </w:rPr>
              <w:t xml:space="preserve"> 111</w:t>
            </w:r>
            <w:r>
              <w:rPr>
                <w:rFonts w:ascii="Times New Roman" w:hAnsi="Times New Roman"/>
                <w:color w:val="000000" w:themeColor="text1"/>
                <w:sz w:val="24"/>
                <w:szCs w:val="24"/>
                <w:lang w:val="pt-BR"/>
              </w:rPr>
              <w:t>1111</w:t>
            </w:r>
          </w:p>
        </w:tc>
      </w:tr>
    </w:tbl>
    <w:p w14:paraId="25AE6893" w14:textId="64049FCF" w:rsidR="003512C8" w:rsidRPr="00770B30" w:rsidRDefault="003512C8" w:rsidP="00204ECA">
      <w:pPr>
        <w:spacing w:after="0" w:line="240" w:lineRule="auto"/>
        <w:jc w:val="center"/>
        <w:rPr>
          <w:rFonts w:cs="Times New Roman"/>
          <w:b/>
          <w:bCs/>
          <w:color w:val="000000" w:themeColor="text1"/>
          <w:lang w:val="pt-BR"/>
        </w:rPr>
      </w:pPr>
      <w:r w:rsidRPr="00770B30">
        <w:rPr>
          <w:lang w:val="pt-BR"/>
        </w:rPr>
        <w:br w:type="page"/>
      </w:r>
    </w:p>
    <w:bookmarkStart w:id="2" w:name="_Hlk172323679" w:displacedByCustomXml="next"/>
    <w:sdt>
      <w:sdtPr>
        <w:rPr>
          <w:rFonts w:ascii="Times New Roman" w:eastAsiaTheme="minorEastAsia" w:hAnsi="Times New Roman" w:cstheme="minorBidi"/>
          <w:color w:val="auto"/>
          <w:sz w:val="24"/>
          <w:szCs w:val="24"/>
          <w14:ligatures w14:val="standardContextual"/>
        </w:rPr>
        <w:id w:val="1860667756"/>
        <w:docPartObj>
          <w:docPartGallery w:val="Table of Contents"/>
          <w:docPartUnique/>
        </w:docPartObj>
      </w:sdtPr>
      <w:sdtEndPr/>
      <w:sdtContent>
        <w:p w14:paraId="4ED3F1F6" w14:textId="45C3D345" w:rsidR="0030427C" w:rsidRPr="00061EE7" w:rsidRDefault="0030427C" w:rsidP="00FF01A6">
          <w:pPr>
            <w:pStyle w:val="TOCHeading"/>
            <w:spacing w:before="0" w:line="240" w:lineRule="auto"/>
            <w:rPr>
              <w:rFonts w:ascii="Times New Roman" w:hAnsi="Times New Roman" w:cs="Times New Roman"/>
              <w:b/>
              <w:bCs/>
              <w:color w:val="000000" w:themeColor="text1"/>
            </w:rPr>
          </w:pPr>
          <w:r w:rsidRPr="00061EE7">
            <w:rPr>
              <w:rFonts w:ascii="Times New Roman" w:hAnsi="Times New Roman" w:cs="Times New Roman"/>
              <w:b/>
              <w:bCs/>
              <w:color w:val="000000" w:themeColor="text1"/>
            </w:rPr>
            <w:t>Table of Contents</w:t>
          </w:r>
        </w:p>
        <w:p w14:paraId="3838647A" w14:textId="442BFB96" w:rsidR="00637384" w:rsidRDefault="009D150D">
          <w:pPr>
            <w:pStyle w:val="TOC2"/>
            <w:tabs>
              <w:tab w:val="left" w:pos="960"/>
              <w:tab w:val="right" w:leader="dot" w:pos="9350"/>
            </w:tabs>
            <w:rPr>
              <w:rFonts w:asciiTheme="minorHAnsi" w:eastAsiaTheme="minorEastAsia" w:hAnsiTheme="minorHAnsi"/>
              <w:noProof/>
              <w:kern w:val="2"/>
              <w:szCs w:val="24"/>
              <w:lang w:eastAsia="en-CA"/>
            </w:rPr>
          </w:pPr>
          <w:r>
            <w:fldChar w:fldCharType="begin"/>
          </w:r>
          <w:r w:rsidR="00CA0B9F">
            <w:instrText>TOC \o "1-3" \z \u \h</w:instrText>
          </w:r>
          <w:r>
            <w:fldChar w:fldCharType="separate"/>
          </w:r>
          <w:hyperlink w:anchor="_Toc172321816" w:history="1">
            <w:r w:rsidR="00637384" w:rsidRPr="00195930">
              <w:rPr>
                <w:rStyle w:val="Hyperlink"/>
                <w:rFonts w:cs="Times New Roman"/>
                <w:noProof/>
              </w:rPr>
              <w:t>1.</w:t>
            </w:r>
            <w:r w:rsidR="00637384">
              <w:rPr>
                <w:rFonts w:asciiTheme="minorHAnsi" w:eastAsiaTheme="minorEastAsia" w:hAnsiTheme="minorHAnsi"/>
                <w:noProof/>
                <w:kern w:val="2"/>
                <w:szCs w:val="24"/>
                <w:lang w:eastAsia="en-CA"/>
              </w:rPr>
              <w:tab/>
            </w:r>
            <w:r w:rsidR="00637384" w:rsidRPr="00195930">
              <w:rPr>
                <w:rStyle w:val="Hyperlink"/>
                <w:rFonts w:cs="Times New Roman"/>
                <w:noProof/>
              </w:rPr>
              <w:t>Milestone Summa</w:t>
            </w:r>
            <w:r w:rsidR="00637384" w:rsidRPr="00195930">
              <w:rPr>
                <w:rStyle w:val="Hyperlink"/>
                <w:rFonts w:cs="Times New Roman"/>
                <w:noProof/>
              </w:rPr>
              <w:t>r</w:t>
            </w:r>
            <w:r w:rsidR="00637384" w:rsidRPr="00195930">
              <w:rPr>
                <w:rStyle w:val="Hyperlink"/>
                <w:rFonts w:cs="Times New Roman"/>
                <w:noProof/>
              </w:rPr>
              <w:t>y</w:t>
            </w:r>
            <w:r w:rsidR="00637384">
              <w:rPr>
                <w:noProof/>
                <w:webHidden/>
              </w:rPr>
              <w:tab/>
            </w:r>
            <w:r w:rsidR="00637384">
              <w:rPr>
                <w:noProof/>
                <w:webHidden/>
              </w:rPr>
              <w:fldChar w:fldCharType="begin"/>
            </w:r>
            <w:r w:rsidR="00637384">
              <w:rPr>
                <w:noProof/>
                <w:webHidden/>
              </w:rPr>
              <w:instrText xml:space="preserve"> PAGEREF _Toc172321816 \h </w:instrText>
            </w:r>
            <w:r w:rsidR="00637384">
              <w:rPr>
                <w:noProof/>
                <w:webHidden/>
              </w:rPr>
            </w:r>
            <w:r w:rsidR="00637384">
              <w:rPr>
                <w:noProof/>
                <w:webHidden/>
              </w:rPr>
              <w:fldChar w:fldCharType="separate"/>
            </w:r>
            <w:r w:rsidR="004D2A91">
              <w:rPr>
                <w:noProof/>
                <w:webHidden/>
              </w:rPr>
              <w:t>5</w:t>
            </w:r>
            <w:r w:rsidR="00637384">
              <w:rPr>
                <w:noProof/>
                <w:webHidden/>
              </w:rPr>
              <w:fldChar w:fldCharType="end"/>
            </w:r>
          </w:hyperlink>
        </w:p>
        <w:p w14:paraId="667364C6" w14:textId="74ECACF5" w:rsidR="00637384" w:rsidRDefault="00637384">
          <w:pPr>
            <w:pStyle w:val="TOC2"/>
            <w:tabs>
              <w:tab w:val="left" w:pos="960"/>
              <w:tab w:val="right" w:leader="dot" w:pos="9350"/>
            </w:tabs>
            <w:rPr>
              <w:rFonts w:asciiTheme="minorHAnsi" w:eastAsiaTheme="minorEastAsia" w:hAnsiTheme="minorHAnsi"/>
              <w:noProof/>
              <w:kern w:val="2"/>
              <w:szCs w:val="24"/>
              <w:lang w:eastAsia="en-CA"/>
            </w:rPr>
          </w:pPr>
          <w:hyperlink w:anchor="_Toc172321817" w:history="1">
            <w:r w:rsidRPr="00195930">
              <w:rPr>
                <w:rStyle w:val="Hyperlink"/>
                <w:rFonts w:cs="Times New Roman"/>
                <w:noProof/>
              </w:rPr>
              <w:t>2.</w:t>
            </w:r>
            <w:r>
              <w:rPr>
                <w:rFonts w:asciiTheme="minorHAnsi" w:eastAsiaTheme="minorEastAsia" w:hAnsiTheme="minorHAnsi"/>
                <w:noProof/>
                <w:kern w:val="2"/>
                <w:szCs w:val="24"/>
                <w:lang w:eastAsia="en-CA"/>
              </w:rPr>
              <w:tab/>
            </w:r>
            <w:r w:rsidRPr="00195930">
              <w:rPr>
                <w:rStyle w:val="Hyperlink"/>
                <w:rFonts w:cs="Times New Roman"/>
                <w:noProof/>
              </w:rPr>
              <w:t>System Architec</w:t>
            </w:r>
            <w:r w:rsidRPr="00195930">
              <w:rPr>
                <w:rStyle w:val="Hyperlink"/>
                <w:rFonts w:cs="Times New Roman"/>
                <w:noProof/>
              </w:rPr>
              <w:t>t</w:t>
            </w:r>
            <w:r w:rsidRPr="00195930">
              <w:rPr>
                <w:rStyle w:val="Hyperlink"/>
                <w:rFonts w:cs="Times New Roman"/>
                <w:noProof/>
              </w:rPr>
              <w:t>ure</w:t>
            </w:r>
            <w:r>
              <w:rPr>
                <w:noProof/>
                <w:webHidden/>
              </w:rPr>
              <w:tab/>
            </w:r>
            <w:r>
              <w:rPr>
                <w:noProof/>
                <w:webHidden/>
              </w:rPr>
              <w:fldChar w:fldCharType="begin"/>
            </w:r>
            <w:r>
              <w:rPr>
                <w:noProof/>
                <w:webHidden/>
              </w:rPr>
              <w:instrText xml:space="preserve"> PAGEREF _Toc172321817 \h </w:instrText>
            </w:r>
            <w:r>
              <w:rPr>
                <w:noProof/>
                <w:webHidden/>
              </w:rPr>
            </w:r>
            <w:r>
              <w:rPr>
                <w:noProof/>
                <w:webHidden/>
              </w:rPr>
              <w:fldChar w:fldCharType="separate"/>
            </w:r>
            <w:r w:rsidR="004D2A91">
              <w:rPr>
                <w:noProof/>
                <w:webHidden/>
              </w:rPr>
              <w:t>6</w:t>
            </w:r>
            <w:r>
              <w:rPr>
                <w:noProof/>
                <w:webHidden/>
              </w:rPr>
              <w:fldChar w:fldCharType="end"/>
            </w:r>
          </w:hyperlink>
        </w:p>
        <w:p w14:paraId="73EDF291" w14:textId="5147D328" w:rsidR="00637384" w:rsidRDefault="00637384">
          <w:pPr>
            <w:pStyle w:val="TOC2"/>
            <w:tabs>
              <w:tab w:val="left" w:pos="960"/>
              <w:tab w:val="right" w:leader="dot" w:pos="9350"/>
            </w:tabs>
            <w:rPr>
              <w:rFonts w:asciiTheme="minorHAnsi" w:eastAsiaTheme="minorEastAsia" w:hAnsiTheme="minorHAnsi"/>
              <w:noProof/>
              <w:kern w:val="2"/>
              <w:szCs w:val="24"/>
              <w:lang w:eastAsia="en-CA"/>
            </w:rPr>
          </w:pPr>
          <w:hyperlink w:anchor="_Toc172321818" w:history="1">
            <w:r w:rsidRPr="00195930">
              <w:rPr>
                <w:rStyle w:val="Hyperlink"/>
                <w:rFonts w:cs="Times New Roman"/>
                <w:noProof/>
              </w:rPr>
              <w:t>3.</w:t>
            </w:r>
            <w:r>
              <w:rPr>
                <w:rFonts w:asciiTheme="minorHAnsi" w:eastAsiaTheme="minorEastAsia" w:hAnsiTheme="minorHAnsi"/>
                <w:noProof/>
                <w:kern w:val="2"/>
                <w:szCs w:val="24"/>
                <w:lang w:eastAsia="en-CA"/>
              </w:rPr>
              <w:tab/>
            </w:r>
            <w:r w:rsidRPr="00195930">
              <w:rPr>
                <w:rStyle w:val="Hyperlink"/>
                <w:rFonts w:cs="Times New Roman"/>
                <w:noProof/>
              </w:rPr>
              <w:t>Entity-Relationship Diagram</w:t>
            </w:r>
            <w:r>
              <w:rPr>
                <w:noProof/>
                <w:webHidden/>
              </w:rPr>
              <w:tab/>
            </w:r>
            <w:r>
              <w:rPr>
                <w:noProof/>
                <w:webHidden/>
              </w:rPr>
              <w:fldChar w:fldCharType="begin"/>
            </w:r>
            <w:r>
              <w:rPr>
                <w:noProof/>
                <w:webHidden/>
              </w:rPr>
              <w:instrText xml:space="preserve"> PAGEREF _Toc172321818 \h </w:instrText>
            </w:r>
            <w:r>
              <w:rPr>
                <w:noProof/>
                <w:webHidden/>
              </w:rPr>
            </w:r>
            <w:r>
              <w:rPr>
                <w:noProof/>
                <w:webHidden/>
              </w:rPr>
              <w:fldChar w:fldCharType="separate"/>
            </w:r>
            <w:r w:rsidR="004D2A91">
              <w:rPr>
                <w:noProof/>
                <w:webHidden/>
              </w:rPr>
              <w:t>7</w:t>
            </w:r>
            <w:r>
              <w:rPr>
                <w:noProof/>
                <w:webHidden/>
              </w:rPr>
              <w:fldChar w:fldCharType="end"/>
            </w:r>
          </w:hyperlink>
        </w:p>
        <w:p w14:paraId="0A7FA16F" w14:textId="27609DBB" w:rsidR="00637384" w:rsidRDefault="00637384">
          <w:pPr>
            <w:pStyle w:val="TOC2"/>
            <w:tabs>
              <w:tab w:val="left" w:pos="960"/>
              <w:tab w:val="right" w:leader="dot" w:pos="9350"/>
            </w:tabs>
            <w:rPr>
              <w:rFonts w:asciiTheme="minorHAnsi" w:eastAsiaTheme="minorEastAsia" w:hAnsiTheme="minorHAnsi"/>
              <w:noProof/>
              <w:kern w:val="2"/>
              <w:szCs w:val="24"/>
              <w:lang w:eastAsia="en-CA"/>
            </w:rPr>
          </w:pPr>
          <w:hyperlink w:anchor="_Toc172321819" w:history="1">
            <w:r w:rsidRPr="00195930">
              <w:rPr>
                <w:rStyle w:val="Hyperlink"/>
                <w:rFonts w:cs="Times New Roman"/>
                <w:noProof/>
              </w:rPr>
              <w:t>4.</w:t>
            </w:r>
            <w:r>
              <w:rPr>
                <w:rFonts w:asciiTheme="minorHAnsi" w:eastAsiaTheme="minorEastAsia" w:hAnsiTheme="minorHAnsi"/>
                <w:noProof/>
                <w:kern w:val="2"/>
                <w:szCs w:val="24"/>
                <w:lang w:eastAsia="en-CA"/>
              </w:rPr>
              <w:tab/>
            </w:r>
            <w:r w:rsidRPr="00195930">
              <w:rPr>
                <w:rStyle w:val="Hyperlink"/>
                <w:rFonts w:cs="Times New Roman"/>
                <w:noProof/>
              </w:rPr>
              <w:t>Data Dictionary</w:t>
            </w:r>
            <w:r>
              <w:rPr>
                <w:noProof/>
                <w:webHidden/>
              </w:rPr>
              <w:tab/>
            </w:r>
            <w:r>
              <w:rPr>
                <w:noProof/>
                <w:webHidden/>
              </w:rPr>
              <w:fldChar w:fldCharType="begin"/>
            </w:r>
            <w:r>
              <w:rPr>
                <w:noProof/>
                <w:webHidden/>
              </w:rPr>
              <w:instrText xml:space="preserve"> PAGEREF _Toc172321819 \h </w:instrText>
            </w:r>
            <w:r>
              <w:rPr>
                <w:noProof/>
                <w:webHidden/>
              </w:rPr>
            </w:r>
            <w:r>
              <w:rPr>
                <w:noProof/>
                <w:webHidden/>
              </w:rPr>
              <w:fldChar w:fldCharType="separate"/>
            </w:r>
            <w:r w:rsidR="004D2A91">
              <w:rPr>
                <w:noProof/>
                <w:webHidden/>
              </w:rPr>
              <w:t>8</w:t>
            </w:r>
            <w:r>
              <w:rPr>
                <w:noProof/>
                <w:webHidden/>
              </w:rPr>
              <w:fldChar w:fldCharType="end"/>
            </w:r>
          </w:hyperlink>
        </w:p>
        <w:p w14:paraId="5D60E36F" w14:textId="6EC1B998" w:rsidR="00637384" w:rsidRDefault="00637384">
          <w:pPr>
            <w:pStyle w:val="TOC2"/>
            <w:tabs>
              <w:tab w:val="left" w:pos="960"/>
              <w:tab w:val="right" w:leader="dot" w:pos="9350"/>
            </w:tabs>
            <w:rPr>
              <w:rFonts w:asciiTheme="minorHAnsi" w:eastAsiaTheme="minorEastAsia" w:hAnsiTheme="minorHAnsi"/>
              <w:noProof/>
              <w:kern w:val="2"/>
              <w:szCs w:val="24"/>
              <w:lang w:eastAsia="en-CA"/>
            </w:rPr>
          </w:pPr>
          <w:hyperlink w:anchor="_Toc172321820" w:history="1">
            <w:r w:rsidRPr="00195930">
              <w:rPr>
                <w:rStyle w:val="Hyperlink"/>
                <w:rFonts w:cs="Times New Roman"/>
                <w:noProof/>
              </w:rPr>
              <w:t>5.</w:t>
            </w:r>
            <w:r>
              <w:rPr>
                <w:rFonts w:asciiTheme="minorHAnsi" w:eastAsiaTheme="minorEastAsia" w:hAnsiTheme="minorHAnsi"/>
                <w:noProof/>
                <w:kern w:val="2"/>
                <w:szCs w:val="24"/>
                <w:lang w:eastAsia="en-CA"/>
              </w:rPr>
              <w:tab/>
            </w:r>
            <w:r w:rsidRPr="00195930">
              <w:rPr>
                <w:rStyle w:val="Hyperlink"/>
                <w:rFonts w:cs="Times New Roman"/>
                <w:noProof/>
              </w:rPr>
              <w:t>Embedded Services and SQL Functions</w:t>
            </w:r>
            <w:r>
              <w:rPr>
                <w:noProof/>
                <w:webHidden/>
              </w:rPr>
              <w:tab/>
            </w:r>
            <w:r>
              <w:rPr>
                <w:noProof/>
                <w:webHidden/>
              </w:rPr>
              <w:fldChar w:fldCharType="begin"/>
            </w:r>
            <w:r>
              <w:rPr>
                <w:noProof/>
                <w:webHidden/>
              </w:rPr>
              <w:instrText xml:space="preserve"> PAGEREF _Toc172321820 \h </w:instrText>
            </w:r>
            <w:r>
              <w:rPr>
                <w:noProof/>
                <w:webHidden/>
              </w:rPr>
            </w:r>
            <w:r>
              <w:rPr>
                <w:noProof/>
                <w:webHidden/>
              </w:rPr>
              <w:fldChar w:fldCharType="separate"/>
            </w:r>
            <w:r w:rsidR="004D2A91">
              <w:rPr>
                <w:noProof/>
                <w:webHidden/>
              </w:rPr>
              <w:t>12</w:t>
            </w:r>
            <w:r>
              <w:rPr>
                <w:noProof/>
                <w:webHidden/>
              </w:rPr>
              <w:fldChar w:fldCharType="end"/>
            </w:r>
          </w:hyperlink>
        </w:p>
        <w:p w14:paraId="6901F76F" w14:textId="0C168DC5" w:rsidR="00637384" w:rsidRDefault="00637384">
          <w:pPr>
            <w:pStyle w:val="TOC3"/>
            <w:tabs>
              <w:tab w:val="left" w:pos="1200"/>
              <w:tab w:val="right" w:leader="dot" w:pos="9350"/>
            </w:tabs>
            <w:rPr>
              <w:rFonts w:asciiTheme="minorHAnsi" w:eastAsiaTheme="minorEastAsia" w:hAnsiTheme="minorHAnsi"/>
              <w:noProof/>
              <w:kern w:val="2"/>
              <w:szCs w:val="24"/>
              <w:lang w:eastAsia="en-CA"/>
            </w:rPr>
          </w:pPr>
          <w:hyperlink w:anchor="_Toc172321821" w:history="1">
            <w:r w:rsidRPr="00195930">
              <w:rPr>
                <w:rStyle w:val="Hyperlink"/>
                <w:bCs/>
                <w:noProof/>
                <w:lang w:eastAsia="en-CA"/>
              </w:rPr>
              <w:t>5.1.</w:t>
            </w:r>
            <w:r>
              <w:rPr>
                <w:rFonts w:asciiTheme="minorHAnsi" w:eastAsiaTheme="minorEastAsia" w:hAnsiTheme="minorHAnsi"/>
                <w:noProof/>
                <w:kern w:val="2"/>
                <w:szCs w:val="24"/>
                <w:lang w:eastAsia="en-CA"/>
              </w:rPr>
              <w:tab/>
            </w:r>
            <w:r w:rsidRPr="00195930">
              <w:rPr>
                <w:rStyle w:val="Hyperlink"/>
                <w:noProof/>
                <w:lang w:eastAsia="en-CA"/>
              </w:rPr>
              <w:t>Google Maps</w:t>
            </w:r>
            <w:r>
              <w:rPr>
                <w:noProof/>
                <w:webHidden/>
              </w:rPr>
              <w:tab/>
            </w:r>
            <w:r>
              <w:rPr>
                <w:noProof/>
                <w:webHidden/>
              </w:rPr>
              <w:fldChar w:fldCharType="begin"/>
            </w:r>
            <w:r>
              <w:rPr>
                <w:noProof/>
                <w:webHidden/>
              </w:rPr>
              <w:instrText xml:space="preserve"> PAGEREF _Toc172321821 \h </w:instrText>
            </w:r>
            <w:r>
              <w:rPr>
                <w:noProof/>
                <w:webHidden/>
              </w:rPr>
            </w:r>
            <w:r>
              <w:rPr>
                <w:noProof/>
                <w:webHidden/>
              </w:rPr>
              <w:fldChar w:fldCharType="separate"/>
            </w:r>
            <w:r w:rsidR="004D2A91">
              <w:rPr>
                <w:noProof/>
                <w:webHidden/>
              </w:rPr>
              <w:t>12</w:t>
            </w:r>
            <w:r>
              <w:rPr>
                <w:noProof/>
                <w:webHidden/>
              </w:rPr>
              <w:fldChar w:fldCharType="end"/>
            </w:r>
          </w:hyperlink>
        </w:p>
        <w:p w14:paraId="0B7E3C90" w14:textId="5AE94481" w:rsidR="00637384" w:rsidRDefault="00637384">
          <w:pPr>
            <w:pStyle w:val="TOC3"/>
            <w:tabs>
              <w:tab w:val="left" w:pos="1200"/>
              <w:tab w:val="right" w:leader="dot" w:pos="9350"/>
            </w:tabs>
            <w:rPr>
              <w:rFonts w:asciiTheme="minorHAnsi" w:eastAsiaTheme="minorEastAsia" w:hAnsiTheme="minorHAnsi"/>
              <w:noProof/>
              <w:kern w:val="2"/>
              <w:szCs w:val="24"/>
              <w:lang w:eastAsia="en-CA"/>
            </w:rPr>
          </w:pPr>
          <w:hyperlink w:anchor="_Toc172321822" w:history="1">
            <w:r w:rsidRPr="00195930">
              <w:rPr>
                <w:rStyle w:val="Hyperlink"/>
                <w:bCs/>
                <w:noProof/>
                <w:lang w:eastAsia="en-CA"/>
              </w:rPr>
              <w:t>5.2.</w:t>
            </w:r>
            <w:r>
              <w:rPr>
                <w:rFonts w:asciiTheme="minorHAnsi" w:eastAsiaTheme="minorEastAsia" w:hAnsiTheme="minorHAnsi"/>
                <w:noProof/>
                <w:kern w:val="2"/>
                <w:szCs w:val="24"/>
                <w:lang w:eastAsia="en-CA"/>
              </w:rPr>
              <w:tab/>
            </w:r>
            <w:r w:rsidRPr="00195930">
              <w:rPr>
                <w:rStyle w:val="Hyperlink"/>
                <w:noProof/>
                <w:lang w:eastAsia="en-CA"/>
              </w:rPr>
              <w:t>HubSpot Form</w:t>
            </w:r>
            <w:r>
              <w:rPr>
                <w:noProof/>
                <w:webHidden/>
              </w:rPr>
              <w:tab/>
            </w:r>
            <w:r>
              <w:rPr>
                <w:noProof/>
                <w:webHidden/>
              </w:rPr>
              <w:fldChar w:fldCharType="begin"/>
            </w:r>
            <w:r>
              <w:rPr>
                <w:noProof/>
                <w:webHidden/>
              </w:rPr>
              <w:instrText xml:space="preserve"> PAGEREF _Toc172321822 \h </w:instrText>
            </w:r>
            <w:r>
              <w:rPr>
                <w:noProof/>
                <w:webHidden/>
              </w:rPr>
            </w:r>
            <w:r>
              <w:rPr>
                <w:noProof/>
                <w:webHidden/>
              </w:rPr>
              <w:fldChar w:fldCharType="separate"/>
            </w:r>
            <w:r w:rsidR="004D2A91">
              <w:rPr>
                <w:noProof/>
                <w:webHidden/>
              </w:rPr>
              <w:t>13</w:t>
            </w:r>
            <w:r>
              <w:rPr>
                <w:noProof/>
                <w:webHidden/>
              </w:rPr>
              <w:fldChar w:fldCharType="end"/>
            </w:r>
          </w:hyperlink>
        </w:p>
        <w:p w14:paraId="04E60E9F" w14:textId="1B586694" w:rsidR="00637384" w:rsidRDefault="00637384">
          <w:pPr>
            <w:pStyle w:val="TOC3"/>
            <w:tabs>
              <w:tab w:val="left" w:pos="1200"/>
              <w:tab w:val="right" w:leader="dot" w:pos="9350"/>
            </w:tabs>
            <w:rPr>
              <w:rFonts w:asciiTheme="minorHAnsi" w:eastAsiaTheme="minorEastAsia" w:hAnsiTheme="minorHAnsi"/>
              <w:noProof/>
              <w:kern w:val="2"/>
              <w:szCs w:val="24"/>
              <w:lang w:eastAsia="en-CA"/>
            </w:rPr>
          </w:pPr>
          <w:hyperlink w:anchor="_Toc172321823" w:history="1">
            <w:r w:rsidRPr="00195930">
              <w:rPr>
                <w:rStyle w:val="Hyperlink"/>
                <w:bCs/>
                <w:noProof/>
                <w:lang w:eastAsia="en-CA"/>
              </w:rPr>
              <w:t>5.3.</w:t>
            </w:r>
            <w:r>
              <w:rPr>
                <w:rFonts w:asciiTheme="minorHAnsi" w:eastAsiaTheme="minorEastAsia" w:hAnsiTheme="minorHAnsi"/>
                <w:noProof/>
                <w:kern w:val="2"/>
                <w:szCs w:val="24"/>
                <w:lang w:eastAsia="en-CA"/>
              </w:rPr>
              <w:tab/>
            </w:r>
            <w:r w:rsidRPr="00195930">
              <w:rPr>
                <w:rStyle w:val="Hyperlink"/>
                <w:noProof/>
                <w:lang w:eastAsia="en-CA"/>
              </w:rPr>
              <w:t>PHP/SQL function</w:t>
            </w:r>
            <w:r w:rsidR="00272D3A">
              <w:rPr>
                <w:rStyle w:val="Hyperlink"/>
                <w:noProof/>
                <w:lang w:eastAsia="en-CA"/>
              </w:rPr>
              <w:t>s</w:t>
            </w:r>
            <w:r>
              <w:rPr>
                <w:noProof/>
                <w:webHidden/>
              </w:rPr>
              <w:tab/>
            </w:r>
            <w:r>
              <w:rPr>
                <w:noProof/>
                <w:webHidden/>
              </w:rPr>
              <w:fldChar w:fldCharType="begin"/>
            </w:r>
            <w:r>
              <w:rPr>
                <w:noProof/>
                <w:webHidden/>
              </w:rPr>
              <w:instrText xml:space="preserve"> PAGEREF _Toc172321823 \h </w:instrText>
            </w:r>
            <w:r>
              <w:rPr>
                <w:noProof/>
                <w:webHidden/>
              </w:rPr>
            </w:r>
            <w:r>
              <w:rPr>
                <w:noProof/>
                <w:webHidden/>
              </w:rPr>
              <w:fldChar w:fldCharType="separate"/>
            </w:r>
            <w:r w:rsidR="004D2A91">
              <w:rPr>
                <w:noProof/>
                <w:webHidden/>
              </w:rPr>
              <w:t>14</w:t>
            </w:r>
            <w:r>
              <w:rPr>
                <w:noProof/>
                <w:webHidden/>
              </w:rPr>
              <w:fldChar w:fldCharType="end"/>
            </w:r>
          </w:hyperlink>
        </w:p>
        <w:p w14:paraId="08CBA6FB" w14:textId="5469A767" w:rsidR="00637384" w:rsidRDefault="00637384">
          <w:pPr>
            <w:pStyle w:val="TOC2"/>
            <w:tabs>
              <w:tab w:val="left" w:pos="960"/>
              <w:tab w:val="right" w:leader="dot" w:pos="9350"/>
            </w:tabs>
            <w:rPr>
              <w:rFonts w:asciiTheme="minorHAnsi" w:eastAsiaTheme="minorEastAsia" w:hAnsiTheme="minorHAnsi"/>
              <w:noProof/>
              <w:kern w:val="2"/>
              <w:szCs w:val="24"/>
              <w:lang w:eastAsia="en-CA"/>
            </w:rPr>
          </w:pPr>
          <w:hyperlink w:anchor="_Toc172321824" w:history="1">
            <w:r w:rsidRPr="00195930">
              <w:rPr>
                <w:rStyle w:val="Hyperlink"/>
                <w:rFonts w:cs="Times New Roman"/>
                <w:noProof/>
              </w:rPr>
              <w:t>6.</w:t>
            </w:r>
            <w:r>
              <w:rPr>
                <w:rFonts w:asciiTheme="minorHAnsi" w:eastAsiaTheme="minorEastAsia" w:hAnsiTheme="minorHAnsi"/>
                <w:noProof/>
                <w:kern w:val="2"/>
                <w:szCs w:val="24"/>
                <w:lang w:eastAsia="en-CA"/>
              </w:rPr>
              <w:tab/>
            </w:r>
            <w:r w:rsidRPr="00195930">
              <w:rPr>
                <w:rStyle w:val="Hyperlink"/>
                <w:rFonts w:cs="Times New Roman"/>
                <w:noProof/>
              </w:rPr>
              <w:t>Draft of Test Cases</w:t>
            </w:r>
            <w:r>
              <w:rPr>
                <w:noProof/>
                <w:webHidden/>
              </w:rPr>
              <w:tab/>
            </w:r>
            <w:r>
              <w:rPr>
                <w:noProof/>
                <w:webHidden/>
              </w:rPr>
              <w:fldChar w:fldCharType="begin"/>
            </w:r>
            <w:r>
              <w:rPr>
                <w:noProof/>
                <w:webHidden/>
              </w:rPr>
              <w:instrText xml:space="preserve"> PAGEREF _Toc172321824 \h </w:instrText>
            </w:r>
            <w:r>
              <w:rPr>
                <w:noProof/>
                <w:webHidden/>
              </w:rPr>
            </w:r>
            <w:r>
              <w:rPr>
                <w:noProof/>
                <w:webHidden/>
              </w:rPr>
              <w:fldChar w:fldCharType="separate"/>
            </w:r>
            <w:r w:rsidR="004D2A91">
              <w:rPr>
                <w:noProof/>
                <w:webHidden/>
              </w:rPr>
              <w:t>20</w:t>
            </w:r>
            <w:r>
              <w:rPr>
                <w:noProof/>
                <w:webHidden/>
              </w:rPr>
              <w:fldChar w:fldCharType="end"/>
            </w:r>
          </w:hyperlink>
        </w:p>
        <w:p w14:paraId="07D1AE06" w14:textId="4C02E601" w:rsidR="00637384" w:rsidRDefault="00637384">
          <w:pPr>
            <w:pStyle w:val="TOC2"/>
            <w:tabs>
              <w:tab w:val="left" w:pos="960"/>
              <w:tab w:val="right" w:leader="dot" w:pos="9350"/>
            </w:tabs>
            <w:rPr>
              <w:rFonts w:asciiTheme="minorHAnsi" w:eastAsiaTheme="minorEastAsia" w:hAnsiTheme="minorHAnsi"/>
              <w:noProof/>
              <w:kern w:val="2"/>
              <w:szCs w:val="24"/>
              <w:lang w:eastAsia="en-CA"/>
            </w:rPr>
          </w:pPr>
          <w:hyperlink w:anchor="_Toc172321825" w:history="1">
            <w:r w:rsidRPr="00195930">
              <w:rPr>
                <w:rStyle w:val="Hyperlink"/>
                <w:rFonts w:cs="Times New Roman"/>
                <w:noProof/>
              </w:rPr>
              <w:t>7.</w:t>
            </w:r>
            <w:r>
              <w:rPr>
                <w:rFonts w:asciiTheme="minorHAnsi" w:eastAsiaTheme="minorEastAsia" w:hAnsiTheme="minorHAnsi"/>
                <w:noProof/>
                <w:kern w:val="2"/>
                <w:szCs w:val="24"/>
                <w:lang w:eastAsia="en-CA"/>
              </w:rPr>
              <w:tab/>
            </w:r>
            <w:r w:rsidRPr="00195930">
              <w:rPr>
                <w:rStyle w:val="Hyperlink"/>
                <w:rFonts w:cs="Times New Roman"/>
                <w:noProof/>
              </w:rPr>
              <w:t>Draft of Deployment Diagram</w:t>
            </w:r>
            <w:r>
              <w:rPr>
                <w:noProof/>
                <w:webHidden/>
              </w:rPr>
              <w:tab/>
            </w:r>
            <w:r>
              <w:rPr>
                <w:noProof/>
                <w:webHidden/>
              </w:rPr>
              <w:fldChar w:fldCharType="begin"/>
            </w:r>
            <w:r>
              <w:rPr>
                <w:noProof/>
                <w:webHidden/>
              </w:rPr>
              <w:instrText xml:space="preserve"> PAGEREF _Toc172321825 \h </w:instrText>
            </w:r>
            <w:r>
              <w:rPr>
                <w:noProof/>
                <w:webHidden/>
              </w:rPr>
            </w:r>
            <w:r>
              <w:rPr>
                <w:noProof/>
                <w:webHidden/>
              </w:rPr>
              <w:fldChar w:fldCharType="separate"/>
            </w:r>
            <w:r w:rsidR="004D2A91">
              <w:rPr>
                <w:noProof/>
                <w:webHidden/>
              </w:rPr>
              <w:t>21</w:t>
            </w:r>
            <w:r>
              <w:rPr>
                <w:noProof/>
                <w:webHidden/>
              </w:rPr>
              <w:fldChar w:fldCharType="end"/>
            </w:r>
          </w:hyperlink>
        </w:p>
        <w:p w14:paraId="120DD08F" w14:textId="026ED03B" w:rsidR="00637384" w:rsidRDefault="00637384">
          <w:pPr>
            <w:pStyle w:val="TOC2"/>
            <w:tabs>
              <w:tab w:val="left" w:pos="960"/>
              <w:tab w:val="right" w:leader="dot" w:pos="9350"/>
            </w:tabs>
            <w:rPr>
              <w:rFonts w:asciiTheme="minorHAnsi" w:eastAsiaTheme="minorEastAsia" w:hAnsiTheme="minorHAnsi"/>
              <w:noProof/>
              <w:kern w:val="2"/>
              <w:szCs w:val="24"/>
              <w:lang w:eastAsia="en-CA"/>
            </w:rPr>
          </w:pPr>
          <w:hyperlink w:anchor="_Toc172321826" w:history="1">
            <w:r w:rsidRPr="00195930">
              <w:rPr>
                <w:rStyle w:val="Hyperlink"/>
                <w:rFonts w:cs="Times New Roman"/>
                <w:noProof/>
              </w:rPr>
              <w:t>8.</w:t>
            </w:r>
            <w:r>
              <w:rPr>
                <w:rFonts w:asciiTheme="minorHAnsi" w:eastAsiaTheme="minorEastAsia" w:hAnsiTheme="minorHAnsi"/>
                <w:noProof/>
                <w:kern w:val="2"/>
                <w:szCs w:val="24"/>
                <w:lang w:eastAsia="en-CA"/>
              </w:rPr>
              <w:tab/>
            </w:r>
            <w:r w:rsidRPr="00195930">
              <w:rPr>
                <w:rStyle w:val="Hyperlink"/>
                <w:rFonts w:cs="Times New Roman"/>
                <w:noProof/>
              </w:rPr>
              <w:t>Updated UI / UX Prototypes</w:t>
            </w:r>
            <w:r>
              <w:rPr>
                <w:noProof/>
                <w:webHidden/>
              </w:rPr>
              <w:tab/>
            </w:r>
            <w:r>
              <w:rPr>
                <w:noProof/>
                <w:webHidden/>
              </w:rPr>
              <w:fldChar w:fldCharType="begin"/>
            </w:r>
            <w:r>
              <w:rPr>
                <w:noProof/>
                <w:webHidden/>
              </w:rPr>
              <w:instrText xml:space="preserve"> PAGEREF _Toc172321826 \h </w:instrText>
            </w:r>
            <w:r>
              <w:rPr>
                <w:noProof/>
                <w:webHidden/>
              </w:rPr>
            </w:r>
            <w:r>
              <w:rPr>
                <w:noProof/>
                <w:webHidden/>
              </w:rPr>
              <w:fldChar w:fldCharType="separate"/>
            </w:r>
            <w:r w:rsidR="004D2A91">
              <w:rPr>
                <w:noProof/>
                <w:webHidden/>
              </w:rPr>
              <w:t>23</w:t>
            </w:r>
            <w:r>
              <w:rPr>
                <w:noProof/>
                <w:webHidden/>
              </w:rPr>
              <w:fldChar w:fldCharType="end"/>
            </w:r>
          </w:hyperlink>
        </w:p>
        <w:p w14:paraId="3706B027" w14:textId="7BAF3856" w:rsidR="00637384" w:rsidRDefault="00637384">
          <w:pPr>
            <w:pStyle w:val="TOC3"/>
            <w:tabs>
              <w:tab w:val="left" w:pos="1200"/>
              <w:tab w:val="right" w:leader="dot" w:pos="9350"/>
            </w:tabs>
            <w:rPr>
              <w:rFonts w:asciiTheme="minorHAnsi" w:eastAsiaTheme="minorEastAsia" w:hAnsiTheme="minorHAnsi"/>
              <w:noProof/>
              <w:kern w:val="2"/>
              <w:szCs w:val="24"/>
              <w:lang w:eastAsia="en-CA"/>
            </w:rPr>
          </w:pPr>
          <w:hyperlink w:anchor="_Toc172321827" w:history="1">
            <w:r w:rsidRPr="00195930">
              <w:rPr>
                <w:rStyle w:val="Hyperlink"/>
                <w:bCs/>
                <w:noProof/>
                <w:lang w:eastAsia="en-CA"/>
              </w:rPr>
              <w:t>8.1.</w:t>
            </w:r>
            <w:r>
              <w:rPr>
                <w:rFonts w:asciiTheme="minorHAnsi" w:eastAsiaTheme="minorEastAsia" w:hAnsiTheme="minorHAnsi"/>
                <w:noProof/>
                <w:kern w:val="2"/>
                <w:szCs w:val="24"/>
                <w:lang w:eastAsia="en-CA"/>
              </w:rPr>
              <w:tab/>
            </w:r>
            <w:r w:rsidRPr="00195930">
              <w:rPr>
                <w:rStyle w:val="Hyperlink"/>
                <w:noProof/>
                <w:lang w:eastAsia="en-CA"/>
              </w:rPr>
              <w:t>Main Website</w:t>
            </w:r>
            <w:r>
              <w:rPr>
                <w:noProof/>
                <w:webHidden/>
              </w:rPr>
              <w:tab/>
            </w:r>
            <w:r>
              <w:rPr>
                <w:noProof/>
                <w:webHidden/>
              </w:rPr>
              <w:fldChar w:fldCharType="begin"/>
            </w:r>
            <w:r>
              <w:rPr>
                <w:noProof/>
                <w:webHidden/>
              </w:rPr>
              <w:instrText xml:space="preserve"> PAGEREF _Toc172321827 \h </w:instrText>
            </w:r>
            <w:r>
              <w:rPr>
                <w:noProof/>
                <w:webHidden/>
              </w:rPr>
            </w:r>
            <w:r>
              <w:rPr>
                <w:noProof/>
                <w:webHidden/>
              </w:rPr>
              <w:fldChar w:fldCharType="separate"/>
            </w:r>
            <w:r w:rsidR="004D2A91">
              <w:rPr>
                <w:noProof/>
                <w:webHidden/>
              </w:rPr>
              <w:t>23</w:t>
            </w:r>
            <w:r>
              <w:rPr>
                <w:noProof/>
                <w:webHidden/>
              </w:rPr>
              <w:fldChar w:fldCharType="end"/>
            </w:r>
          </w:hyperlink>
        </w:p>
        <w:p w14:paraId="16A09679" w14:textId="3168E799" w:rsidR="00637384" w:rsidRDefault="00637384">
          <w:pPr>
            <w:pStyle w:val="TOC3"/>
            <w:tabs>
              <w:tab w:val="left" w:pos="1200"/>
              <w:tab w:val="right" w:leader="dot" w:pos="9350"/>
            </w:tabs>
            <w:rPr>
              <w:rFonts w:asciiTheme="minorHAnsi" w:eastAsiaTheme="minorEastAsia" w:hAnsiTheme="minorHAnsi"/>
              <w:noProof/>
              <w:kern w:val="2"/>
              <w:szCs w:val="24"/>
              <w:lang w:eastAsia="en-CA"/>
            </w:rPr>
          </w:pPr>
          <w:hyperlink w:anchor="_Toc172321828" w:history="1">
            <w:r w:rsidRPr="00195930">
              <w:rPr>
                <w:rStyle w:val="Hyperlink"/>
                <w:rFonts w:cs="Times New Roman"/>
                <w:bCs/>
                <w:noProof/>
                <w:lang w:eastAsia="en-CA"/>
              </w:rPr>
              <w:t>8.2.</w:t>
            </w:r>
            <w:r>
              <w:rPr>
                <w:rFonts w:asciiTheme="minorHAnsi" w:eastAsiaTheme="minorEastAsia" w:hAnsiTheme="minorHAnsi"/>
                <w:noProof/>
                <w:kern w:val="2"/>
                <w:szCs w:val="24"/>
                <w:lang w:eastAsia="en-CA"/>
              </w:rPr>
              <w:tab/>
            </w:r>
            <w:r w:rsidRPr="00195930">
              <w:rPr>
                <w:rStyle w:val="Hyperlink"/>
                <w:rFonts w:cs="Times New Roman"/>
                <w:noProof/>
                <w:lang w:eastAsia="en-CA"/>
              </w:rPr>
              <w:t>Admin Portal</w:t>
            </w:r>
            <w:r>
              <w:rPr>
                <w:noProof/>
                <w:webHidden/>
              </w:rPr>
              <w:tab/>
            </w:r>
            <w:r>
              <w:rPr>
                <w:noProof/>
                <w:webHidden/>
              </w:rPr>
              <w:fldChar w:fldCharType="begin"/>
            </w:r>
            <w:r>
              <w:rPr>
                <w:noProof/>
                <w:webHidden/>
              </w:rPr>
              <w:instrText xml:space="preserve"> PAGEREF _Toc172321828 \h </w:instrText>
            </w:r>
            <w:r>
              <w:rPr>
                <w:noProof/>
                <w:webHidden/>
              </w:rPr>
            </w:r>
            <w:r>
              <w:rPr>
                <w:noProof/>
                <w:webHidden/>
              </w:rPr>
              <w:fldChar w:fldCharType="separate"/>
            </w:r>
            <w:r w:rsidR="004D2A91">
              <w:rPr>
                <w:noProof/>
                <w:webHidden/>
              </w:rPr>
              <w:t>40</w:t>
            </w:r>
            <w:r>
              <w:rPr>
                <w:noProof/>
                <w:webHidden/>
              </w:rPr>
              <w:fldChar w:fldCharType="end"/>
            </w:r>
          </w:hyperlink>
        </w:p>
        <w:p w14:paraId="29B94C51" w14:textId="2964F927" w:rsidR="00637384" w:rsidRDefault="00637384">
          <w:pPr>
            <w:pStyle w:val="TOC2"/>
            <w:tabs>
              <w:tab w:val="left" w:pos="960"/>
              <w:tab w:val="right" w:leader="dot" w:pos="9350"/>
            </w:tabs>
            <w:rPr>
              <w:rFonts w:asciiTheme="minorHAnsi" w:eastAsiaTheme="minorEastAsia" w:hAnsiTheme="minorHAnsi"/>
              <w:noProof/>
              <w:kern w:val="2"/>
              <w:szCs w:val="24"/>
              <w:lang w:eastAsia="en-CA"/>
            </w:rPr>
          </w:pPr>
          <w:hyperlink w:anchor="_Toc172321829" w:history="1">
            <w:r w:rsidRPr="00195930">
              <w:rPr>
                <w:rStyle w:val="Hyperlink"/>
                <w:rFonts w:cs="Times New Roman"/>
                <w:noProof/>
              </w:rPr>
              <w:t>9.</w:t>
            </w:r>
            <w:r>
              <w:rPr>
                <w:rFonts w:asciiTheme="minorHAnsi" w:eastAsiaTheme="minorEastAsia" w:hAnsiTheme="minorHAnsi"/>
                <w:noProof/>
                <w:kern w:val="2"/>
                <w:szCs w:val="24"/>
                <w:lang w:eastAsia="en-CA"/>
              </w:rPr>
              <w:tab/>
            </w:r>
            <w:r w:rsidRPr="00195930">
              <w:rPr>
                <w:rStyle w:val="Hyperlink"/>
                <w:rFonts w:cs="Times New Roman"/>
                <w:noProof/>
              </w:rPr>
              <w:t>References</w:t>
            </w:r>
            <w:r>
              <w:rPr>
                <w:noProof/>
                <w:webHidden/>
              </w:rPr>
              <w:tab/>
            </w:r>
            <w:r>
              <w:rPr>
                <w:noProof/>
                <w:webHidden/>
              </w:rPr>
              <w:fldChar w:fldCharType="begin"/>
            </w:r>
            <w:r>
              <w:rPr>
                <w:noProof/>
                <w:webHidden/>
              </w:rPr>
              <w:instrText xml:space="preserve"> PAGEREF _Toc172321829 \h </w:instrText>
            </w:r>
            <w:r>
              <w:rPr>
                <w:noProof/>
                <w:webHidden/>
              </w:rPr>
            </w:r>
            <w:r>
              <w:rPr>
                <w:noProof/>
                <w:webHidden/>
              </w:rPr>
              <w:fldChar w:fldCharType="separate"/>
            </w:r>
            <w:r w:rsidR="004D2A91">
              <w:rPr>
                <w:noProof/>
                <w:webHidden/>
              </w:rPr>
              <w:t>48</w:t>
            </w:r>
            <w:r>
              <w:rPr>
                <w:noProof/>
                <w:webHidden/>
              </w:rPr>
              <w:fldChar w:fldCharType="end"/>
            </w:r>
          </w:hyperlink>
        </w:p>
        <w:p w14:paraId="44B18748" w14:textId="6E81AC2E" w:rsidR="00637384" w:rsidRDefault="00637384">
          <w:pPr>
            <w:pStyle w:val="TOC2"/>
            <w:tabs>
              <w:tab w:val="left" w:pos="960"/>
              <w:tab w:val="right" w:leader="dot" w:pos="9350"/>
            </w:tabs>
            <w:rPr>
              <w:rFonts w:asciiTheme="minorHAnsi" w:eastAsiaTheme="minorEastAsia" w:hAnsiTheme="minorHAnsi"/>
              <w:noProof/>
              <w:kern w:val="2"/>
              <w:szCs w:val="24"/>
              <w:lang w:eastAsia="en-CA"/>
            </w:rPr>
          </w:pPr>
          <w:hyperlink w:anchor="_Toc172321830" w:history="1">
            <w:r w:rsidRPr="00195930">
              <w:rPr>
                <w:rStyle w:val="Hyperlink"/>
                <w:noProof/>
              </w:rPr>
              <w:t>10.</w:t>
            </w:r>
            <w:r>
              <w:rPr>
                <w:rFonts w:asciiTheme="minorHAnsi" w:eastAsiaTheme="minorEastAsia" w:hAnsiTheme="minorHAnsi"/>
                <w:noProof/>
                <w:kern w:val="2"/>
                <w:szCs w:val="24"/>
                <w:lang w:eastAsia="en-CA"/>
              </w:rPr>
              <w:tab/>
            </w:r>
            <w:r w:rsidRPr="00195930">
              <w:rPr>
                <w:rStyle w:val="Hyperlink"/>
                <w:rFonts w:cs="Times New Roman"/>
                <w:noProof/>
              </w:rPr>
              <w:t>Appendix</w:t>
            </w:r>
            <w:r>
              <w:rPr>
                <w:noProof/>
                <w:webHidden/>
              </w:rPr>
              <w:tab/>
            </w:r>
            <w:r>
              <w:rPr>
                <w:noProof/>
                <w:webHidden/>
              </w:rPr>
              <w:fldChar w:fldCharType="begin"/>
            </w:r>
            <w:r>
              <w:rPr>
                <w:noProof/>
                <w:webHidden/>
              </w:rPr>
              <w:instrText xml:space="preserve"> PAGEREF _Toc172321830 \h </w:instrText>
            </w:r>
            <w:r>
              <w:rPr>
                <w:noProof/>
                <w:webHidden/>
              </w:rPr>
            </w:r>
            <w:r>
              <w:rPr>
                <w:noProof/>
                <w:webHidden/>
              </w:rPr>
              <w:fldChar w:fldCharType="separate"/>
            </w:r>
            <w:r w:rsidR="004D2A91">
              <w:rPr>
                <w:noProof/>
                <w:webHidden/>
              </w:rPr>
              <w:t>49</w:t>
            </w:r>
            <w:r>
              <w:rPr>
                <w:noProof/>
                <w:webHidden/>
              </w:rPr>
              <w:fldChar w:fldCharType="end"/>
            </w:r>
          </w:hyperlink>
        </w:p>
        <w:p w14:paraId="58C96FA7" w14:textId="699FB669" w:rsidR="00894B56" w:rsidRDefault="009D150D" w:rsidP="72BEECF8">
          <w:pPr>
            <w:pStyle w:val="TOC2"/>
            <w:tabs>
              <w:tab w:val="left" w:pos="720"/>
              <w:tab w:val="right" w:leader="dot" w:pos="9345"/>
            </w:tabs>
            <w:rPr>
              <w:rStyle w:val="Hyperlink"/>
              <w:noProof/>
              <w:kern w:val="2"/>
              <w:lang w:eastAsia="en-CA"/>
            </w:rPr>
          </w:pPr>
          <w:r>
            <w:fldChar w:fldCharType="end"/>
          </w:r>
        </w:p>
      </w:sdtContent>
    </w:sdt>
    <w:bookmarkEnd w:id="2" w:displacedByCustomXml="prev"/>
    <w:p w14:paraId="33F64C73" w14:textId="42CD4783" w:rsidR="0030427C" w:rsidRPr="00061EE7" w:rsidRDefault="0030427C" w:rsidP="00FF01A6">
      <w:pPr>
        <w:spacing w:after="0" w:line="240" w:lineRule="auto"/>
        <w:rPr>
          <w:rFonts w:cs="Times New Roman"/>
          <w:color w:val="000000" w:themeColor="text1"/>
        </w:rPr>
      </w:pPr>
    </w:p>
    <w:p w14:paraId="24656A92" w14:textId="77777777" w:rsidR="00AA74BB" w:rsidRPr="00061EE7" w:rsidRDefault="00AA74BB" w:rsidP="00FF01A6">
      <w:pPr>
        <w:spacing w:after="0" w:line="240" w:lineRule="auto"/>
        <w:rPr>
          <w:rFonts w:cs="Times New Roman"/>
          <w:color w:val="000000" w:themeColor="text1"/>
        </w:rPr>
      </w:pPr>
      <w:r w:rsidRPr="00061EE7">
        <w:rPr>
          <w:rFonts w:cs="Times New Roman"/>
          <w:color w:val="000000" w:themeColor="text1"/>
        </w:rPr>
        <w:br w:type="page"/>
      </w:r>
    </w:p>
    <w:p w14:paraId="580A8D41" w14:textId="786EDB8C" w:rsidR="00693EC2" w:rsidRPr="00061EE7" w:rsidRDefault="00693EC2" w:rsidP="00FF01A6">
      <w:pPr>
        <w:pStyle w:val="TOCHeading"/>
        <w:spacing w:before="0" w:line="240" w:lineRule="auto"/>
        <w:rPr>
          <w:rFonts w:ascii="Times New Roman" w:hAnsi="Times New Roman" w:cs="Times New Roman"/>
          <w:b/>
          <w:bCs/>
          <w:color w:val="000000" w:themeColor="text1"/>
        </w:rPr>
      </w:pPr>
      <w:r w:rsidRPr="00061EE7">
        <w:rPr>
          <w:rFonts w:ascii="Times New Roman" w:hAnsi="Times New Roman" w:cs="Times New Roman"/>
          <w:b/>
          <w:bCs/>
          <w:color w:val="000000" w:themeColor="text1"/>
        </w:rPr>
        <w:lastRenderedPageBreak/>
        <w:t>Table of Figures</w:t>
      </w:r>
    </w:p>
    <w:p w14:paraId="205BD0C7" w14:textId="2D4B083F" w:rsidR="00E3600D" w:rsidRDefault="00BE5B3C">
      <w:pPr>
        <w:pStyle w:val="TableofFigures"/>
        <w:tabs>
          <w:tab w:val="right" w:leader="dot" w:pos="9607"/>
        </w:tabs>
        <w:rPr>
          <w:rFonts w:asciiTheme="minorHAnsi" w:eastAsiaTheme="minorEastAsia" w:hAnsiTheme="minorHAnsi"/>
          <w:noProof/>
          <w:kern w:val="2"/>
          <w:szCs w:val="24"/>
          <w:lang w:eastAsia="en-CA"/>
        </w:rPr>
      </w:pPr>
      <w:r w:rsidRPr="008A3EB6">
        <w:rPr>
          <w:rFonts w:asciiTheme="majorHAnsi" w:hAnsiTheme="majorHAnsi" w:cs="Times New Roman"/>
          <w:color w:val="000000" w:themeColor="text1"/>
          <w:szCs w:val="24"/>
        </w:rPr>
        <w:fldChar w:fldCharType="begin"/>
      </w:r>
      <w:r w:rsidRPr="008A3EB6">
        <w:rPr>
          <w:rFonts w:cs="Times New Roman"/>
          <w:color w:val="000000" w:themeColor="text1"/>
          <w:szCs w:val="24"/>
        </w:rPr>
        <w:instrText xml:space="preserve"> TOC \h \z \c "Figure" </w:instrText>
      </w:r>
      <w:r w:rsidRPr="008A3EB6">
        <w:rPr>
          <w:rFonts w:asciiTheme="majorHAnsi" w:hAnsiTheme="majorHAnsi" w:cs="Times New Roman"/>
          <w:color w:val="000000" w:themeColor="text1"/>
          <w:szCs w:val="24"/>
        </w:rPr>
        <w:fldChar w:fldCharType="separate"/>
      </w:r>
      <w:hyperlink w:anchor="_Toc172323722" w:history="1">
        <w:r w:rsidR="00E3600D" w:rsidRPr="00306364">
          <w:rPr>
            <w:rStyle w:val="Hyperlink"/>
            <w:noProof/>
          </w:rPr>
          <w:t>Figure 1: System Architecture</w:t>
        </w:r>
        <w:r w:rsidR="00E3600D">
          <w:rPr>
            <w:noProof/>
            <w:webHidden/>
          </w:rPr>
          <w:tab/>
        </w:r>
        <w:r w:rsidR="00E3600D">
          <w:rPr>
            <w:noProof/>
            <w:webHidden/>
          </w:rPr>
          <w:fldChar w:fldCharType="begin"/>
        </w:r>
        <w:r w:rsidR="00E3600D">
          <w:rPr>
            <w:noProof/>
            <w:webHidden/>
          </w:rPr>
          <w:instrText xml:space="preserve"> PAGEREF _Toc172323722 \h </w:instrText>
        </w:r>
        <w:r w:rsidR="00E3600D">
          <w:rPr>
            <w:noProof/>
            <w:webHidden/>
          </w:rPr>
        </w:r>
        <w:r w:rsidR="00E3600D">
          <w:rPr>
            <w:noProof/>
            <w:webHidden/>
          </w:rPr>
          <w:fldChar w:fldCharType="separate"/>
        </w:r>
        <w:r w:rsidR="00E3600D">
          <w:rPr>
            <w:noProof/>
            <w:webHidden/>
          </w:rPr>
          <w:t>6</w:t>
        </w:r>
        <w:r w:rsidR="00E3600D">
          <w:rPr>
            <w:noProof/>
            <w:webHidden/>
          </w:rPr>
          <w:fldChar w:fldCharType="end"/>
        </w:r>
      </w:hyperlink>
    </w:p>
    <w:p w14:paraId="7D651983" w14:textId="12F69A7E" w:rsidR="00E3600D" w:rsidRDefault="00E3600D">
      <w:pPr>
        <w:pStyle w:val="TableofFigures"/>
        <w:tabs>
          <w:tab w:val="right" w:leader="dot" w:pos="9607"/>
        </w:tabs>
        <w:rPr>
          <w:rFonts w:asciiTheme="minorHAnsi" w:eastAsiaTheme="minorEastAsia" w:hAnsiTheme="minorHAnsi"/>
          <w:noProof/>
          <w:kern w:val="2"/>
          <w:szCs w:val="24"/>
          <w:lang w:eastAsia="en-CA"/>
        </w:rPr>
      </w:pPr>
      <w:hyperlink w:anchor="_Toc172323723" w:history="1">
        <w:r w:rsidRPr="00306364">
          <w:rPr>
            <w:rStyle w:val="Hyperlink"/>
            <w:noProof/>
          </w:rPr>
          <w:t>Figure 2: Entity-Relationship Diagram</w:t>
        </w:r>
        <w:r>
          <w:rPr>
            <w:noProof/>
            <w:webHidden/>
          </w:rPr>
          <w:tab/>
        </w:r>
        <w:r>
          <w:rPr>
            <w:noProof/>
            <w:webHidden/>
          </w:rPr>
          <w:fldChar w:fldCharType="begin"/>
        </w:r>
        <w:r>
          <w:rPr>
            <w:noProof/>
            <w:webHidden/>
          </w:rPr>
          <w:instrText xml:space="preserve"> PAGEREF _Toc172323723 \h </w:instrText>
        </w:r>
        <w:r>
          <w:rPr>
            <w:noProof/>
            <w:webHidden/>
          </w:rPr>
        </w:r>
        <w:r>
          <w:rPr>
            <w:noProof/>
            <w:webHidden/>
          </w:rPr>
          <w:fldChar w:fldCharType="separate"/>
        </w:r>
        <w:r>
          <w:rPr>
            <w:noProof/>
            <w:webHidden/>
          </w:rPr>
          <w:t>7</w:t>
        </w:r>
        <w:r>
          <w:rPr>
            <w:noProof/>
            <w:webHidden/>
          </w:rPr>
          <w:fldChar w:fldCharType="end"/>
        </w:r>
      </w:hyperlink>
    </w:p>
    <w:p w14:paraId="2A90B1C6" w14:textId="72C02EF8" w:rsidR="00E3600D" w:rsidRDefault="00E3600D">
      <w:pPr>
        <w:pStyle w:val="TableofFigures"/>
        <w:tabs>
          <w:tab w:val="right" w:leader="dot" w:pos="9607"/>
        </w:tabs>
        <w:rPr>
          <w:rFonts w:asciiTheme="minorHAnsi" w:eastAsiaTheme="minorEastAsia" w:hAnsiTheme="minorHAnsi"/>
          <w:noProof/>
          <w:kern w:val="2"/>
          <w:szCs w:val="24"/>
          <w:lang w:eastAsia="en-CA"/>
        </w:rPr>
      </w:pPr>
      <w:hyperlink w:anchor="_Toc172323724" w:history="1">
        <w:r w:rsidRPr="00306364">
          <w:rPr>
            <w:rStyle w:val="Hyperlink"/>
            <w:noProof/>
          </w:rPr>
          <w:t>Figure 3: Google Maps – Embed a map generation</w:t>
        </w:r>
        <w:r>
          <w:rPr>
            <w:noProof/>
            <w:webHidden/>
          </w:rPr>
          <w:tab/>
        </w:r>
        <w:r>
          <w:rPr>
            <w:noProof/>
            <w:webHidden/>
          </w:rPr>
          <w:fldChar w:fldCharType="begin"/>
        </w:r>
        <w:r>
          <w:rPr>
            <w:noProof/>
            <w:webHidden/>
          </w:rPr>
          <w:instrText xml:space="preserve"> PAGEREF _Toc172323724 \h </w:instrText>
        </w:r>
        <w:r>
          <w:rPr>
            <w:noProof/>
            <w:webHidden/>
          </w:rPr>
        </w:r>
        <w:r>
          <w:rPr>
            <w:noProof/>
            <w:webHidden/>
          </w:rPr>
          <w:fldChar w:fldCharType="separate"/>
        </w:r>
        <w:r>
          <w:rPr>
            <w:noProof/>
            <w:webHidden/>
          </w:rPr>
          <w:t>12</w:t>
        </w:r>
        <w:r>
          <w:rPr>
            <w:noProof/>
            <w:webHidden/>
          </w:rPr>
          <w:fldChar w:fldCharType="end"/>
        </w:r>
      </w:hyperlink>
    </w:p>
    <w:p w14:paraId="0C00C416" w14:textId="70CFBAE1" w:rsidR="00E3600D" w:rsidRDefault="00E3600D">
      <w:pPr>
        <w:pStyle w:val="TableofFigures"/>
        <w:tabs>
          <w:tab w:val="right" w:leader="dot" w:pos="9607"/>
        </w:tabs>
        <w:rPr>
          <w:rFonts w:asciiTheme="minorHAnsi" w:eastAsiaTheme="minorEastAsia" w:hAnsiTheme="minorHAnsi"/>
          <w:noProof/>
          <w:kern w:val="2"/>
          <w:szCs w:val="24"/>
          <w:lang w:eastAsia="en-CA"/>
        </w:rPr>
      </w:pPr>
      <w:hyperlink w:anchor="_Toc172323725" w:history="1">
        <w:r w:rsidRPr="00306364">
          <w:rPr>
            <w:rStyle w:val="Hyperlink"/>
            <w:noProof/>
          </w:rPr>
          <w:t>Figure 4: Google Maps – Embed a map result</w:t>
        </w:r>
        <w:r>
          <w:rPr>
            <w:noProof/>
            <w:webHidden/>
          </w:rPr>
          <w:tab/>
        </w:r>
        <w:r>
          <w:rPr>
            <w:noProof/>
            <w:webHidden/>
          </w:rPr>
          <w:fldChar w:fldCharType="begin"/>
        </w:r>
        <w:r>
          <w:rPr>
            <w:noProof/>
            <w:webHidden/>
          </w:rPr>
          <w:instrText xml:space="preserve"> PAGEREF _Toc172323725 \h </w:instrText>
        </w:r>
        <w:r>
          <w:rPr>
            <w:noProof/>
            <w:webHidden/>
          </w:rPr>
        </w:r>
        <w:r>
          <w:rPr>
            <w:noProof/>
            <w:webHidden/>
          </w:rPr>
          <w:fldChar w:fldCharType="separate"/>
        </w:r>
        <w:r>
          <w:rPr>
            <w:noProof/>
            <w:webHidden/>
          </w:rPr>
          <w:t>13</w:t>
        </w:r>
        <w:r>
          <w:rPr>
            <w:noProof/>
            <w:webHidden/>
          </w:rPr>
          <w:fldChar w:fldCharType="end"/>
        </w:r>
      </w:hyperlink>
    </w:p>
    <w:p w14:paraId="146F3A97" w14:textId="3F96C9D9" w:rsidR="00E3600D" w:rsidRDefault="00E3600D">
      <w:pPr>
        <w:pStyle w:val="TableofFigures"/>
        <w:tabs>
          <w:tab w:val="right" w:leader="dot" w:pos="9607"/>
        </w:tabs>
        <w:rPr>
          <w:rFonts w:asciiTheme="minorHAnsi" w:eastAsiaTheme="minorEastAsia" w:hAnsiTheme="minorHAnsi"/>
          <w:noProof/>
          <w:kern w:val="2"/>
          <w:szCs w:val="24"/>
          <w:lang w:eastAsia="en-CA"/>
        </w:rPr>
      </w:pPr>
      <w:hyperlink w:anchor="_Toc172323726" w:history="1">
        <w:r w:rsidRPr="00306364">
          <w:rPr>
            <w:rStyle w:val="Hyperlink"/>
            <w:noProof/>
          </w:rPr>
          <w:t>Figure 5: HubSpot Form – Embed code</w:t>
        </w:r>
        <w:r>
          <w:rPr>
            <w:noProof/>
            <w:webHidden/>
          </w:rPr>
          <w:tab/>
        </w:r>
        <w:r>
          <w:rPr>
            <w:noProof/>
            <w:webHidden/>
          </w:rPr>
          <w:fldChar w:fldCharType="begin"/>
        </w:r>
        <w:r>
          <w:rPr>
            <w:noProof/>
            <w:webHidden/>
          </w:rPr>
          <w:instrText xml:space="preserve"> PAGEREF _Toc172323726 \h </w:instrText>
        </w:r>
        <w:r>
          <w:rPr>
            <w:noProof/>
            <w:webHidden/>
          </w:rPr>
        </w:r>
        <w:r>
          <w:rPr>
            <w:noProof/>
            <w:webHidden/>
          </w:rPr>
          <w:fldChar w:fldCharType="separate"/>
        </w:r>
        <w:r>
          <w:rPr>
            <w:noProof/>
            <w:webHidden/>
          </w:rPr>
          <w:t>14</w:t>
        </w:r>
        <w:r>
          <w:rPr>
            <w:noProof/>
            <w:webHidden/>
          </w:rPr>
          <w:fldChar w:fldCharType="end"/>
        </w:r>
      </w:hyperlink>
    </w:p>
    <w:p w14:paraId="0A2767FC" w14:textId="468FDEC5" w:rsidR="00E3600D" w:rsidRDefault="00E3600D">
      <w:pPr>
        <w:pStyle w:val="TableofFigures"/>
        <w:tabs>
          <w:tab w:val="right" w:leader="dot" w:pos="9607"/>
        </w:tabs>
        <w:rPr>
          <w:rFonts w:asciiTheme="minorHAnsi" w:eastAsiaTheme="minorEastAsia" w:hAnsiTheme="minorHAnsi"/>
          <w:noProof/>
          <w:kern w:val="2"/>
          <w:szCs w:val="24"/>
          <w:lang w:eastAsia="en-CA"/>
        </w:rPr>
      </w:pPr>
      <w:hyperlink w:anchor="_Toc172323727" w:history="1">
        <w:r w:rsidRPr="00306364">
          <w:rPr>
            <w:rStyle w:val="Hyperlink"/>
            <w:noProof/>
          </w:rPr>
          <w:t>Figure 6: phpMyAdmin Connect Page</w:t>
        </w:r>
        <w:r>
          <w:rPr>
            <w:noProof/>
            <w:webHidden/>
          </w:rPr>
          <w:tab/>
        </w:r>
        <w:r>
          <w:rPr>
            <w:noProof/>
            <w:webHidden/>
          </w:rPr>
          <w:fldChar w:fldCharType="begin"/>
        </w:r>
        <w:r>
          <w:rPr>
            <w:noProof/>
            <w:webHidden/>
          </w:rPr>
          <w:instrText xml:space="preserve"> PAGEREF _Toc172323727 \h </w:instrText>
        </w:r>
        <w:r>
          <w:rPr>
            <w:noProof/>
            <w:webHidden/>
          </w:rPr>
        </w:r>
        <w:r>
          <w:rPr>
            <w:noProof/>
            <w:webHidden/>
          </w:rPr>
          <w:fldChar w:fldCharType="separate"/>
        </w:r>
        <w:r>
          <w:rPr>
            <w:noProof/>
            <w:webHidden/>
          </w:rPr>
          <w:t>15</w:t>
        </w:r>
        <w:r>
          <w:rPr>
            <w:noProof/>
            <w:webHidden/>
          </w:rPr>
          <w:fldChar w:fldCharType="end"/>
        </w:r>
      </w:hyperlink>
    </w:p>
    <w:p w14:paraId="24CCD9B5" w14:textId="4DC731C8" w:rsidR="00E3600D" w:rsidRDefault="00E3600D">
      <w:pPr>
        <w:pStyle w:val="TableofFigures"/>
        <w:tabs>
          <w:tab w:val="right" w:leader="dot" w:pos="9607"/>
        </w:tabs>
        <w:rPr>
          <w:rFonts w:asciiTheme="minorHAnsi" w:eastAsiaTheme="minorEastAsia" w:hAnsiTheme="minorHAnsi"/>
          <w:noProof/>
          <w:kern w:val="2"/>
          <w:szCs w:val="24"/>
          <w:lang w:eastAsia="en-CA"/>
        </w:rPr>
      </w:pPr>
      <w:hyperlink w:anchor="_Toc172323728" w:history="1">
        <w:r w:rsidRPr="00306364">
          <w:rPr>
            <w:rStyle w:val="Hyperlink"/>
            <w:noProof/>
          </w:rPr>
          <w:t>Figure 7: user_credentials table in the database</w:t>
        </w:r>
        <w:r>
          <w:rPr>
            <w:noProof/>
            <w:webHidden/>
          </w:rPr>
          <w:tab/>
        </w:r>
        <w:r>
          <w:rPr>
            <w:noProof/>
            <w:webHidden/>
          </w:rPr>
          <w:fldChar w:fldCharType="begin"/>
        </w:r>
        <w:r>
          <w:rPr>
            <w:noProof/>
            <w:webHidden/>
          </w:rPr>
          <w:instrText xml:space="preserve"> PAGEREF _Toc172323728 \h </w:instrText>
        </w:r>
        <w:r>
          <w:rPr>
            <w:noProof/>
            <w:webHidden/>
          </w:rPr>
        </w:r>
        <w:r>
          <w:rPr>
            <w:noProof/>
            <w:webHidden/>
          </w:rPr>
          <w:fldChar w:fldCharType="separate"/>
        </w:r>
        <w:r>
          <w:rPr>
            <w:noProof/>
            <w:webHidden/>
          </w:rPr>
          <w:t>17</w:t>
        </w:r>
        <w:r>
          <w:rPr>
            <w:noProof/>
            <w:webHidden/>
          </w:rPr>
          <w:fldChar w:fldCharType="end"/>
        </w:r>
      </w:hyperlink>
    </w:p>
    <w:p w14:paraId="61C8C034" w14:textId="072784DE" w:rsidR="00E3600D" w:rsidRDefault="00E3600D">
      <w:pPr>
        <w:pStyle w:val="TableofFigures"/>
        <w:tabs>
          <w:tab w:val="right" w:leader="dot" w:pos="9607"/>
        </w:tabs>
        <w:rPr>
          <w:rFonts w:asciiTheme="minorHAnsi" w:eastAsiaTheme="minorEastAsia" w:hAnsiTheme="minorHAnsi"/>
          <w:noProof/>
          <w:kern w:val="2"/>
          <w:szCs w:val="24"/>
          <w:lang w:eastAsia="en-CA"/>
        </w:rPr>
      </w:pPr>
      <w:hyperlink w:anchor="_Toc172323729" w:history="1">
        <w:r w:rsidRPr="00306364">
          <w:rPr>
            <w:rStyle w:val="Hyperlink"/>
            <w:noProof/>
          </w:rPr>
          <w:t>Figure 8: Error Message if Email already exists</w:t>
        </w:r>
        <w:r>
          <w:rPr>
            <w:noProof/>
            <w:webHidden/>
          </w:rPr>
          <w:tab/>
        </w:r>
        <w:r>
          <w:rPr>
            <w:noProof/>
            <w:webHidden/>
          </w:rPr>
          <w:fldChar w:fldCharType="begin"/>
        </w:r>
        <w:r>
          <w:rPr>
            <w:noProof/>
            <w:webHidden/>
          </w:rPr>
          <w:instrText xml:space="preserve"> PAGEREF _Toc172323729 \h </w:instrText>
        </w:r>
        <w:r>
          <w:rPr>
            <w:noProof/>
            <w:webHidden/>
          </w:rPr>
        </w:r>
        <w:r>
          <w:rPr>
            <w:noProof/>
            <w:webHidden/>
          </w:rPr>
          <w:fldChar w:fldCharType="separate"/>
        </w:r>
        <w:r>
          <w:rPr>
            <w:noProof/>
            <w:webHidden/>
          </w:rPr>
          <w:t>17</w:t>
        </w:r>
        <w:r>
          <w:rPr>
            <w:noProof/>
            <w:webHidden/>
          </w:rPr>
          <w:fldChar w:fldCharType="end"/>
        </w:r>
      </w:hyperlink>
    </w:p>
    <w:p w14:paraId="6D8287B8" w14:textId="7A8297CC" w:rsidR="00E3600D" w:rsidRDefault="00E3600D">
      <w:pPr>
        <w:pStyle w:val="TableofFigures"/>
        <w:tabs>
          <w:tab w:val="right" w:leader="dot" w:pos="9607"/>
        </w:tabs>
        <w:rPr>
          <w:rFonts w:asciiTheme="minorHAnsi" w:eastAsiaTheme="minorEastAsia" w:hAnsiTheme="minorHAnsi"/>
          <w:noProof/>
          <w:kern w:val="2"/>
          <w:szCs w:val="24"/>
          <w:lang w:eastAsia="en-CA"/>
        </w:rPr>
      </w:pPr>
      <w:hyperlink w:anchor="_Toc172323730" w:history="1">
        <w:r w:rsidRPr="00306364">
          <w:rPr>
            <w:rStyle w:val="Hyperlink"/>
            <w:noProof/>
          </w:rPr>
          <w:t>Figure 9: Error Message if Username already exists</w:t>
        </w:r>
        <w:r>
          <w:rPr>
            <w:noProof/>
            <w:webHidden/>
          </w:rPr>
          <w:tab/>
        </w:r>
        <w:r>
          <w:rPr>
            <w:noProof/>
            <w:webHidden/>
          </w:rPr>
          <w:fldChar w:fldCharType="begin"/>
        </w:r>
        <w:r>
          <w:rPr>
            <w:noProof/>
            <w:webHidden/>
          </w:rPr>
          <w:instrText xml:space="preserve"> PAGEREF _Toc172323730 \h </w:instrText>
        </w:r>
        <w:r>
          <w:rPr>
            <w:noProof/>
            <w:webHidden/>
          </w:rPr>
        </w:r>
        <w:r>
          <w:rPr>
            <w:noProof/>
            <w:webHidden/>
          </w:rPr>
          <w:fldChar w:fldCharType="separate"/>
        </w:r>
        <w:r>
          <w:rPr>
            <w:noProof/>
            <w:webHidden/>
          </w:rPr>
          <w:t>18</w:t>
        </w:r>
        <w:r>
          <w:rPr>
            <w:noProof/>
            <w:webHidden/>
          </w:rPr>
          <w:fldChar w:fldCharType="end"/>
        </w:r>
      </w:hyperlink>
    </w:p>
    <w:p w14:paraId="439D8F36" w14:textId="26F6888F" w:rsidR="00E3600D" w:rsidRDefault="00E3600D">
      <w:pPr>
        <w:pStyle w:val="TableofFigures"/>
        <w:tabs>
          <w:tab w:val="right" w:leader="dot" w:pos="9607"/>
        </w:tabs>
        <w:rPr>
          <w:rFonts w:asciiTheme="minorHAnsi" w:eastAsiaTheme="minorEastAsia" w:hAnsiTheme="minorHAnsi"/>
          <w:noProof/>
          <w:kern w:val="2"/>
          <w:szCs w:val="24"/>
          <w:lang w:eastAsia="en-CA"/>
        </w:rPr>
      </w:pPr>
      <w:hyperlink w:anchor="_Toc172323731" w:history="1">
        <w:r w:rsidRPr="00306364">
          <w:rPr>
            <w:rStyle w:val="Hyperlink"/>
            <w:noProof/>
          </w:rPr>
          <w:t>Figure 10: Admin Panel welcome screen – Admin view</w:t>
        </w:r>
        <w:r>
          <w:rPr>
            <w:noProof/>
            <w:webHidden/>
          </w:rPr>
          <w:tab/>
        </w:r>
        <w:r>
          <w:rPr>
            <w:noProof/>
            <w:webHidden/>
          </w:rPr>
          <w:fldChar w:fldCharType="begin"/>
        </w:r>
        <w:r>
          <w:rPr>
            <w:noProof/>
            <w:webHidden/>
          </w:rPr>
          <w:instrText xml:space="preserve"> PAGEREF _Toc172323731 \h </w:instrText>
        </w:r>
        <w:r>
          <w:rPr>
            <w:noProof/>
            <w:webHidden/>
          </w:rPr>
        </w:r>
        <w:r>
          <w:rPr>
            <w:noProof/>
            <w:webHidden/>
          </w:rPr>
          <w:fldChar w:fldCharType="separate"/>
        </w:r>
        <w:r>
          <w:rPr>
            <w:noProof/>
            <w:webHidden/>
          </w:rPr>
          <w:t>18</w:t>
        </w:r>
        <w:r>
          <w:rPr>
            <w:noProof/>
            <w:webHidden/>
          </w:rPr>
          <w:fldChar w:fldCharType="end"/>
        </w:r>
      </w:hyperlink>
    </w:p>
    <w:p w14:paraId="0E8BDDB7" w14:textId="403EBEF5" w:rsidR="00E3600D" w:rsidRDefault="00E3600D">
      <w:pPr>
        <w:pStyle w:val="TableofFigures"/>
        <w:tabs>
          <w:tab w:val="right" w:leader="dot" w:pos="9607"/>
        </w:tabs>
        <w:rPr>
          <w:rFonts w:asciiTheme="minorHAnsi" w:eastAsiaTheme="minorEastAsia" w:hAnsiTheme="minorHAnsi"/>
          <w:noProof/>
          <w:kern w:val="2"/>
          <w:szCs w:val="24"/>
          <w:lang w:eastAsia="en-CA"/>
        </w:rPr>
      </w:pPr>
      <w:hyperlink w:anchor="_Toc172323732" w:history="1">
        <w:r w:rsidRPr="00306364">
          <w:rPr>
            <w:rStyle w:val="Hyperlink"/>
            <w:noProof/>
          </w:rPr>
          <w:t>Figure 11: Admin Panel welcome screen – Marketing view</w:t>
        </w:r>
        <w:r>
          <w:rPr>
            <w:noProof/>
            <w:webHidden/>
          </w:rPr>
          <w:tab/>
        </w:r>
        <w:r>
          <w:rPr>
            <w:noProof/>
            <w:webHidden/>
          </w:rPr>
          <w:fldChar w:fldCharType="begin"/>
        </w:r>
        <w:r>
          <w:rPr>
            <w:noProof/>
            <w:webHidden/>
          </w:rPr>
          <w:instrText xml:space="preserve"> PAGEREF _Toc172323732 \h </w:instrText>
        </w:r>
        <w:r>
          <w:rPr>
            <w:noProof/>
            <w:webHidden/>
          </w:rPr>
        </w:r>
        <w:r>
          <w:rPr>
            <w:noProof/>
            <w:webHidden/>
          </w:rPr>
          <w:fldChar w:fldCharType="separate"/>
        </w:r>
        <w:r>
          <w:rPr>
            <w:noProof/>
            <w:webHidden/>
          </w:rPr>
          <w:t>19</w:t>
        </w:r>
        <w:r>
          <w:rPr>
            <w:noProof/>
            <w:webHidden/>
          </w:rPr>
          <w:fldChar w:fldCharType="end"/>
        </w:r>
      </w:hyperlink>
    </w:p>
    <w:p w14:paraId="26C579D1" w14:textId="6A4F53D9" w:rsidR="00E3600D" w:rsidRDefault="00E3600D">
      <w:pPr>
        <w:pStyle w:val="TableofFigures"/>
        <w:tabs>
          <w:tab w:val="right" w:leader="dot" w:pos="9607"/>
        </w:tabs>
        <w:rPr>
          <w:rFonts w:asciiTheme="minorHAnsi" w:eastAsiaTheme="minorEastAsia" w:hAnsiTheme="minorHAnsi"/>
          <w:noProof/>
          <w:kern w:val="2"/>
          <w:szCs w:val="24"/>
          <w:lang w:eastAsia="en-CA"/>
        </w:rPr>
      </w:pPr>
      <w:hyperlink w:anchor="_Toc172323733" w:history="1">
        <w:r w:rsidRPr="00306364">
          <w:rPr>
            <w:rStyle w:val="Hyperlink"/>
            <w:noProof/>
          </w:rPr>
          <w:t>Figure 12: Case Studies View in Admin Panel</w:t>
        </w:r>
        <w:r>
          <w:rPr>
            <w:noProof/>
            <w:webHidden/>
          </w:rPr>
          <w:tab/>
        </w:r>
        <w:r>
          <w:rPr>
            <w:noProof/>
            <w:webHidden/>
          </w:rPr>
          <w:fldChar w:fldCharType="begin"/>
        </w:r>
        <w:r>
          <w:rPr>
            <w:noProof/>
            <w:webHidden/>
          </w:rPr>
          <w:instrText xml:space="preserve"> PAGEREF _Toc172323733 \h </w:instrText>
        </w:r>
        <w:r>
          <w:rPr>
            <w:noProof/>
            <w:webHidden/>
          </w:rPr>
        </w:r>
        <w:r>
          <w:rPr>
            <w:noProof/>
            <w:webHidden/>
          </w:rPr>
          <w:fldChar w:fldCharType="separate"/>
        </w:r>
        <w:r>
          <w:rPr>
            <w:noProof/>
            <w:webHidden/>
          </w:rPr>
          <w:t>20</w:t>
        </w:r>
        <w:r>
          <w:rPr>
            <w:noProof/>
            <w:webHidden/>
          </w:rPr>
          <w:fldChar w:fldCharType="end"/>
        </w:r>
      </w:hyperlink>
    </w:p>
    <w:p w14:paraId="00DF1395" w14:textId="2EA5F4C1" w:rsidR="00E3600D" w:rsidRDefault="00E3600D">
      <w:pPr>
        <w:pStyle w:val="TableofFigures"/>
        <w:tabs>
          <w:tab w:val="right" w:leader="dot" w:pos="9607"/>
        </w:tabs>
        <w:rPr>
          <w:rFonts w:asciiTheme="minorHAnsi" w:eastAsiaTheme="minorEastAsia" w:hAnsiTheme="minorHAnsi"/>
          <w:noProof/>
          <w:kern w:val="2"/>
          <w:szCs w:val="24"/>
          <w:lang w:eastAsia="en-CA"/>
        </w:rPr>
      </w:pPr>
      <w:hyperlink w:anchor="_Toc172323734" w:history="1">
        <w:r w:rsidRPr="00306364">
          <w:rPr>
            <w:rStyle w:val="Hyperlink"/>
            <w:noProof/>
          </w:rPr>
          <w:t>Figure 13: Deployment Diagram</w:t>
        </w:r>
        <w:r>
          <w:rPr>
            <w:noProof/>
            <w:webHidden/>
          </w:rPr>
          <w:tab/>
        </w:r>
        <w:r>
          <w:rPr>
            <w:noProof/>
            <w:webHidden/>
          </w:rPr>
          <w:fldChar w:fldCharType="begin"/>
        </w:r>
        <w:r>
          <w:rPr>
            <w:noProof/>
            <w:webHidden/>
          </w:rPr>
          <w:instrText xml:space="preserve"> PAGEREF _Toc172323734 \h </w:instrText>
        </w:r>
        <w:r>
          <w:rPr>
            <w:noProof/>
            <w:webHidden/>
          </w:rPr>
        </w:r>
        <w:r>
          <w:rPr>
            <w:noProof/>
            <w:webHidden/>
          </w:rPr>
          <w:fldChar w:fldCharType="separate"/>
        </w:r>
        <w:r>
          <w:rPr>
            <w:noProof/>
            <w:webHidden/>
          </w:rPr>
          <w:t>21</w:t>
        </w:r>
        <w:r>
          <w:rPr>
            <w:noProof/>
            <w:webHidden/>
          </w:rPr>
          <w:fldChar w:fldCharType="end"/>
        </w:r>
      </w:hyperlink>
    </w:p>
    <w:p w14:paraId="08FEE7A4" w14:textId="52EFBE8B" w:rsidR="00E3600D" w:rsidRDefault="00E3600D">
      <w:pPr>
        <w:pStyle w:val="TableofFigures"/>
        <w:tabs>
          <w:tab w:val="right" w:leader="dot" w:pos="9607"/>
        </w:tabs>
        <w:rPr>
          <w:rFonts w:asciiTheme="minorHAnsi" w:eastAsiaTheme="minorEastAsia" w:hAnsiTheme="minorHAnsi"/>
          <w:noProof/>
          <w:kern w:val="2"/>
          <w:szCs w:val="24"/>
          <w:lang w:eastAsia="en-CA"/>
        </w:rPr>
      </w:pPr>
      <w:hyperlink w:anchor="_Toc172323735" w:history="1">
        <w:r w:rsidRPr="00306364">
          <w:rPr>
            <w:rStyle w:val="Hyperlink"/>
            <w:noProof/>
          </w:rPr>
          <w:t>Figure 14: Website Header</w:t>
        </w:r>
        <w:r>
          <w:rPr>
            <w:noProof/>
            <w:webHidden/>
          </w:rPr>
          <w:tab/>
        </w:r>
        <w:r>
          <w:rPr>
            <w:noProof/>
            <w:webHidden/>
          </w:rPr>
          <w:fldChar w:fldCharType="begin"/>
        </w:r>
        <w:r>
          <w:rPr>
            <w:noProof/>
            <w:webHidden/>
          </w:rPr>
          <w:instrText xml:space="preserve"> PAGEREF _Toc172323735 \h </w:instrText>
        </w:r>
        <w:r>
          <w:rPr>
            <w:noProof/>
            <w:webHidden/>
          </w:rPr>
        </w:r>
        <w:r>
          <w:rPr>
            <w:noProof/>
            <w:webHidden/>
          </w:rPr>
          <w:fldChar w:fldCharType="separate"/>
        </w:r>
        <w:r>
          <w:rPr>
            <w:noProof/>
            <w:webHidden/>
          </w:rPr>
          <w:t>23</w:t>
        </w:r>
        <w:r>
          <w:rPr>
            <w:noProof/>
            <w:webHidden/>
          </w:rPr>
          <w:fldChar w:fldCharType="end"/>
        </w:r>
      </w:hyperlink>
    </w:p>
    <w:p w14:paraId="36092E03" w14:textId="04B59ED6" w:rsidR="00E3600D" w:rsidRDefault="00E3600D">
      <w:pPr>
        <w:pStyle w:val="TableofFigures"/>
        <w:tabs>
          <w:tab w:val="right" w:leader="dot" w:pos="9607"/>
        </w:tabs>
        <w:rPr>
          <w:rFonts w:asciiTheme="minorHAnsi" w:eastAsiaTheme="minorEastAsia" w:hAnsiTheme="minorHAnsi"/>
          <w:noProof/>
          <w:kern w:val="2"/>
          <w:szCs w:val="24"/>
          <w:lang w:eastAsia="en-CA"/>
        </w:rPr>
      </w:pPr>
      <w:hyperlink w:anchor="_Toc172323736" w:history="1">
        <w:r w:rsidRPr="00306364">
          <w:rPr>
            <w:rStyle w:val="Hyperlink"/>
            <w:noProof/>
          </w:rPr>
          <w:t>Figure 15: Website Footer</w:t>
        </w:r>
        <w:r>
          <w:rPr>
            <w:noProof/>
            <w:webHidden/>
          </w:rPr>
          <w:tab/>
        </w:r>
        <w:r>
          <w:rPr>
            <w:noProof/>
            <w:webHidden/>
          </w:rPr>
          <w:fldChar w:fldCharType="begin"/>
        </w:r>
        <w:r>
          <w:rPr>
            <w:noProof/>
            <w:webHidden/>
          </w:rPr>
          <w:instrText xml:space="preserve"> PAGEREF _Toc172323736 \h </w:instrText>
        </w:r>
        <w:r>
          <w:rPr>
            <w:noProof/>
            <w:webHidden/>
          </w:rPr>
        </w:r>
        <w:r>
          <w:rPr>
            <w:noProof/>
            <w:webHidden/>
          </w:rPr>
          <w:fldChar w:fldCharType="separate"/>
        </w:r>
        <w:r>
          <w:rPr>
            <w:noProof/>
            <w:webHidden/>
          </w:rPr>
          <w:t>23</w:t>
        </w:r>
        <w:r>
          <w:rPr>
            <w:noProof/>
            <w:webHidden/>
          </w:rPr>
          <w:fldChar w:fldCharType="end"/>
        </w:r>
      </w:hyperlink>
    </w:p>
    <w:p w14:paraId="1936E73F" w14:textId="78714CE5" w:rsidR="00E3600D" w:rsidRDefault="00E3600D">
      <w:pPr>
        <w:pStyle w:val="TableofFigures"/>
        <w:tabs>
          <w:tab w:val="right" w:leader="dot" w:pos="9607"/>
        </w:tabs>
        <w:rPr>
          <w:rFonts w:asciiTheme="minorHAnsi" w:eastAsiaTheme="minorEastAsia" w:hAnsiTheme="minorHAnsi"/>
          <w:noProof/>
          <w:kern w:val="2"/>
          <w:szCs w:val="24"/>
          <w:lang w:eastAsia="en-CA"/>
        </w:rPr>
      </w:pPr>
      <w:hyperlink w:anchor="_Toc172323737" w:history="1">
        <w:r w:rsidRPr="00306364">
          <w:rPr>
            <w:rStyle w:val="Hyperlink"/>
            <w:noProof/>
          </w:rPr>
          <w:t>Figure 16: Homepage - Carousel</w:t>
        </w:r>
        <w:r>
          <w:rPr>
            <w:noProof/>
            <w:webHidden/>
          </w:rPr>
          <w:tab/>
        </w:r>
        <w:r>
          <w:rPr>
            <w:noProof/>
            <w:webHidden/>
          </w:rPr>
          <w:fldChar w:fldCharType="begin"/>
        </w:r>
        <w:r>
          <w:rPr>
            <w:noProof/>
            <w:webHidden/>
          </w:rPr>
          <w:instrText xml:space="preserve"> PAGEREF _Toc172323737 \h </w:instrText>
        </w:r>
        <w:r>
          <w:rPr>
            <w:noProof/>
            <w:webHidden/>
          </w:rPr>
        </w:r>
        <w:r>
          <w:rPr>
            <w:noProof/>
            <w:webHidden/>
          </w:rPr>
          <w:fldChar w:fldCharType="separate"/>
        </w:r>
        <w:r>
          <w:rPr>
            <w:noProof/>
            <w:webHidden/>
          </w:rPr>
          <w:t>25</w:t>
        </w:r>
        <w:r>
          <w:rPr>
            <w:noProof/>
            <w:webHidden/>
          </w:rPr>
          <w:fldChar w:fldCharType="end"/>
        </w:r>
      </w:hyperlink>
    </w:p>
    <w:p w14:paraId="6A5215E1" w14:textId="287F5272" w:rsidR="00E3600D" w:rsidRDefault="00E3600D">
      <w:pPr>
        <w:pStyle w:val="TableofFigures"/>
        <w:tabs>
          <w:tab w:val="right" w:leader="dot" w:pos="9607"/>
        </w:tabs>
        <w:rPr>
          <w:rFonts w:asciiTheme="minorHAnsi" w:eastAsiaTheme="minorEastAsia" w:hAnsiTheme="minorHAnsi"/>
          <w:noProof/>
          <w:kern w:val="2"/>
          <w:szCs w:val="24"/>
          <w:lang w:eastAsia="en-CA"/>
        </w:rPr>
      </w:pPr>
      <w:hyperlink w:anchor="_Toc172323738" w:history="1">
        <w:r w:rsidRPr="00306364">
          <w:rPr>
            <w:rStyle w:val="Hyperlink"/>
            <w:noProof/>
          </w:rPr>
          <w:t>Figure 17: Homepage - Flip Cards</w:t>
        </w:r>
        <w:r>
          <w:rPr>
            <w:noProof/>
            <w:webHidden/>
          </w:rPr>
          <w:tab/>
        </w:r>
        <w:r>
          <w:rPr>
            <w:noProof/>
            <w:webHidden/>
          </w:rPr>
          <w:fldChar w:fldCharType="begin"/>
        </w:r>
        <w:r>
          <w:rPr>
            <w:noProof/>
            <w:webHidden/>
          </w:rPr>
          <w:instrText xml:space="preserve"> PAGEREF _Toc172323738 \h </w:instrText>
        </w:r>
        <w:r>
          <w:rPr>
            <w:noProof/>
            <w:webHidden/>
          </w:rPr>
        </w:r>
        <w:r>
          <w:rPr>
            <w:noProof/>
            <w:webHidden/>
          </w:rPr>
          <w:fldChar w:fldCharType="separate"/>
        </w:r>
        <w:r>
          <w:rPr>
            <w:noProof/>
            <w:webHidden/>
          </w:rPr>
          <w:t>26</w:t>
        </w:r>
        <w:r>
          <w:rPr>
            <w:noProof/>
            <w:webHidden/>
          </w:rPr>
          <w:fldChar w:fldCharType="end"/>
        </w:r>
      </w:hyperlink>
    </w:p>
    <w:p w14:paraId="6A1E4934" w14:textId="739E6454" w:rsidR="00E3600D" w:rsidRDefault="00E3600D">
      <w:pPr>
        <w:pStyle w:val="TableofFigures"/>
        <w:tabs>
          <w:tab w:val="right" w:leader="dot" w:pos="9607"/>
        </w:tabs>
        <w:rPr>
          <w:rFonts w:asciiTheme="minorHAnsi" w:eastAsiaTheme="minorEastAsia" w:hAnsiTheme="minorHAnsi"/>
          <w:noProof/>
          <w:kern w:val="2"/>
          <w:szCs w:val="24"/>
          <w:lang w:eastAsia="en-CA"/>
        </w:rPr>
      </w:pPr>
      <w:hyperlink w:anchor="_Toc172323739" w:history="1">
        <w:r w:rsidRPr="00306364">
          <w:rPr>
            <w:rStyle w:val="Hyperlink"/>
            <w:noProof/>
          </w:rPr>
          <w:t xml:space="preserve">Figure 18: Homepage - </w:t>
        </w:r>
        <w:r w:rsidR="00ED57D1">
          <w:rPr>
            <w:rStyle w:val="Hyperlink"/>
            <w:noProof/>
          </w:rPr>
          <w:t>abc</w:t>
        </w:r>
        <w:r w:rsidRPr="00306364">
          <w:rPr>
            <w:rStyle w:val="Hyperlink"/>
            <w:noProof/>
          </w:rPr>
          <w:t>™</w:t>
        </w:r>
        <w:r>
          <w:rPr>
            <w:noProof/>
            <w:webHidden/>
          </w:rPr>
          <w:tab/>
        </w:r>
        <w:r>
          <w:rPr>
            <w:noProof/>
            <w:webHidden/>
          </w:rPr>
          <w:fldChar w:fldCharType="begin"/>
        </w:r>
        <w:r>
          <w:rPr>
            <w:noProof/>
            <w:webHidden/>
          </w:rPr>
          <w:instrText xml:space="preserve"> PAGEREF _Toc172323739 \h </w:instrText>
        </w:r>
        <w:r>
          <w:rPr>
            <w:noProof/>
            <w:webHidden/>
          </w:rPr>
        </w:r>
        <w:r>
          <w:rPr>
            <w:noProof/>
            <w:webHidden/>
          </w:rPr>
          <w:fldChar w:fldCharType="separate"/>
        </w:r>
        <w:r>
          <w:rPr>
            <w:noProof/>
            <w:webHidden/>
          </w:rPr>
          <w:t>26</w:t>
        </w:r>
        <w:r>
          <w:rPr>
            <w:noProof/>
            <w:webHidden/>
          </w:rPr>
          <w:fldChar w:fldCharType="end"/>
        </w:r>
      </w:hyperlink>
    </w:p>
    <w:p w14:paraId="26EB4262" w14:textId="5C21B2C3" w:rsidR="00E3600D" w:rsidRDefault="00E3600D">
      <w:pPr>
        <w:pStyle w:val="TableofFigures"/>
        <w:tabs>
          <w:tab w:val="right" w:leader="dot" w:pos="9607"/>
        </w:tabs>
        <w:rPr>
          <w:rFonts w:asciiTheme="minorHAnsi" w:eastAsiaTheme="minorEastAsia" w:hAnsiTheme="minorHAnsi"/>
          <w:noProof/>
          <w:kern w:val="2"/>
          <w:szCs w:val="24"/>
          <w:lang w:eastAsia="en-CA"/>
        </w:rPr>
      </w:pPr>
      <w:hyperlink w:anchor="_Toc172323740" w:history="1">
        <w:r w:rsidRPr="00306364">
          <w:rPr>
            <w:rStyle w:val="Hyperlink"/>
            <w:noProof/>
          </w:rPr>
          <w:t>Figure 19: Homepage – Custom Machines</w:t>
        </w:r>
        <w:r>
          <w:rPr>
            <w:noProof/>
            <w:webHidden/>
          </w:rPr>
          <w:tab/>
        </w:r>
        <w:r>
          <w:rPr>
            <w:noProof/>
            <w:webHidden/>
          </w:rPr>
          <w:fldChar w:fldCharType="begin"/>
        </w:r>
        <w:r>
          <w:rPr>
            <w:noProof/>
            <w:webHidden/>
          </w:rPr>
          <w:instrText xml:space="preserve"> PAGEREF _Toc172323740 \h </w:instrText>
        </w:r>
        <w:r>
          <w:rPr>
            <w:noProof/>
            <w:webHidden/>
          </w:rPr>
        </w:r>
        <w:r>
          <w:rPr>
            <w:noProof/>
            <w:webHidden/>
          </w:rPr>
          <w:fldChar w:fldCharType="separate"/>
        </w:r>
        <w:r>
          <w:rPr>
            <w:noProof/>
            <w:webHidden/>
          </w:rPr>
          <w:t>27</w:t>
        </w:r>
        <w:r>
          <w:rPr>
            <w:noProof/>
            <w:webHidden/>
          </w:rPr>
          <w:fldChar w:fldCharType="end"/>
        </w:r>
      </w:hyperlink>
    </w:p>
    <w:p w14:paraId="2A5E720F" w14:textId="1BE87691" w:rsidR="00E3600D" w:rsidRDefault="00E3600D">
      <w:pPr>
        <w:pStyle w:val="TableofFigures"/>
        <w:tabs>
          <w:tab w:val="right" w:leader="dot" w:pos="9607"/>
        </w:tabs>
        <w:rPr>
          <w:rFonts w:asciiTheme="minorHAnsi" w:eastAsiaTheme="minorEastAsia" w:hAnsiTheme="minorHAnsi"/>
          <w:noProof/>
          <w:kern w:val="2"/>
          <w:szCs w:val="24"/>
          <w:lang w:eastAsia="en-CA"/>
        </w:rPr>
      </w:pPr>
      <w:hyperlink w:anchor="_Toc172323741" w:history="1">
        <w:r w:rsidRPr="00306364">
          <w:rPr>
            <w:rStyle w:val="Hyperlink"/>
            <w:noProof/>
          </w:rPr>
          <w:t>Figure 20: Homepage – Solutions and Services, Partner</w:t>
        </w:r>
        <w:r>
          <w:rPr>
            <w:noProof/>
            <w:webHidden/>
          </w:rPr>
          <w:tab/>
        </w:r>
        <w:r>
          <w:rPr>
            <w:noProof/>
            <w:webHidden/>
          </w:rPr>
          <w:fldChar w:fldCharType="begin"/>
        </w:r>
        <w:r>
          <w:rPr>
            <w:noProof/>
            <w:webHidden/>
          </w:rPr>
          <w:instrText xml:space="preserve"> PAGEREF _Toc172323741 \h </w:instrText>
        </w:r>
        <w:r>
          <w:rPr>
            <w:noProof/>
            <w:webHidden/>
          </w:rPr>
        </w:r>
        <w:r>
          <w:rPr>
            <w:noProof/>
            <w:webHidden/>
          </w:rPr>
          <w:fldChar w:fldCharType="separate"/>
        </w:r>
        <w:r>
          <w:rPr>
            <w:noProof/>
            <w:webHidden/>
          </w:rPr>
          <w:t>28</w:t>
        </w:r>
        <w:r>
          <w:rPr>
            <w:noProof/>
            <w:webHidden/>
          </w:rPr>
          <w:fldChar w:fldCharType="end"/>
        </w:r>
      </w:hyperlink>
    </w:p>
    <w:p w14:paraId="044A75BB" w14:textId="1E4900C3" w:rsidR="00E3600D" w:rsidRDefault="00E3600D">
      <w:pPr>
        <w:pStyle w:val="TableofFigures"/>
        <w:tabs>
          <w:tab w:val="right" w:leader="dot" w:pos="9607"/>
        </w:tabs>
        <w:rPr>
          <w:rFonts w:asciiTheme="minorHAnsi" w:eastAsiaTheme="minorEastAsia" w:hAnsiTheme="minorHAnsi"/>
          <w:noProof/>
          <w:kern w:val="2"/>
          <w:szCs w:val="24"/>
          <w:lang w:eastAsia="en-CA"/>
        </w:rPr>
      </w:pPr>
      <w:hyperlink w:anchor="_Toc172323742" w:history="1">
        <w:r w:rsidRPr="00306364">
          <w:rPr>
            <w:rStyle w:val="Hyperlink"/>
            <w:noProof/>
          </w:rPr>
          <w:t>Figure 21: Homepage - Testimonials</w:t>
        </w:r>
        <w:r>
          <w:rPr>
            <w:noProof/>
            <w:webHidden/>
          </w:rPr>
          <w:tab/>
        </w:r>
        <w:r>
          <w:rPr>
            <w:noProof/>
            <w:webHidden/>
          </w:rPr>
          <w:fldChar w:fldCharType="begin"/>
        </w:r>
        <w:r>
          <w:rPr>
            <w:noProof/>
            <w:webHidden/>
          </w:rPr>
          <w:instrText xml:space="preserve"> PAGEREF _Toc172323742 \h </w:instrText>
        </w:r>
        <w:r>
          <w:rPr>
            <w:noProof/>
            <w:webHidden/>
          </w:rPr>
        </w:r>
        <w:r>
          <w:rPr>
            <w:noProof/>
            <w:webHidden/>
          </w:rPr>
          <w:fldChar w:fldCharType="separate"/>
        </w:r>
        <w:r>
          <w:rPr>
            <w:noProof/>
            <w:webHidden/>
          </w:rPr>
          <w:t>29</w:t>
        </w:r>
        <w:r>
          <w:rPr>
            <w:noProof/>
            <w:webHidden/>
          </w:rPr>
          <w:fldChar w:fldCharType="end"/>
        </w:r>
      </w:hyperlink>
    </w:p>
    <w:p w14:paraId="379336F7" w14:textId="0F592FAA" w:rsidR="00E3600D" w:rsidRDefault="00E3600D">
      <w:pPr>
        <w:pStyle w:val="TableofFigures"/>
        <w:tabs>
          <w:tab w:val="right" w:leader="dot" w:pos="9607"/>
        </w:tabs>
        <w:rPr>
          <w:rFonts w:asciiTheme="minorHAnsi" w:eastAsiaTheme="minorEastAsia" w:hAnsiTheme="minorHAnsi"/>
          <w:noProof/>
          <w:kern w:val="2"/>
          <w:szCs w:val="24"/>
          <w:lang w:eastAsia="en-CA"/>
        </w:rPr>
      </w:pPr>
      <w:hyperlink w:anchor="_Toc172323743" w:history="1">
        <w:r w:rsidRPr="00306364">
          <w:rPr>
            <w:rStyle w:val="Hyperlink"/>
            <w:noProof/>
          </w:rPr>
          <w:t xml:space="preserve">Figure 22: </w:t>
        </w:r>
        <w:r w:rsidR="00ED57D1">
          <w:rPr>
            <w:rStyle w:val="Hyperlink"/>
            <w:noProof/>
          </w:rPr>
          <w:t>abc</w:t>
        </w:r>
        <w:r w:rsidRPr="00306364">
          <w:rPr>
            <w:rStyle w:val="Hyperlink"/>
            <w:noProof/>
          </w:rPr>
          <w:t>™ Page 1</w:t>
        </w:r>
        <w:r>
          <w:rPr>
            <w:noProof/>
            <w:webHidden/>
          </w:rPr>
          <w:tab/>
        </w:r>
        <w:r>
          <w:rPr>
            <w:noProof/>
            <w:webHidden/>
          </w:rPr>
          <w:fldChar w:fldCharType="begin"/>
        </w:r>
        <w:r>
          <w:rPr>
            <w:noProof/>
            <w:webHidden/>
          </w:rPr>
          <w:instrText xml:space="preserve"> PAGEREF _Toc172323743 \h </w:instrText>
        </w:r>
        <w:r>
          <w:rPr>
            <w:noProof/>
            <w:webHidden/>
          </w:rPr>
        </w:r>
        <w:r>
          <w:rPr>
            <w:noProof/>
            <w:webHidden/>
          </w:rPr>
          <w:fldChar w:fldCharType="separate"/>
        </w:r>
        <w:r>
          <w:rPr>
            <w:noProof/>
            <w:webHidden/>
          </w:rPr>
          <w:t>30</w:t>
        </w:r>
        <w:r>
          <w:rPr>
            <w:noProof/>
            <w:webHidden/>
          </w:rPr>
          <w:fldChar w:fldCharType="end"/>
        </w:r>
      </w:hyperlink>
    </w:p>
    <w:p w14:paraId="25B065C4" w14:textId="1AAE14B3" w:rsidR="00E3600D" w:rsidRDefault="00E3600D">
      <w:pPr>
        <w:pStyle w:val="TableofFigures"/>
        <w:tabs>
          <w:tab w:val="right" w:leader="dot" w:pos="9607"/>
        </w:tabs>
        <w:rPr>
          <w:rFonts w:asciiTheme="minorHAnsi" w:eastAsiaTheme="minorEastAsia" w:hAnsiTheme="minorHAnsi"/>
          <w:noProof/>
          <w:kern w:val="2"/>
          <w:szCs w:val="24"/>
          <w:lang w:eastAsia="en-CA"/>
        </w:rPr>
      </w:pPr>
      <w:hyperlink w:anchor="_Toc172323744" w:history="1">
        <w:r w:rsidRPr="00306364">
          <w:rPr>
            <w:rStyle w:val="Hyperlink"/>
            <w:noProof/>
          </w:rPr>
          <w:t xml:space="preserve">Figure 23: </w:t>
        </w:r>
        <w:r w:rsidR="00ED57D1">
          <w:rPr>
            <w:rStyle w:val="Hyperlink"/>
            <w:noProof/>
          </w:rPr>
          <w:t>abc</w:t>
        </w:r>
        <w:r w:rsidRPr="00306364">
          <w:rPr>
            <w:rStyle w:val="Hyperlink"/>
            <w:noProof/>
          </w:rPr>
          <w:t>™ Page 2</w:t>
        </w:r>
        <w:r>
          <w:rPr>
            <w:noProof/>
            <w:webHidden/>
          </w:rPr>
          <w:tab/>
        </w:r>
        <w:r>
          <w:rPr>
            <w:noProof/>
            <w:webHidden/>
          </w:rPr>
          <w:fldChar w:fldCharType="begin"/>
        </w:r>
        <w:r>
          <w:rPr>
            <w:noProof/>
            <w:webHidden/>
          </w:rPr>
          <w:instrText xml:space="preserve"> PAGEREF _Toc172323744 \h </w:instrText>
        </w:r>
        <w:r>
          <w:rPr>
            <w:noProof/>
            <w:webHidden/>
          </w:rPr>
        </w:r>
        <w:r>
          <w:rPr>
            <w:noProof/>
            <w:webHidden/>
          </w:rPr>
          <w:fldChar w:fldCharType="separate"/>
        </w:r>
        <w:r>
          <w:rPr>
            <w:noProof/>
            <w:webHidden/>
          </w:rPr>
          <w:t>30</w:t>
        </w:r>
        <w:r>
          <w:rPr>
            <w:noProof/>
            <w:webHidden/>
          </w:rPr>
          <w:fldChar w:fldCharType="end"/>
        </w:r>
      </w:hyperlink>
    </w:p>
    <w:p w14:paraId="7B3CE757" w14:textId="6664269D" w:rsidR="00E3600D" w:rsidRDefault="00E3600D">
      <w:pPr>
        <w:pStyle w:val="TableofFigures"/>
        <w:tabs>
          <w:tab w:val="right" w:leader="dot" w:pos="9607"/>
        </w:tabs>
        <w:rPr>
          <w:rFonts w:asciiTheme="minorHAnsi" w:eastAsiaTheme="minorEastAsia" w:hAnsiTheme="minorHAnsi"/>
          <w:noProof/>
          <w:kern w:val="2"/>
          <w:szCs w:val="24"/>
          <w:lang w:eastAsia="en-CA"/>
        </w:rPr>
      </w:pPr>
      <w:hyperlink w:anchor="_Toc172323745" w:history="1">
        <w:r w:rsidRPr="00306364">
          <w:rPr>
            <w:rStyle w:val="Hyperlink"/>
            <w:noProof/>
          </w:rPr>
          <w:t>Figure 24: Custom Machines Page 1</w:t>
        </w:r>
        <w:r>
          <w:rPr>
            <w:noProof/>
            <w:webHidden/>
          </w:rPr>
          <w:tab/>
        </w:r>
        <w:r>
          <w:rPr>
            <w:noProof/>
            <w:webHidden/>
          </w:rPr>
          <w:fldChar w:fldCharType="begin"/>
        </w:r>
        <w:r>
          <w:rPr>
            <w:noProof/>
            <w:webHidden/>
          </w:rPr>
          <w:instrText xml:space="preserve"> PAGEREF _Toc172323745 \h </w:instrText>
        </w:r>
        <w:r>
          <w:rPr>
            <w:noProof/>
            <w:webHidden/>
          </w:rPr>
        </w:r>
        <w:r>
          <w:rPr>
            <w:noProof/>
            <w:webHidden/>
          </w:rPr>
          <w:fldChar w:fldCharType="separate"/>
        </w:r>
        <w:r>
          <w:rPr>
            <w:noProof/>
            <w:webHidden/>
          </w:rPr>
          <w:t>31</w:t>
        </w:r>
        <w:r>
          <w:rPr>
            <w:noProof/>
            <w:webHidden/>
          </w:rPr>
          <w:fldChar w:fldCharType="end"/>
        </w:r>
      </w:hyperlink>
    </w:p>
    <w:p w14:paraId="6A83FE52" w14:textId="550FE374" w:rsidR="00E3600D" w:rsidRDefault="00E3600D">
      <w:pPr>
        <w:pStyle w:val="TableofFigures"/>
        <w:tabs>
          <w:tab w:val="right" w:leader="dot" w:pos="9607"/>
        </w:tabs>
        <w:rPr>
          <w:rFonts w:asciiTheme="minorHAnsi" w:eastAsiaTheme="minorEastAsia" w:hAnsiTheme="minorHAnsi"/>
          <w:noProof/>
          <w:kern w:val="2"/>
          <w:szCs w:val="24"/>
          <w:lang w:eastAsia="en-CA"/>
        </w:rPr>
      </w:pPr>
      <w:hyperlink w:anchor="_Toc172323746" w:history="1">
        <w:r w:rsidRPr="00306364">
          <w:rPr>
            <w:rStyle w:val="Hyperlink"/>
            <w:noProof/>
          </w:rPr>
          <w:t>Figure 25: Custom Machines Page 2</w:t>
        </w:r>
        <w:r>
          <w:rPr>
            <w:noProof/>
            <w:webHidden/>
          </w:rPr>
          <w:tab/>
        </w:r>
        <w:r>
          <w:rPr>
            <w:noProof/>
            <w:webHidden/>
          </w:rPr>
          <w:fldChar w:fldCharType="begin"/>
        </w:r>
        <w:r>
          <w:rPr>
            <w:noProof/>
            <w:webHidden/>
          </w:rPr>
          <w:instrText xml:space="preserve"> PAGEREF _Toc172323746 \h </w:instrText>
        </w:r>
        <w:r>
          <w:rPr>
            <w:noProof/>
            <w:webHidden/>
          </w:rPr>
        </w:r>
        <w:r>
          <w:rPr>
            <w:noProof/>
            <w:webHidden/>
          </w:rPr>
          <w:fldChar w:fldCharType="separate"/>
        </w:r>
        <w:r>
          <w:rPr>
            <w:noProof/>
            <w:webHidden/>
          </w:rPr>
          <w:t>32</w:t>
        </w:r>
        <w:r>
          <w:rPr>
            <w:noProof/>
            <w:webHidden/>
          </w:rPr>
          <w:fldChar w:fldCharType="end"/>
        </w:r>
      </w:hyperlink>
    </w:p>
    <w:p w14:paraId="64C08A98" w14:textId="140A116E" w:rsidR="00E3600D" w:rsidRDefault="00E3600D">
      <w:pPr>
        <w:pStyle w:val="TableofFigures"/>
        <w:tabs>
          <w:tab w:val="right" w:leader="dot" w:pos="9607"/>
        </w:tabs>
        <w:rPr>
          <w:rFonts w:asciiTheme="minorHAnsi" w:eastAsiaTheme="minorEastAsia" w:hAnsiTheme="minorHAnsi"/>
          <w:noProof/>
          <w:kern w:val="2"/>
          <w:szCs w:val="24"/>
          <w:lang w:eastAsia="en-CA"/>
        </w:rPr>
      </w:pPr>
      <w:hyperlink w:anchor="_Toc172323747" w:history="1">
        <w:r w:rsidRPr="00306364">
          <w:rPr>
            <w:rStyle w:val="Hyperlink"/>
            <w:noProof/>
          </w:rPr>
          <w:t>Figure 26: Case Studies Page 1</w:t>
        </w:r>
        <w:r>
          <w:rPr>
            <w:noProof/>
            <w:webHidden/>
          </w:rPr>
          <w:tab/>
        </w:r>
        <w:r>
          <w:rPr>
            <w:noProof/>
            <w:webHidden/>
          </w:rPr>
          <w:fldChar w:fldCharType="begin"/>
        </w:r>
        <w:r>
          <w:rPr>
            <w:noProof/>
            <w:webHidden/>
          </w:rPr>
          <w:instrText xml:space="preserve"> PAGEREF _Toc172323747 \h </w:instrText>
        </w:r>
        <w:r>
          <w:rPr>
            <w:noProof/>
            <w:webHidden/>
          </w:rPr>
        </w:r>
        <w:r>
          <w:rPr>
            <w:noProof/>
            <w:webHidden/>
          </w:rPr>
          <w:fldChar w:fldCharType="separate"/>
        </w:r>
        <w:r>
          <w:rPr>
            <w:noProof/>
            <w:webHidden/>
          </w:rPr>
          <w:t>33</w:t>
        </w:r>
        <w:r>
          <w:rPr>
            <w:noProof/>
            <w:webHidden/>
          </w:rPr>
          <w:fldChar w:fldCharType="end"/>
        </w:r>
      </w:hyperlink>
    </w:p>
    <w:p w14:paraId="4991DE42" w14:textId="2DD78C1E" w:rsidR="00E3600D" w:rsidRDefault="00E3600D">
      <w:pPr>
        <w:pStyle w:val="TableofFigures"/>
        <w:tabs>
          <w:tab w:val="right" w:leader="dot" w:pos="9607"/>
        </w:tabs>
        <w:rPr>
          <w:rFonts w:asciiTheme="minorHAnsi" w:eastAsiaTheme="minorEastAsia" w:hAnsiTheme="minorHAnsi"/>
          <w:noProof/>
          <w:kern w:val="2"/>
          <w:szCs w:val="24"/>
          <w:lang w:eastAsia="en-CA"/>
        </w:rPr>
      </w:pPr>
      <w:hyperlink w:anchor="_Toc172323748" w:history="1">
        <w:r w:rsidRPr="00306364">
          <w:rPr>
            <w:rStyle w:val="Hyperlink"/>
            <w:noProof/>
          </w:rPr>
          <w:t>Figure 27: Case Studies Page 2</w:t>
        </w:r>
        <w:r>
          <w:rPr>
            <w:noProof/>
            <w:webHidden/>
          </w:rPr>
          <w:tab/>
        </w:r>
        <w:r>
          <w:rPr>
            <w:noProof/>
            <w:webHidden/>
          </w:rPr>
          <w:fldChar w:fldCharType="begin"/>
        </w:r>
        <w:r>
          <w:rPr>
            <w:noProof/>
            <w:webHidden/>
          </w:rPr>
          <w:instrText xml:space="preserve"> PAGEREF _Toc172323748 \h </w:instrText>
        </w:r>
        <w:r>
          <w:rPr>
            <w:noProof/>
            <w:webHidden/>
          </w:rPr>
        </w:r>
        <w:r>
          <w:rPr>
            <w:noProof/>
            <w:webHidden/>
          </w:rPr>
          <w:fldChar w:fldCharType="separate"/>
        </w:r>
        <w:r>
          <w:rPr>
            <w:noProof/>
            <w:webHidden/>
          </w:rPr>
          <w:t>34</w:t>
        </w:r>
        <w:r>
          <w:rPr>
            <w:noProof/>
            <w:webHidden/>
          </w:rPr>
          <w:fldChar w:fldCharType="end"/>
        </w:r>
      </w:hyperlink>
    </w:p>
    <w:p w14:paraId="7C08592C" w14:textId="687179B1" w:rsidR="00E3600D" w:rsidRDefault="00E3600D">
      <w:pPr>
        <w:pStyle w:val="TableofFigures"/>
        <w:tabs>
          <w:tab w:val="right" w:leader="dot" w:pos="9607"/>
        </w:tabs>
        <w:rPr>
          <w:rFonts w:asciiTheme="minorHAnsi" w:eastAsiaTheme="minorEastAsia" w:hAnsiTheme="minorHAnsi"/>
          <w:noProof/>
          <w:kern w:val="2"/>
          <w:szCs w:val="24"/>
          <w:lang w:eastAsia="en-CA"/>
        </w:rPr>
      </w:pPr>
      <w:hyperlink w:anchor="_Toc172323749" w:history="1">
        <w:r w:rsidRPr="00306364">
          <w:rPr>
            <w:rStyle w:val="Hyperlink"/>
            <w:noProof/>
          </w:rPr>
          <w:t>Figure 28: Services Page 1</w:t>
        </w:r>
        <w:r>
          <w:rPr>
            <w:noProof/>
            <w:webHidden/>
          </w:rPr>
          <w:tab/>
        </w:r>
        <w:r>
          <w:rPr>
            <w:noProof/>
            <w:webHidden/>
          </w:rPr>
          <w:fldChar w:fldCharType="begin"/>
        </w:r>
        <w:r>
          <w:rPr>
            <w:noProof/>
            <w:webHidden/>
          </w:rPr>
          <w:instrText xml:space="preserve"> PAGEREF _Toc172323749 \h </w:instrText>
        </w:r>
        <w:r>
          <w:rPr>
            <w:noProof/>
            <w:webHidden/>
          </w:rPr>
        </w:r>
        <w:r>
          <w:rPr>
            <w:noProof/>
            <w:webHidden/>
          </w:rPr>
          <w:fldChar w:fldCharType="separate"/>
        </w:r>
        <w:r>
          <w:rPr>
            <w:noProof/>
            <w:webHidden/>
          </w:rPr>
          <w:t>35</w:t>
        </w:r>
        <w:r>
          <w:rPr>
            <w:noProof/>
            <w:webHidden/>
          </w:rPr>
          <w:fldChar w:fldCharType="end"/>
        </w:r>
      </w:hyperlink>
    </w:p>
    <w:p w14:paraId="6751ECF6" w14:textId="2D6BE64B" w:rsidR="00E3600D" w:rsidRDefault="00E3600D">
      <w:pPr>
        <w:pStyle w:val="TableofFigures"/>
        <w:tabs>
          <w:tab w:val="right" w:leader="dot" w:pos="9607"/>
        </w:tabs>
        <w:rPr>
          <w:rFonts w:asciiTheme="minorHAnsi" w:eastAsiaTheme="minorEastAsia" w:hAnsiTheme="minorHAnsi"/>
          <w:noProof/>
          <w:kern w:val="2"/>
          <w:szCs w:val="24"/>
          <w:lang w:eastAsia="en-CA"/>
        </w:rPr>
      </w:pPr>
      <w:hyperlink w:anchor="_Toc172323750" w:history="1">
        <w:r w:rsidRPr="00306364">
          <w:rPr>
            <w:rStyle w:val="Hyperlink"/>
            <w:noProof/>
          </w:rPr>
          <w:t>Figure 29: Services Page 2</w:t>
        </w:r>
        <w:r>
          <w:rPr>
            <w:noProof/>
            <w:webHidden/>
          </w:rPr>
          <w:tab/>
        </w:r>
        <w:r>
          <w:rPr>
            <w:noProof/>
            <w:webHidden/>
          </w:rPr>
          <w:fldChar w:fldCharType="begin"/>
        </w:r>
        <w:r>
          <w:rPr>
            <w:noProof/>
            <w:webHidden/>
          </w:rPr>
          <w:instrText xml:space="preserve"> PAGEREF _Toc172323750 \h </w:instrText>
        </w:r>
        <w:r>
          <w:rPr>
            <w:noProof/>
            <w:webHidden/>
          </w:rPr>
        </w:r>
        <w:r>
          <w:rPr>
            <w:noProof/>
            <w:webHidden/>
          </w:rPr>
          <w:fldChar w:fldCharType="separate"/>
        </w:r>
        <w:r>
          <w:rPr>
            <w:noProof/>
            <w:webHidden/>
          </w:rPr>
          <w:t>35</w:t>
        </w:r>
        <w:r>
          <w:rPr>
            <w:noProof/>
            <w:webHidden/>
          </w:rPr>
          <w:fldChar w:fldCharType="end"/>
        </w:r>
      </w:hyperlink>
    </w:p>
    <w:p w14:paraId="4CFC7C7F" w14:textId="5F5490CA" w:rsidR="00E3600D" w:rsidRDefault="00E3600D">
      <w:pPr>
        <w:pStyle w:val="TableofFigures"/>
        <w:tabs>
          <w:tab w:val="right" w:leader="dot" w:pos="9607"/>
        </w:tabs>
        <w:rPr>
          <w:rFonts w:asciiTheme="minorHAnsi" w:eastAsiaTheme="minorEastAsia" w:hAnsiTheme="minorHAnsi"/>
          <w:noProof/>
          <w:kern w:val="2"/>
          <w:szCs w:val="24"/>
          <w:lang w:eastAsia="en-CA"/>
        </w:rPr>
      </w:pPr>
      <w:hyperlink w:anchor="_Toc172323751" w:history="1">
        <w:r w:rsidRPr="00306364">
          <w:rPr>
            <w:rStyle w:val="Hyperlink"/>
            <w:noProof/>
          </w:rPr>
          <w:t>Figure 30: News and Events Page 1</w:t>
        </w:r>
        <w:r>
          <w:rPr>
            <w:noProof/>
            <w:webHidden/>
          </w:rPr>
          <w:tab/>
        </w:r>
        <w:r>
          <w:rPr>
            <w:noProof/>
            <w:webHidden/>
          </w:rPr>
          <w:fldChar w:fldCharType="begin"/>
        </w:r>
        <w:r>
          <w:rPr>
            <w:noProof/>
            <w:webHidden/>
          </w:rPr>
          <w:instrText xml:space="preserve"> PAGEREF _Toc172323751 \h </w:instrText>
        </w:r>
        <w:r>
          <w:rPr>
            <w:noProof/>
            <w:webHidden/>
          </w:rPr>
        </w:r>
        <w:r>
          <w:rPr>
            <w:noProof/>
            <w:webHidden/>
          </w:rPr>
          <w:fldChar w:fldCharType="separate"/>
        </w:r>
        <w:r>
          <w:rPr>
            <w:noProof/>
            <w:webHidden/>
          </w:rPr>
          <w:t>36</w:t>
        </w:r>
        <w:r>
          <w:rPr>
            <w:noProof/>
            <w:webHidden/>
          </w:rPr>
          <w:fldChar w:fldCharType="end"/>
        </w:r>
      </w:hyperlink>
    </w:p>
    <w:p w14:paraId="0D40F9E5" w14:textId="3F0828C3" w:rsidR="00E3600D" w:rsidRDefault="00E3600D">
      <w:pPr>
        <w:pStyle w:val="TableofFigures"/>
        <w:tabs>
          <w:tab w:val="right" w:leader="dot" w:pos="9607"/>
        </w:tabs>
        <w:rPr>
          <w:rFonts w:asciiTheme="minorHAnsi" w:eastAsiaTheme="minorEastAsia" w:hAnsiTheme="minorHAnsi"/>
          <w:noProof/>
          <w:kern w:val="2"/>
          <w:szCs w:val="24"/>
          <w:lang w:eastAsia="en-CA"/>
        </w:rPr>
      </w:pPr>
      <w:hyperlink w:anchor="_Toc172323752" w:history="1">
        <w:r w:rsidRPr="00306364">
          <w:rPr>
            <w:rStyle w:val="Hyperlink"/>
            <w:noProof/>
          </w:rPr>
          <w:t>Figure 31: News and Events Page 2</w:t>
        </w:r>
        <w:r>
          <w:rPr>
            <w:noProof/>
            <w:webHidden/>
          </w:rPr>
          <w:tab/>
        </w:r>
        <w:r>
          <w:rPr>
            <w:noProof/>
            <w:webHidden/>
          </w:rPr>
          <w:fldChar w:fldCharType="begin"/>
        </w:r>
        <w:r>
          <w:rPr>
            <w:noProof/>
            <w:webHidden/>
          </w:rPr>
          <w:instrText xml:space="preserve"> PAGEREF _Toc172323752 \h </w:instrText>
        </w:r>
        <w:r>
          <w:rPr>
            <w:noProof/>
            <w:webHidden/>
          </w:rPr>
        </w:r>
        <w:r>
          <w:rPr>
            <w:noProof/>
            <w:webHidden/>
          </w:rPr>
          <w:fldChar w:fldCharType="separate"/>
        </w:r>
        <w:r>
          <w:rPr>
            <w:noProof/>
            <w:webHidden/>
          </w:rPr>
          <w:t>37</w:t>
        </w:r>
        <w:r>
          <w:rPr>
            <w:noProof/>
            <w:webHidden/>
          </w:rPr>
          <w:fldChar w:fldCharType="end"/>
        </w:r>
      </w:hyperlink>
    </w:p>
    <w:p w14:paraId="10BF6CEF" w14:textId="5EAAC813" w:rsidR="00E3600D" w:rsidRDefault="00E3600D">
      <w:pPr>
        <w:pStyle w:val="TableofFigures"/>
        <w:tabs>
          <w:tab w:val="right" w:leader="dot" w:pos="9607"/>
        </w:tabs>
        <w:rPr>
          <w:rFonts w:asciiTheme="minorHAnsi" w:eastAsiaTheme="minorEastAsia" w:hAnsiTheme="minorHAnsi"/>
          <w:noProof/>
          <w:kern w:val="2"/>
          <w:szCs w:val="24"/>
          <w:lang w:eastAsia="en-CA"/>
        </w:rPr>
      </w:pPr>
      <w:hyperlink w:anchor="_Toc172323753" w:history="1">
        <w:r w:rsidRPr="00306364">
          <w:rPr>
            <w:rStyle w:val="Hyperlink"/>
            <w:noProof/>
          </w:rPr>
          <w:t>Figure 32: News and Events Page 3</w:t>
        </w:r>
        <w:r>
          <w:rPr>
            <w:noProof/>
            <w:webHidden/>
          </w:rPr>
          <w:tab/>
        </w:r>
        <w:r>
          <w:rPr>
            <w:noProof/>
            <w:webHidden/>
          </w:rPr>
          <w:fldChar w:fldCharType="begin"/>
        </w:r>
        <w:r>
          <w:rPr>
            <w:noProof/>
            <w:webHidden/>
          </w:rPr>
          <w:instrText xml:space="preserve"> PAGEREF _Toc172323753 \h </w:instrText>
        </w:r>
        <w:r>
          <w:rPr>
            <w:noProof/>
            <w:webHidden/>
          </w:rPr>
        </w:r>
        <w:r>
          <w:rPr>
            <w:noProof/>
            <w:webHidden/>
          </w:rPr>
          <w:fldChar w:fldCharType="separate"/>
        </w:r>
        <w:r>
          <w:rPr>
            <w:noProof/>
            <w:webHidden/>
          </w:rPr>
          <w:t>37</w:t>
        </w:r>
        <w:r>
          <w:rPr>
            <w:noProof/>
            <w:webHidden/>
          </w:rPr>
          <w:fldChar w:fldCharType="end"/>
        </w:r>
      </w:hyperlink>
    </w:p>
    <w:p w14:paraId="1AC2BCC8" w14:textId="39E9C9E6" w:rsidR="00E3600D" w:rsidRDefault="00E3600D">
      <w:pPr>
        <w:pStyle w:val="TableofFigures"/>
        <w:tabs>
          <w:tab w:val="right" w:leader="dot" w:pos="9607"/>
        </w:tabs>
        <w:rPr>
          <w:rFonts w:asciiTheme="minorHAnsi" w:eastAsiaTheme="minorEastAsia" w:hAnsiTheme="minorHAnsi"/>
          <w:noProof/>
          <w:kern w:val="2"/>
          <w:szCs w:val="24"/>
          <w:lang w:eastAsia="en-CA"/>
        </w:rPr>
      </w:pPr>
      <w:hyperlink w:anchor="_Toc172323754" w:history="1">
        <w:r w:rsidRPr="00306364">
          <w:rPr>
            <w:rStyle w:val="Hyperlink"/>
            <w:noProof/>
          </w:rPr>
          <w:t>Figure 33: Contact Us Page - Form</w:t>
        </w:r>
        <w:r>
          <w:rPr>
            <w:noProof/>
            <w:webHidden/>
          </w:rPr>
          <w:tab/>
        </w:r>
        <w:r>
          <w:rPr>
            <w:noProof/>
            <w:webHidden/>
          </w:rPr>
          <w:fldChar w:fldCharType="begin"/>
        </w:r>
        <w:r>
          <w:rPr>
            <w:noProof/>
            <w:webHidden/>
          </w:rPr>
          <w:instrText xml:space="preserve"> PAGEREF _Toc172323754 \h </w:instrText>
        </w:r>
        <w:r>
          <w:rPr>
            <w:noProof/>
            <w:webHidden/>
          </w:rPr>
        </w:r>
        <w:r>
          <w:rPr>
            <w:noProof/>
            <w:webHidden/>
          </w:rPr>
          <w:fldChar w:fldCharType="separate"/>
        </w:r>
        <w:r>
          <w:rPr>
            <w:noProof/>
            <w:webHidden/>
          </w:rPr>
          <w:t>38</w:t>
        </w:r>
        <w:r>
          <w:rPr>
            <w:noProof/>
            <w:webHidden/>
          </w:rPr>
          <w:fldChar w:fldCharType="end"/>
        </w:r>
      </w:hyperlink>
    </w:p>
    <w:p w14:paraId="3BD101B9" w14:textId="55A76D59" w:rsidR="00E3600D" w:rsidRDefault="00E3600D">
      <w:pPr>
        <w:pStyle w:val="TableofFigures"/>
        <w:tabs>
          <w:tab w:val="right" w:leader="dot" w:pos="9607"/>
        </w:tabs>
        <w:rPr>
          <w:rFonts w:asciiTheme="minorHAnsi" w:eastAsiaTheme="minorEastAsia" w:hAnsiTheme="minorHAnsi"/>
          <w:noProof/>
          <w:kern w:val="2"/>
          <w:szCs w:val="24"/>
          <w:lang w:eastAsia="en-CA"/>
        </w:rPr>
      </w:pPr>
      <w:hyperlink w:anchor="_Toc172323755" w:history="1">
        <w:r w:rsidRPr="00306364">
          <w:rPr>
            <w:rStyle w:val="Hyperlink"/>
            <w:noProof/>
          </w:rPr>
          <w:t>Figure 34: Contact Us Page – Google Maps</w:t>
        </w:r>
        <w:r>
          <w:rPr>
            <w:noProof/>
            <w:webHidden/>
          </w:rPr>
          <w:tab/>
        </w:r>
        <w:r>
          <w:rPr>
            <w:noProof/>
            <w:webHidden/>
          </w:rPr>
          <w:fldChar w:fldCharType="begin"/>
        </w:r>
        <w:r>
          <w:rPr>
            <w:noProof/>
            <w:webHidden/>
          </w:rPr>
          <w:instrText xml:space="preserve"> PAGEREF _Toc172323755 \h </w:instrText>
        </w:r>
        <w:r>
          <w:rPr>
            <w:noProof/>
            <w:webHidden/>
          </w:rPr>
        </w:r>
        <w:r>
          <w:rPr>
            <w:noProof/>
            <w:webHidden/>
          </w:rPr>
          <w:fldChar w:fldCharType="separate"/>
        </w:r>
        <w:r>
          <w:rPr>
            <w:noProof/>
            <w:webHidden/>
          </w:rPr>
          <w:t>39</w:t>
        </w:r>
        <w:r>
          <w:rPr>
            <w:noProof/>
            <w:webHidden/>
          </w:rPr>
          <w:fldChar w:fldCharType="end"/>
        </w:r>
      </w:hyperlink>
    </w:p>
    <w:p w14:paraId="5C3BF178" w14:textId="2DB6423C" w:rsidR="00E3600D" w:rsidRDefault="00E3600D">
      <w:pPr>
        <w:pStyle w:val="TableofFigures"/>
        <w:tabs>
          <w:tab w:val="right" w:leader="dot" w:pos="9607"/>
        </w:tabs>
        <w:rPr>
          <w:rFonts w:asciiTheme="minorHAnsi" w:eastAsiaTheme="minorEastAsia" w:hAnsiTheme="minorHAnsi"/>
          <w:noProof/>
          <w:kern w:val="2"/>
          <w:szCs w:val="24"/>
          <w:lang w:eastAsia="en-CA"/>
        </w:rPr>
      </w:pPr>
      <w:hyperlink w:anchor="_Toc172323756" w:history="1">
        <w:r w:rsidRPr="00306364">
          <w:rPr>
            <w:rStyle w:val="Hyperlink"/>
            <w:i/>
            <w:noProof/>
          </w:rPr>
          <w:t>Figure 35: Admin Login Page</w:t>
        </w:r>
        <w:r>
          <w:rPr>
            <w:noProof/>
            <w:webHidden/>
          </w:rPr>
          <w:tab/>
        </w:r>
        <w:r>
          <w:rPr>
            <w:noProof/>
            <w:webHidden/>
          </w:rPr>
          <w:fldChar w:fldCharType="begin"/>
        </w:r>
        <w:r>
          <w:rPr>
            <w:noProof/>
            <w:webHidden/>
          </w:rPr>
          <w:instrText xml:space="preserve"> PAGEREF _Toc172323756 \h </w:instrText>
        </w:r>
        <w:r>
          <w:rPr>
            <w:noProof/>
            <w:webHidden/>
          </w:rPr>
        </w:r>
        <w:r>
          <w:rPr>
            <w:noProof/>
            <w:webHidden/>
          </w:rPr>
          <w:fldChar w:fldCharType="separate"/>
        </w:r>
        <w:r>
          <w:rPr>
            <w:noProof/>
            <w:webHidden/>
          </w:rPr>
          <w:t>40</w:t>
        </w:r>
        <w:r>
          <w:rPr>
            <w:noProof/>
            <w:webHidden/>
          </w:rPr>
          <w:fldChar w:fldCharType="end"/>
        </w:r>
      </w:hyperlink>
    </w:p>
    <w:p w14:paraId="02AB6B94" w14:textId="48C9BCDE" w:rsidR="00E3600D" w:rsidRDefault="00E3600D">
      <w:pPr>
        <w:pStyle w:val="TableofFigures"/>
        <w:tabs>
          <w:tab w:val="right" w:leader="dot" w:pos="9607"/>
        </w:tabs>
        <w:rPr>
          <w:rFonts w:asciiTheme="minorHAnsi" w:eastAsiaTheme="minorEastAsia" w:hAnsiTheme="minorHAnsi"/>
          <w:noProof/>
          <w:kern w:val="2"/>
          <w:szCs w:val="24"/>
          <w:lang w:eastAsia="en-CA"/>
        </w:rPr>
      </w:pPr>
      <w:hyperlink w:anchor="_Toc172323757" w:history="1">
        <w:r w:rsidRPr="00306364">
          <w:rPr>
            <w:rStyle w:val="Hyperlink"/>
            <w:i/>
            <w:noProof/>
          </w:rPr>
          <w:t>Figure 36: Password recovery page</w:t>
        </w:r>
        <w:r>
          <w:rPr>
            <w:noProof/>
            <w:webHidden/>
          </w:rPr>
          <w:tab/>
        </w:r>
        <w:r>
          <w:rPr>
            <w:noProof/>
            <w:webHidden/>
          </w:rPr>
          <w:fldChar w:fldCharType="begin"/>
        </w:r>
        <w:r>
          <w:rPr>
            <w:noProof/>
            <w:webHidden/>
          </w:rPr>
          <w:instrText xml:space="preserve"> PAGEREF _Toc172323757 \h </w:instrText>
        </w:r>
        <w:r>
          <w:rPr>
            <w:noProof/>
            <w:webHidden/>
          </w:rPr>
        </w:r>
        <w:r>
          <w:rPr>
            <w:noProof/>
            <w:webHidden/>
          </w:rPr>
          <w:fldChar w:fldCharType="separate"/>
        </w:r>
        <w:r>
          <w:rPr>
            <w:noProof/>
            <w:webHidden/>
          </w:rPr>
          <w:t>41</w:t>
        </w:r>
        <w:r>
          <w:rPr>
            <w:noProof/>
            <w:webHidden/>
          </w:rPr>
          <w:fldChar w:fldCharType="end"/>
        </w:r>
      </w:hyperlink>
    </w:p>
    <w:p w14:paraId="054ABE39" w14:textId="372E5D0E" w:rsidR="00E3600D" w:rsidRDefault="00E3600D">
      <w:pPr>
        <w:pStyle w:val="TableofFigures"/>
        <w:tabs>
          <w:tab w:val="right" w:leader="dot" w:pos="9607"/>
        </w:tabs>
        <w:rPr>
          <w:rFonts w:asciiTheme="minorHAnsi" w:eastAsiaTheme="minorEastAsia" w:hAnsiTheme="minorHAnsi"/>
          <w:noProof/>
          <w:kern w:val="2"/>
          <w:szCs w:val="24"/>
          <w:lang w:eastAsia="en-CA"/>
        </w:rPr>
      </w:pPr>
      <w:hyperlink w:anchor="_Toc172323758" w:history="1">
        <w:r w:rsidRPr="00306364">
          <w:rPr>
            <w:rStyle w:val="Hyperlink"/>
            <w:i/>
            <w:noProof/>
          </w:rPr>
          <w:t>Figure 37: Reset password page</w:t>
        </w:r>
        <w:r>
          <w:rPr>
            <w:noProof/>
            <w:webHidden/>
          </w:rPr>
          <w:tab/>
        </w:r>
        <w:r>
          <w:rPr>
            <w:noProof/>
            <w:webHidden/>
          </w:rPr>
          <w:fldChar w:fldCharType="begin"/>
        </w:r>
        <w:r>
          <w:rPr>
            <w:noProof/>
            <w:webHidden/>
          </w:rPr>
          <w:instrText xml:space="preserve"> PAGEREF _Toc172323758 \h </w:instrText>
        </w:r>
        <w:r>
          <w:rPr>
            <w:noProof/>
            <w:webHidden/>
          </w:rPr>
        </w:r>
        <w:r>
          <w:rPr>
            <w:noProof/>
            <w:webHidden/>
          </w:rPr>
          <w:fldChar w:fldCharType="separate"/>
        </w:r>
        <w:r>
          <w:rPr>
            <w:noProof/>
            <w:webHidden/>
          </w:rPr>
          <w:t>42</w:t>
        </w:r>
        <w:r>
          <w:rPr>
            <w:noProof/>
            <w:webHidden/>
          </w:rPr>
          <w:fldChar w:fldCharType="end"/>
        </w:r>
      </w:hyperlink>
    </w:p>
    <w:p w14:paraId="1F703FB1" w14:textId="3C9CC50E" w:rsidR="00E3600D" w:rsidRDefault="00E3600D">
      <w:pPr>
        <w:pStyle w:val="TableofFigures"/>
        <w:tabs>
          <w:tab w:val="right" w:leader="dot" w:pos="9607"/>
        </w:tabs>
        <w:rPr>
          <w:rFonts w:asciiTheme="minorHAnsi" w:eastAsiaTheme="minorEastAsia" w:hAnsiTheme="minorHAnsi"/>
          <w:noProof/>
          <w:kern w:val="2"/>
          <w:szCs w:val="24"/>
          <w:lang w:eastAsia="en-CA"/>
        </w:rPr>
      </w:pPr>
      <w:hyperlink w:anchor="_Toc172323759" w:history="1">
        <w:r w:rsidRPr="00306364">
          <w:rPr>
            <w:rStyle w:val="Hyperlink"/>
            <w:i/>
            <w:noProof/>
          </w:rPr>
          <w:t>Figure 38: Admin panel main page – Admin view</w:t>
        </w:r>
        <w:r>
          <w:rPr>
            <w:noProof/>
            <w:webHidden/>
          </w:rPr>
          <w:tab/>
        </w:r>
        <w:r>
          <w:rPr>
            <w:noProof/>
            <w:webHidden/>
          </w:rPr>
          <w:fldChar w:fldCharType="begin"/>
        </w:r>
        <w:r>
          <w:rPr>
            <w:noProof/>
            <w:webHidden/>
          </w:rPr>
          <w:instrText xml:space="preserve"> PAGEREF _Toc172323759 \h </w:instrText>
        </w:r>
        <w:r>
          <w:rPr>
            <w:noProof/>
            <w:webHidden/>
          </w:rPr>
        </w:r>
        <w:r>
          <w:rPr>
            <w:noProof/>
            <w:webHidden/>
          </w:rPr>
          <w:fldChar w:fldCharType="separate"/>
        </w:r>
        <w:r>
          <w:rPr>
            <w:noProof/>
            <w:webHidden/>
          </w:rPr>
          <w:t>43</w:t>
        </w:r>
        <w:r>
          <w:rPr>
            <w:noProof/>
            <w:webHidden/>
          </w:rPr>
          <w:fldChar w:fldCharType="end"/>
        </w:r>
      </w:hyperlink>
    </w:p>
    <w:p w14:paraId="30482F80" w14:textId="601CD075" w:rsidR="00E3600D" w:rsidRDefault="00E3600D">
      <w:pPr>
        <w:pStyle w:val="TableofFigures"/>
        <w:tabs>
          <w:tab w:val="right" w:leader="dot" w:pos="9607"/>
        </w:tabs>
        <w:rPr>
          <w:rFonts w:asciiTheme="minorHAnsi" w:eastAsiaTheme="minorEastAsia" w:hAnsiTheme="minorHAnsi"/>
          <w:noProof/>
          <w:kern w:val="2"/>
          <w:szCs w:val="24"/>
          <w:lang w:eastAsia="en-CA"/>
        </w:rPr>
      </w:pPr>
      <w:hyperlink w:anchor="_Toc172323760" w:history="1">
        <w:r w:rsidRPr="00306364">
          <w:rPr>
            <w:rStyle w:val="Hyperlink"/>
            <w:i/>
            <w:noProof/>
          </w:rPr>
          <w:t>Figure 39: Admin panel main page – Marketing view</w:t>
        </w:r>
        <w:r>
          <w:rPr>
            <w:noProof/>
            <w:webHidden/>
          </w:rPr>
          <w:tab/>
        </w:r>
        <w:r>
          <w:rPr>
            <w:noProof/>
            <w:webHidden/>
          </w:rPr>
          <w:fldChar w:fldCharType="begin"/>
        </w:r>
        <w:r>
          <w:rPr>
            <w:noProof/>
            <w:webHidden/>
          </w:rPr>
          <w:instrText xml:space="preserve"> PAGEREF _Toc172323760 \h </w:instrText>
        </w:r>
        <w:r>
          <w:rPr>
            <w:noProof/>
            <w:webHidden/>
          </w:rPr>
        </w:r>
        <w:r>
          <w:rPr>
            <w:noProof/>
            <w:webHidden/>
          </w:rPr>
          <w:fldChar w:fldCharType="separate"/>
        </w:r>
        <w:r>
          <w:rPr>
            <w:noProof/>
            <w:webHidden/>
          </w:rPr>
          <w:t>44</w:t>
        </w:r>
        <w:r>
          <w:rPr>
            <w:noProof/>
            <w:webHidden/>
          </w:rPr>
          <w:fldChar w:fldCharType="end"/>
        </w:r>
      </w:hyperlink>
    </w:p>
    <w:p w14:paraId="5C5313A8" w14:textId="67ADA452" w:rsidR="00E3600D" w:rsidRDefault="00E3600D">
      <w:pPr>
        <w:pStyle w:val="TableofFigures"/>
        <w:tabs>
          <w:tab w:val="right" w:leader="dot" w:pos="9607"/>
        </w:tabs>
        <w:rPr>
          <w:rFonts w:asciiTheme="minorHAnsi" w:eastAsiaTheme="minorEastAsia" w:hAnsiTheme="minorHAnsi"/>
          <w:noProof/>
          <w:kern w:val="2"/>
          <w:szCs w:val="24"/>
          <w:lang w:eastAsia="en-CA"/>
        </w:rPr>
      </w:pPr>
      <w:hyperlink w:anchor="_Toc172323761" w:history="1">
        <w:r w:rsidRPr="00306364">
          <w:rPr>
            <w:rStyle w:val="Hyperlink"/>
            <w:i/>
            <w:noProof/>
          </w:rPr>
          <w:t>Figure 40: Users table – Available only for admin view</w:t>
        </w:r>
        <w:r>
          <w:rPr>
            <w:noProof/>
            <w:webHidden/>
          </w:rPr>
          <w:tab/>
        </w:r>
        <w:r>
          <w:rPr>
            <w:noProof/>
            <w:webHidden/>
          </w:rPr>
          <w:fldChar w:fldCharType="begin"/>
        </w:r>
        <w:r>
          <w:rPr>
            <w:noProof/>
            <w:webHidden/>
          </w:rPr>
          <w:instrText xml:space="preserve"> PAGEREF _Toc172323761 \h </w:instrText>
        </w:r>
        <w:r>
          <w:rPr>
            <w:noProof/>
            <w:webHidden/>
          </w:rPr>
        </w:r>
        <w:r>
          <w:rPr>
            <w:noProof/>
            <w:webHidden/>
          </w:rPr>
          <w:fldChar w:fldCharType="separate"/>
        </w:r>
        <w:r>
          <w:rPr>
            <w:noProof/>
            <w:webHidden/>
          </w:rPr>
          <w:t>44</w:t>
        </w:r>
        <w:r>
          <w:rPr>
            <w:noProof/>
            <w:webHidden/>
          </w:rPr>
          <w:fldChar w:fldCharType="end"/>
        </w:r>
      </w:hyperlink>
    </w:p>
    <w:p w14:paraId="7A260788" w14:textId="068F23FA" w:rsidR="00E3600D" w:rsidRDefault="00E3600D">
      <w:pPr>
        <w:pStyle w:val="TableofFigures"/>
        <w:tabs>
          <w:tab w:val="right" w:leader="dot" w:pos="9607"/>
        </w:tabs>
        <w:rPr>
          <w:rFonts w:asciiTheme="minorHAnsi" w:eastAsiaTheme="minorEastAsia" w:hAnsiTheme="minorHAnsi"/>
          <w:noProof/>
          <w:kern w:val="2"/>
          <w:szCs w:val="24"/>
          <w:lang w:eastAsia="en-CA"/>
        </w:rPr>
      </w:pPr>
      <w:hyperlink w:anchor="_Toc172323762" w:history="1">
        <w:r w:rsidRPr="00306364">
          <w:rPr>
            <w:rStyle w:val="Hyperlink"/>
            <w:i/>
            <w:noProof/>
          </w:rPr>
          <w:t>Figure 41: Case Studies table</w:t>
        </w:r>
        <w:r>
          <w:rPr>
            <w:noProof/>
            <w:webHidden/>
          </w:rPr>
          <w:tab/>
        </w:r>
        <w:r>
          <w:rPr>
            <w:noProof/>
            <w:webHidden/>
          </w:rPr>
          <w:fldChar w:fldCharType="begin"/>
        </w:r>
        <w:r>
          <w:rPr>
            <w:noProof/>
            <w:webHidden/>
          </w:rPr>
          <w:instrText xml:space="preserve"> PAGEREF _Toc172323762 \h </w:instrText>
        </w:r>
        <w:r>
          <w:rPr>
            <w:noProof/>
            <w:webHidden/>
          </w:rPr>
        </w:r>
        <w:r>
          <w:rPr>
            <w:noProof/>
            <w:webHidden/>
          </w:rPr>
          <w:fldChar w:fldCharType="separate"/>
        </w:r>
        <w:r>
          <w:rPr>
            <w:noProof/>
            <w:webHidden/>
          </w:rPr>
          <w:t>45</w:t>
        </w:r>
        <w:r>
          <w:rPr>
            <w:noProof/>
            <w:webHidden/>
          </w:rPr>
          <w:fldChar w:fldCharType="end"/>
        </w:r>
      </w:hyperlink>
    </w:p>
    <w:p w14:paraId="1FFBD95B" w14:textId="77970FDB" w:rsidR="00E3600D" w:rsidRDefault="00E3600D">
      <w:pPr>
        <w:pStyle w:val="TableofFigures"/>
        <w:tabs>
          <w:tab w:val="right" w:leader="dot" w:pos="9607"/>
        </w:tabs>
        <w:rPr>
          <w:rFonts w:asciiTheme="minorHAnsi" w:eastAsiaTheme="minorEastAsia" w:hAnsiTheme="minorHAnsi"/>
          <w:noProof/>
          <w:kern w:val="2"/>
          <w:szCs w:val="24"/>
          <w:lang w:eastAsia="en-CA"/>
        </w:rPr>
      </w:pPr>
      <w:hyperlink w:anchor="_Toc172323763" w:history="1">
        <w:r w:rsidRPr="00306364">
          <w:rPr>
            <w:rStyle w:val="Hyperlink"/>
            <w:i/>
            <w:noProof/>
          </w:rPr>
          <w:t>Figure 42: User creation form – Available only for admin view</w:t>
        </w:r>
        <w:r>
          <w:rPr>
            <w:noProof/>
            <w:webHidden/>
          </w:rPr>
          <w:tab/>
        </w:r>
        <w:r>
          <w:rPr>
            <w:noProof/>
            <w:webHidden/>
          </w:rPr>
          <w:fldChar w:fldCharType="begin"/>
        </w:r>
        <w:r>
          <w:rPr>
            <w:noProof/>
            <w:webHidden/>
          </w:rPr>
          <w:instrText xml:space="preserve"> PAGEREF _Toc172323763 \h </w:instrText>
        </w:r>
        <w:r>
          <w:rPr>
            <w:noProof/>
            <w:webHidden/>
          </w:rPr>
        </w:r>
        <w:r>
          <w:rPr>
            <w:noProof/>
            <w:webHidden/>
          </w:rPr>
          <w:fldChar w:fldCharType="separate"/>
        </w:r>
        <w:r>
          <w:rPr>
            <w:noProof/>
            <w:webHidden/>
          </w:rPr>
          <w:t>46</w:t>
        </w:r>
        <w:r>
          <w:rPr>
            <w:noProof/>
            <w:webHidden/>
          </w:rPr>
          <w:fldChar w:fldCharType="end"/>
        </w:r>
      </w:hyperlink>
    </w:p>
    <w:p w14:paraId="1BCE2FBC" w14:textId="41B4EF93" w:rsidR="00E3600D" w:rsidRDefault="00E3600D">
      <w:pPr>
        <w:pStyle w:val="TableofFigures"/>
        <w:tabs>
          <w:tab w:val="right" w:leader="dot" w:pos="9607"/>
        </w:tabs>
        <w:rPr>
          <w:rFonts w:asciiTheme="minorHAnsi" w:eastAsiaTheme="minorEastAsia" w:hAnsiTheme="minorHAnsi"/>
          <w:noProof/>
          <w:kern w:val="2"/>
          <w:szCs w:val="24"/>
          <w:lang w:eastAsia="en-CA"/>
        </w:rPr>
      </w:pPr>
      <w:hyperlink w:anchor="_Toc172323764" w:history="1">
        <w:r w:rsidRPr="00306364">
          <w:rPr>
            <w:rStyle w:val="Hyperlink"/>
            <w:i/>
            <w:noProof/>
          </w:rPr>
          <w:t>Figure 43: Case studies creation form</w:t>
        </w:r>
        <w:r>
          <w:rPr>
            <w:noProof/>
            <w:webHidden/>
          </w:rPr>
          <w:tab/>
        </w:r>
        <w:r>
          <w:rPr>
            <w:noProof/>
            <w:webHidden/>
          </w:rPr>
          <w:fldChar w:fldCharType="begin"/>
        </w:r>
        <w:r>
          <w:rPr>
            <w:noProof/>
            <w:webHidden/>
          </w:rPr>
          <w:instrText xml:space="preserve"> PAGEREF _Toc172323764 \h </w:instrText>
        </w:r>
        <w:r>
          <w:rPr>
            <w:noProof/>
            <w:webHidden/>
          </w:rPr>
        </w:r>
        <w:r>
          <w:rPr>
            <w:noProof/>
            <w:webHidden/>
          </w:rPr>
          <w:fldChar w:fldCharType="separate"/>
        </w:r>
        <w:r>
          <w:rPr>
            <w:noProof/>
            <w:webHidden/>
          </w:rPr>
          <w:t>54</w:t>
        </w:r>
        <w:r>
          <w:rPr>
            <w:noProof/>
            <w:webHidden/>
          </w:rPr>
          <w:fldChar w:fldCharType="end"/>
        </w:r>
      </w:hyperlink>
    </w:p>
    <w:p w14:paraId="5009F133" w14:textId="2C8A92EA" w:rsidR="00E3600D" w:rsidRDefault="00E3600D">
      <w:pPr>
        <w:pStyle w:val="TableofFigures"/>
        <w:tabs>
          <w:tab w:val="right" w:leader="dot" w:pos="9607"/>
        </w:tabs>
        <w:rPr>
          <w:rFonts w:asciiTheme="minorHAnsi" w:eastAsiaTheme="minorEastAsia" w:hAnsiTheme="minorHAnsi"/>
          <w:noProof/>
          <w:kern w:val="2"/>
          <w:szCs w:val="24"/>
          <w:lang w:eastAsia="en-CA"/>
        </w:rPr>
      </w:pPr>
      <w:hyperlink w:anchor="_Toc172323765" w:history="1">
        <w:r w:rsidRPr="00306364">
          <w:rPr>
            <w:rStyle w:val="Hyperlink"/>
            <w:noProof/>
          </w:rPr>
          <w:t>Figure 44: Careers Table</w:t>
        </w:r>
        <w:r>
          <w:rPr>
            <w:noProof/>
            <w:webHidden/>
          </w:rPr>
          <w:tab/>
        </w:r>
        <w:r>
          <w:rPr>
            <w:noProof/>
            <w:webHidden/>
          </w:rPr>
          <w:fldChar w:fldCharType="begin"/>
        </w:r>
        <w:r>
          <w:rPr>
            <w:noProof/>
            <w:webHidden/>
          </w:rPr>
          <w:instrText xml:space="preserve"> PAGEREF _Toc172323765 \h </w:instrText>
        </w:r>
        <w:r>
          <w:rPr>
            <w:noProof/>
            <w:webHidden/>
          </w:rPr>
        </w:r>
        <w:r>
          <w:rPr>
            <w:noProof/>
            <w:webHidden/>
          </w:rPr>
          <w:fldChar w:fldCharType="separate"/>
        </w:r>
        <w:r>
          <w:rPr>
            <w:noProof/>
            <w:webHidden/>
          </w:rPr>
          <w:t>55</w:t>
        </w:r>
        <w:r>
          <w:rPr>
            <w:noProof/>
            <w:webHidden/>
          </w:rPr>
          <w:fldChar w:fldCharType="end"/>
        </w:r>
      </w:hyperlink>
    </w:p>
    <w:p w14:paraId="28770A52" w14:textId="2C7C8BFD" w:rsidR="00E3600D" w:rsidRDefault="00E3600D">
      <w:pPr>
        <w:pStyle w:val="TableofFigures"/>
        <w:tabs>
          <w:tab w:val="right" w:leader="dot" w:pos="9607"/>
        </w:tabs>
        <w:rPr>
          <w:rFonts w:asciiTheme="minorHAnsi" w:eastAsiaTheme="minorEastAsia" w:hAnsiTheme="minorHAnsi"/>
          <w:noProof/>
          <w:kern w:val="2"/>
          <w:szCs w:val="24"/>
          <w:lang w:eastAsia="en-CA"/>
        </w:rPr>
      </w:pPr>
      <w:hyperlink w:anchor="_Toc172323766" w:history="1">
        <w:r w:rsidRPr="00306364">
          <w:rPr>
            <w:rStyle w:val="Hyperlink"/>
            <w:noProof/>
          </w:rPr>
          <w:t>Figure 45: Testimonials Table</w:t>
        </w:r>
        <w:r>
          <w:rPr>
            <w:noProof/>
            <w:webHidden/>
          </w:rPr>
          <w:tab/>
        </w:r>
        <w:r>
          <w:rPr>
            <w:noProof/>
            <w:webHidden/>
          </w:rPr>
          <w:fldChar w:fldCharType="begin"/>
        </w:r>
        <w:r>
          <w:rPr>
            <w:noProof/>
            <w:webHidden/>
          </w:rPr>
          <w:instrText xml:space="preserve"> PAGEREF _Toc172323766 \h </w:instrText>
        </w:r>
        <w:r>
          <w:rPr>
            <w:noProof/>
            <w:webHidden/>
          </w:rPr>
        </w:r>
        <w:r>
          <w:rPr>
            <w:noProof/>
            <w:webHidden/>
          </w:rPr>
          <w:fldChar w:fldCharType="separate"/>
        </w:r>
        <w:r>
          <w:rPr>
            <w:noProof/>
            <w:webHidden/>
          </w:rPr>
          <w:t>56</w:t>
        </w:r>
        <w:r>
          <w:rPr>
            <w:noProof/>
            <w:webHidden/>
          </w:rPr>
          <w:fldChar w:fldCharType="end"/>
        </w:r>
      </w:hyperlink>
    </w:p>
    <w:p w14:paraId="79D3A8A1" w14:textId="1C0D7353" w:rsidR="00E3600D" w:rsidRDefault="00E3600D">
      <w:pPr>
        <w:pStyle w:val="TableofFigures"/>
        <w:tabs>
          <w:tab w:val="right" w:leader="dot" w:pos="9607"/>
        </w:tabs>
        <w:rPr>
          <w:rFonts w:asciiTheme="minorHAnsi" w:eastAsiaTheme="minorEastAsia" w:hAnsiTheme="minorHAnsi"/>
          <w:noProof/>
          <w:kern w:val="2"/>
          <w:szCs w:val="24"/>
          <w:lang w:eastAsia="en-CA"/>
        </w:rPr>
      </w:pPr>
      <w:hyperlink w:anchor="_Toc172323767" w:history="1">
        <w:r w:rsidRPr="00306364">
          <w:rPr>
            <w:rStyle w:val="Hyperlink"/>
            <w:noProof/>
          </w:rPr>
          <w:t>Figure 46: News and Events Table</w:t>
        </w:r>
        <w:r>
          <w:rPr>
            <w:noProof/>
            <w:webHidden/>
          </w:rPr>
          <w:tab/>
        </w:r>
        <w:r>
          <w:rPr>
            <w:noProof/>
            <w:webHidden/>
          </w:rPr>
          <w:fldChar w:fldCharType="begin"/>
        </w:r>
        <w:r>
          <w:rPr>
            <w:noProof/>
            <w:webHidden/>
          </w:rPr>
          <w:instrText xml:space="preserve"> PAGEREF _Toc172323767 \h </w:instrText>
        </w:r>
        <w:r>
          <w:rPr>
            <w:noProof/>
            <w:webHidden/>
          </w:rPr>
        </w:r>
        <w:r>
          <w:rPr>
            <w:noProof/>
            <w:webHidden/>
          </w:rPr>
          <w:fldChar w:fldCharType="separate"/>
        </w:r>
        <w:r>
          <w:rPr>
            <w:noProof/>
            <w:webHidden/>
          </w:rPr>
          <w:t>57</w:t>
        </w:r>
        <w:r>
          <w:rPr>
            <w:noProof/>
            <w:webHidden/>
          </w:rPr>
          <w:fldChar w:fldCharType="end"/>
        </w:r>
      </w:hyperlink>
    </w:p>
    <w:p w14:paraId="47F91536" w14:textId="1CF7C9C5" w:rsidR="00E3600D" w:rsidRDefault="00E3600D">
      <w:pPr>
        <w:pStyle w:val="TableofFigures"/>
        <w:tabs>
          <w:tab w:val="right" w:leader="dot" w:pos="9607"/>
        </w:tabs>
        <w:rPr>
          <w:rFonts w:asciiTheme="minorHAnsi" w:eastAsiaTheme="minorEastAsia" w:hAnsiTheme="minorHAnsi"/>
          <w:noProof/>
          <w:kern w:val="2"/>
          <w:szCs w:val="24"/>
          <w:lang w:eastAsia="en-CA"/>
        </w:rPr>
      </w:pPr>
      <w:hyperlink w:anchor="_Toc172323768" w:history="1">
        <w:r w:rsidRPr="00306364">
          <w:rPr>
            <w:rStyle w:val="Hyperlink"/>
            <w:noProof/>
          </w:rPr>
          <w:t>Figure 47: Gantt Milestone 3</w:t>
        </w:r>
        <w:r>
          <w:rPr>
            <w:noProof/>
            <w:webHidden/>
          </w:rPr>
          <w:tab/>
        </w:r>
        <w:r>
          <w:rPr>
            <w:noProof/>
            <w:webHidden/>
          </w:rPr>
          <w:fldChar w:fldCharType="begin"/>
        </w:r>
        <w:r>
          <w:rPr>
            <w:noProof/>
            <w:webHidden/>
          </w:rPr>
          <w:instrText xml:space="preserve"> PAGEREF _Toc172323768 \h </w:instrText>
        </w:r>
        <w:r>
          <w:rPr>
            <w:noProof/>
            <w:webHidden/>
          </w:rPr>
        </w:r>
        <w:r>
          <w:rPr>
            <w:noProof/>
            <w:webHidden/>
          </w:rPr>
          <w:fldChar w:fldCharType="separate"/>
        </w:r>
        <w:r>
          <w:rPr>
            <w:noProof/>
            <w:webHidden/>
          </w:rPr>
          <w:t>58</w:t>
        </w:r>
        <w:r>
          <w:rPr>
            <w:noProof/>
            <w:webHidden/>
          </w:rPr>
          <w:fldChar w:fldCharType="end"/>
        </w:r>
      </w:hyperlink>
    </w:p>
    <w:p w14:paraId="39AF81AC" w14:textId="4FAC1CB2" w:rsidR="00E3600D" w:rsidRDefault="00E3600D">
      <w:pPr>
        <w:pStyle w:val="TableofFigures"/>
        <w:tabs>
          <w:tab w:val="right" w:leader="dot" w:pos="9607"/>
        </w:tabs>
        <w:rPr>
          <w:rFonts w:asciiTheme="minorHAnsi" w:eastAsiaTheme="minorEastAsia" w:hAnsiTheme="minorHAnsi"/>
          <w:noProof/>
          <w:kern w:val="2"/>
          <w:szCs w:val="24"/>
          <w:lang w:eastAsia="en-CA"/>
        </w:rPr>
      </w:pPr>
      <w:hyperlink w:anchor="_Toc172323769" w:history="1">
        <w:r w:rsidRPr="00306364">
          <w:rPr>
            <w:rStyle w:val="Hyperlink"/>
            <w:noProof/>
          </w:rPr>
          <w:t>Figure 48: Gantt details</w:t>
        </w:r>
        <w:r>
          <w:rPr>
            <w:noProof/>
            <w:webHidden/>
          </w:rPr>
          <w:tab/>
        </w:r>
        <w:r>
          <w:rPr>
            <w:noProof/>
            <w:webHidden/>
          </w:rPr>
          <w:fldChar w:fldCharType="begin"/>
        </w:r>
        <w:r>
          <w:rPr>
            <w:noProof/>
            <w:webHidden/>
          </w:rPr>
          <w:instrText xml:space="preserve"> PAGEREF _Toc172323769 \h </w:instrText>
        </w:r>
        <w:r>
          <w:rPr>
            <w:noProof/>
            <w:webHidden/>
          </w:rPr>
        </w:r>
        <w:r>
          <w:rPr>
            <w:noProof/>
            <w:webHidden/>
          </w:rPr>
          <w:fldChar w:fldCharType="separate"/>
        </w:r>
        <w:r>
          <w:rPr>
            <w:noProof/>
            <w:webHidden/>
          </w:rPr>
          <w:t>59</w:t>
        </w:r>
        <w:r>
          <w:rPr>
            <w:noProof/>
            <w:webHidden/>
          </w:rPr>
          <w:fldChar w:fldCharType="end"/>
        </w:r>
      </w:hyperlink>
    </w:p>
    <w:p w14:paraId="4B465B63" w14:textId="1D0E8126" w:rsidR="003354D8" w:rsidRDefault="00BE5B3C" w:rsidP="00FF01A6">
      <w:pPr>
        <w:pStyle w:val="TOCHeading"/>
        <w:spacing w:before="0" w:line="240" w:lineRule="auto"/>
        <w:rPr>
          <w:rFonts w:ascii="Times New Roman" w:hAnsi="Times New Roman" w:cs="Times New Roman"/>
          <w:b/>
          <w:bCs/>
          <w:color w:val="000000" w:themeColor="text1"/>
        </w:rPr>
      </w:pPr>
      <w:r w:rsidRPr="008A3EB6">
        <w:rPr>
          <w:rFonts w:ascii="Times New Roman" w:hAnsi="Times New Roman" w:cs="Times New Roman"/>
          <w:color w:val="000000" w:themeColor="text1"/>
          <w:sz w:val="24"/>
          <w:szCs w:val="24"/>
        </w:rPr>
        <w:fldChar w:fldCharType="end"/>
      </w:r>
      <w:r w:rsidR="00693EC2" w:rsidRPr="00334AAA">
        <w:rPr>
          <w:rFonts w:ascii="Times New Roman" w:hAnsi="Times New Roman" w:cs="Times New Roman"/>
          <w:b/>
          <w:bCs/>
          <w:color w:val="000000" w:themeColor="text1"/>
        </w:rPr>
        <w:t xml:space="preserve"> </w:t>
      </w:r>
    </w:p>
    <w:p w14:paraId="370A493B" w14:textId="2F2C22F8" w:rsidR="00C245F3" w:rsidRPr="00334AAA" w:rsidRDefault="00693EC2" w:rsidP="00FF01A6">
      <w:pPr>
        <w:pStyle w:val="TOCHeading"/>
        <w:spacing w:before="0" w:line="240" w:lineRule="auto"/>
        <w:rPr>
          <w:rFonts w:ascii="Times New Roman" w:hAnsi="Times New Roman" w:cs="Times New Roman"/>
          <w:b/>
          <w:bCs/>
          <w:color w:val="000000" w:themeColor="text1"/>
        </w:rPr>
      </w:pPr>
      <w:r w:rsidRPr="00334AAA">
        <w:rPr>
          <w:rFonts w:ascii="Times New Roman" w:hAnsi="Times New Roman" w:cs="Times New Roman"/>
          <w:b/>
          <w:bCs/>
          <w:color w:val="000000" w:themeColor="text1"/>
        </w:rPr>
        <w:t>Table of Tables</w:t>
      </w:r>
    </w:p>
    <w:p w14:paraId="5DF7E88A" w14:textId="7CDD6F69" w:rsidR="00E3600D" w:rsidRDefault="00626E56">
      <w:pPr>
        <w:pStyle w:val="TableofFigures"/>
        <w:tabs>
          <w:tab w:val="right" w:leader="dot" w:pos="9607"/>
        </w:tabs>
        <w:rPr>
          <w:rFonts w:asciiTheme="minorHAnsi" w:eastAsiaTheme="minorEastAsia" w:hAnsiTheme="minorHAnsi"/>
          <w:noProof/>
          <w:kern w:val="2"/>
          <w:szCs w:val="24"/>
          <w:lang w:eastAsia="en-CA"/>
        </w:rPr>
      </w:pPr>
      <w:r w:rsidRPr="008A3EB6">
        <w:rPr>
          <w:rFonts w:cs="Times New Roman"/>
          <w:color w:val="000000" w:themeColor="text1"/>
          <w:szCs w:val="24"/>
        </w:rPr>
        <w:fldChar w:fldCharType="begin"/>
      </w:r>
      <w:r w:rsidRPr="008A3EB6">
        <w:rPr>
          <w:rFonts w:cs="Times New Roman"/>
          <w:color w:val="000000" w:themeColor="text1"/>
          <w:szCs w:val="24"/>
        </w:rPr>
        <w:instrText xml:space="preserve"> TOC \h \z \c "Table" </w:instrText>
      </w:r>
      <w:r w:rsidRPr="008A3EB6">
        <w:rPr>
          <w:rFonts w:cs="Times New Roman"/>
          <w:color w:val="000000" w:themeColor="text1"/>
          <w:szCs w:val="24"/>
        </w:rPr>
        <w:fldChar w:fldCharType="separate"/>
      </w:r>
      <w:hyperlink w:anchor="_Toc172323770" w:history="1">
        <w:r w:rsidR="00E3600D" w:rsidRPr="00447D3C">
          <w:rPr>
            <w:rStyle w:val="Hyperlink"/>
            <w:noProof/>
          </w:rPr>
          <w:t>Table 1: Data Dictionary – User table</w:t>
        </w:r>
        <w:r w:rsidR="00E3600D">
          <w:rPr>
            <w:noProof/>
            <w:webHidden/>
          </w:rPr>
          <w:tab/>
        </w:r>
        <w:r w:rsidR="00E3600D">
          <w:rPr>
            <w:noProof/>
            <w:webHidden/>
          </w:rPr>
          <w:fldChar w:fldCharType="begin"/>
        </w:r>
        <w:r w:rsidR="00E3600D">
          <w:rPr>
            <w:noProof/>
            <w:webHidden/>
          </w:rPr>
          <w:instrText xml:space="preserve"> PAGEREF _Toc172323770 \h </w:instrText>
        </w:r>
        <w:r w:rsidR="00E3600D">
          <w:rPr>
            <w:noProof/>
            <w:webHidden/>
          </w:rPr>
        </w:r>
        <w:r w:rsidR="00E3600D">
          <w:rPr>
            <w:noProof/>
            <w:webHidden/>
          </w:rPr>
          <w:fldChar w:fldCharType="separate"/>
        </w:r>
        <w:r w:rsidR="00E3600D">
          <w:rPr>
            <w:noProof/>
            <w:webHidden/>
          </w:rPr>
          <w:t>8</w:t>
        </w:r>
        <w:r w:rsidR="00E3600D">
          <w:rPr>
            <w:noProof/>
            <w:webHidden/>
          </w:rPr>
          <w:fldChar w:fldCharType="end"/>
        </w:r>
      </w:hyperlink>
    </w:p>
    <w:p w14:paraId="0AA0CFAD" w14:textId="7A7DD63D" w:rsidR="00E3600D" w:rsidRDefault="00E3600D">
      <w:pPr>
        <w:pStyle w:val="TableofFigures"/>
        <w:tabs>
          <w:tab w:val="right" w:leader="dot" w:pos="9607"/>
        </w:tabs>
        <w:rPr>
          <w:rFonts w:asciiTheme="minorHAnsi" w:eastAsiaTheme="minorEastAsia" w:hAnsiTheme="minorHAnsi"/>
          <w:noProof/>
          <w:kern w:val="2"/>
          <w:szCs w:val="24"/>
          <w:lang w:eastAsia="en-CA"/>
        </w:rPr>
      </w:pPr>
      <w:hyperlink w:anchor="_Toc172323771" w:history="1">
        <w:r w:rsidRPr="00447D3C">
          <w:rPr>
            <w:rStyle w:val="Hyperlink"/>
            <w:noProof/>
          </w:rPr>
          <w:t>Table 2: Data Dictionary – User Credentials</w:t>
        </w:r>
        <w:r>
          <w:rPr>
            <w:noProof/>
            <w:webHidden/>
          </w:rPr>
          <w:tab/>
        </w:r>
        <w:r>
          <w:rPr>
            <w:noProof/>
            <w:webHidden/>
          </w:rPr>
          <w:fldChar w:fldCharType="begin"/>
        </w:r>
        <w:r>
          <w:rPr>
            <w:noProof/>
            <w:webHidden/>
          </w:rPr>
          <w:instrText xml:space="preserve"> PAGEREF _Toc172323771 \h </w:instrText>
        </w:r>
        <w:r>
          <w:rPr>
            <w:noProof/>
            <w:webHidden/>
          </w:rPr>
        </w:r>
        <w:r>
          <w:rPr>
            <w:noProof/>
            <w:webHidden/>
          </w:rPr>
          <w:fldChar w:fldCharType="separate"/>
        </w:r>
        <w:r>
          <w:rPr>
            <w:noProof/>
            <w:webHidden/>
          </w:rPr>
          <w:t>9</w:t>
        </w:r>
        <w:r>
          <w:rPr>
            <w:noProof/>
            <w:webHidden/>
          </w:rPr>
          <w:fldChar w:fldCharType="end"/>
        </w:r>
      </w:hyperlink>
    </w:p>
    <w:p w14:paraId="564BD5A5" w14:textId="65F0C9D8" w:rsidR="00E3600D" w:rsidRDefault="00E3600D">
      <w:pPr>
        <w:pStyle w:val="TableofFigures"/>
        <w:tabs>
          <w:tab w:val="right" w:leader="dot" w:pos="9607"/>
        </w:tabs>
        <w:rPr>
          <w:rFonts w:asciiTheme="minorHAnsi" w:eastAsiaTheme="minorEastAsia" w:hAnsiTheme="minorHAnsi"/>
          <w:noProof/>
          <w:kern w:val="2"/>
          <w:szCs w:val="24"/>
          <w:lang w:eastAsia="en-CA"/>
        </w:rPr>
      </w:pPr>
      <w:hyperlink w:anchor="_Toc172323772" w:history="1">
        <w:r w:rsidRPr="00447D3C">
          <w:rPr>
            <w:rStyle w:val="Hyperlink"/>
            <w:noProof/>
          </w:rPr>
          <w:t>Table 3: Data Dictionary – User Role</w:t>
        </w:r>
        <w:r>
          <w:rPr>
            <w:noProof/>
            <w:webHidden/>
          </w:rPr>
          <w:tab/>
        </w:r>
        <w:r>
          <w:rPr>
            <w:noProof/>
            <w:webHidden/>
          </w:rPr>
          <w:fldChar w:fldCharType="begin"/>
        </w:r>
        <w:r>
          <w:rPr>
            <w:noProof/>
            <w:webHidden/>
          </w:rPr>
          <w:instrText xml:space="preserve"> PAGEREF _Toc172323772 \h </w:instrText>
        </w:r>
        <w:r>
          <w:rPr>
            <w:noProof/>
            <w:webHidden/>
          </w:rPr>
        </w:r>
        <w:r>
          <w:rPr>
            <w:noProof/>
            <w:webHidden/>
          </w:rPr>
          <w:fldChar w:fldCharType="separate"/>
        </w:r>
        <w:r>
          <w:rPr>
            <w:noProof/>
            <w:webHidden/>
          </w:rPr>
          <w:t>9</w:t>
        </w:r>
        <w:r>
          <w:rPr>
            <w:noProof/>
            <w:webHidden/>
          </w:rPr>
          <w:fldChar w:fldCharType="end"/>
        </w:r>
      </w:hyperlink>
    </w:p>
    <w:p w14:paraId="365004D1" w14:textId="364F235C" w:rsidR="00E3600D" w:rsidRDefault="00E3600D">
      <w:pPr>
        <w:pStyle w:val="TableofFigures"/>
        <w:tabs>
          <w:tab w:val="right" w:leader="dot" w:pos="9607"/>
        </w:tabs>
        <w:rPr>
          <w:rFonts w:asciiTheme="minorHAnsi" w:eastAsiaTheme="minorEastAsia" w:hAnsiTheme="minorHAnsi"/>
          <w:noProof/>
          <w:kern w:val="2"/>
          <w:szCs w:val="24"/>
          <w:lang w:eastAsia="en-CA"/>
        </w:rPr>
      </w:pPr>
      <w:hyperlink w:anchor="_Toc172323773" w:history="1">
        <w:r w:rsidRPr="00447D3C">
          <w:rPr>
            <w:rStyle w:val="Hyperlink"/>
            <w:noProof/>
          </w:rPr>
          <w:t>Table 4: Data Dictionary – Case Study</w:t>
        </w:r>
        <w:r>
          <w:rPr>
            <w:noProof/>
            <w:webHidden/>
          </w:rPr>
          <w:tab/>
        </w:r>
        <w:r>
          <w:rPr>
            <w:noProof/>
            <w:webHidden/>
          </w:rPr>
          <w:fldChar w:fldCharType="begin"/>
        </w:r>
        <w:r>
          <w:rPr>
            <w:noProof/>
            <w:webHidden/>
          </w:rPr>
          <w:instrText xml:space="preserve"> PAGEREF _Toc172323773 \h </w:instrText>
        </w:r>
        <w:r>
          <w:rPr>
            <w:noProof/>
            <w:webHidden/>
          </w:rPr>
        </w:r>
        <w:r>
          <w:rPr>
            <w:noProof/>
            <w:webHidden/>
          </w:rPr>
          <w:fldChar w:fldCharType="separate"/>
        </w:r>
        <w:r>
          <w:rPr>
            <w:noProof/>
            <w:webHidden/>
          </w:rPr>
          <w:t>9</w:t>
        </w:r>
        <w:r>
          <w:rPr>
            <w:noProof/>
            <w:webHidden/>
          </w:rPr>
          <w:fldChar w:fldCharType="end"/>
        </w:r>
      </w:hyperlink>
    </w:p>
    <w:p w14:paraId="36D592A7" w14:textId="2E4BE981" w:rsidR="00E3600D" w:rsidRDefault="00E3600D">
      <w:pPr>
        <w:pStyle w:val="TableofFigures"/>
        <w:tabs>
          <w:tab w:val="right" w:leader="dot" w:pos="9607"/>
        </w:tabs>
        <w:rPr>
          <w:rFonts w:asciiTheme="minorHAnsi" w:eastAsiaTheme="minorEastAsia" w:hAnsiTheme="minorHAnsi"/>
          <w:noProof/>
          <w:kern w:val="2"/>
          <w:szCs w:val="24"/>
          <w:lang w:eastAsia="en-CA"/>
        </w:rPr>
      </w:pPr>
      <w:hyperlink w:anchor="_Toc172323774" w:history="1">
        <w:r w:rsidRPr="00447D3C">
          <w:rPr>
            <w:rStyle w:val="Hyperlink"/>
            <w:noProof/>
          </w:rPr>
          <w:t>Table 5: Data Dictionary - Testimonial</w:t>
        </w:r>
        <w:r>
          <w:rPr>
            <w:noProof/>
            <w:webHidden/>
          </w:rPr>
          <w:tab/>
        </w:r>
        <w:r>
          <w:rPr>
            <w:noProof/>
            <w:webHidden/>
          </w:rPr>
          <w:fldChar w:fldCharType="begin"/>
        </w:r>
        <w:r>
          <w:rPr>
            <w:noProof/>
            <w:webHidden/>
          </w:rPr>
          <w:instrText xml:space="preserve"> PAGEREF _Toc172323774 \h </w:instrText>
        </w:r>
        <w:r>
          <w:rPr>
            <w:noProof/>
            <w:webHidden/>
          </w:rPr>
        </w:r>
        <w:r>
          <w:rPr>
            <w:noProof/>
            <w:webHidden/>
          </w:rPr>
          <w:fldChar w:fldCharType="separate"/>
        </w:r>
        <w:r>
          <w:rPr>
            <w:noProof/>
            <w:webHidden/>
          </w:rPr>
          <w:t>10</w:t>
        </w:r>
        <w:r>
          <w:rPr>
            <w:noProof/>
            <w:webHidden/>
          </w:rPr>
          <w:fldChar w:fldCharType="end"/>
        </w:r>
      </w:hyperlink>
    </w:p>
    <w:p w14:paraId="3A67EA82" w14:textId="131D3F50" w:rsidR="00E3600D" w:rsidRDefault="00E3600D">
      <w:pPr>
        <w:pStyle w:val="TableofFigures"/>
        <w:tabs>
          <w:tab w:val="right" w:leader="dot" w:pos="9607"/>
        </w:tabs>
        <w:rPr>
          <w:rFonts w:asciiTheme="minorHAnsi" w:eastAsiaTheme="minorEastAsia" w:hAnsiTheme="minorHAnsi"/>
          <w:noProof/>
          <w:kern w:val="2"/>
          <w:szCs w:val="24"/>
          <w:lang w:eastAsia="en-CA"/>
        </w:rPr>
      </w:pPr>
      <w:hyperlink w:anchor="_Toc172323775" w:history="1">
        <w:r w:rsidRPr="00447D3C">
          <w:rPr>
            <w:rStyle w:val="Hyperlink"/>
            <w:noProof/>
          </w:rPr>
          <w:t>Table 6: Data Dictionary - Careers</w:t>
        </w:r>
        <w:r>
          <w:rPr>
            <w:noProof/>
            <w:webHidden/>
          </w:rPr>
          <w:tab/>
        </w:r>
        <w:r>
          <w:rPr>
            <w:noProof/>
            <w:webHidden/>
          </w:rPr>
          <w:fldChar w:fldCharType="begin"/>
        </w:r>
        <w:r>
          <w:rPr>
            <w:noProof/>
            <w:webHidden/>
          </w:rPr>
          <w:instrText xml:space="preserve"> PAGEREF _Toc172323775 \h </w:instrText>
        </w:r>
        <w:r>
          <w:rPr>
            <w:noProof/>
            <w:webHidden/>
          </w:rPr>
        </w:r>
        <w:r>
          <w:rPr>
            <w:noProof/>
            <w:webHidden/>
          </w:rPr>
          <w:fldChar w:fldCharType="separate"/>
        </w:r>
        <w:r>
          <w:rPr>
            <w:noProof/>
            <w:webHidden/>
          </w:rPr>
          <w:t>10</w:t>
        </w:r>
        <w:r>
          <w:rPr>
            <w:noProof/>
            <w:webHidden/>
          </w:rPr>
          <w:fldChar w:fldCharType="end"/>
        </w:r>
      </w:hyperlink>
    </w:p>
    <w:p w14:paraId="3F9C4EE6" w14:textId="061EDFBE" w:rsidR="00E3600D" w:rsidRDefault="00E3600D">
      <w:pPr>
        <w:pStyle w:val="TableofFigures"/>
        <w:tabs>
          <w:tab w:val="right" w:leader="dot" w:pos="9607"/>
        </w:tabs>
        <w:rPr>
          <w:rFonts w:asciiTheme="minorHAnsi" w:eastAsiaTheme="minorEastAsia" w:hAnsiTheme="minorHAnsi"/>
          <w:noProof/>
          <w:kern w:val="2"/>
          <w:szCs w:val="24"/>
          <w:lang w:eastAsia="en-CA"/>
        </w:rPr>
      </w:pPr>
      <w:hyperlink w:anchor="_Toc172323776" w:history="1">
        <w:r w:rsidRPr="00447D3C">
          <w:rPr>
            <w:rStyle w:val="Hyperlink"/>
            <w:noProof/>
          </w:rPr>
          <w:t>Table 7: Data Dictionary – Support Ticket</w:t>
        </w:r>
        <w:r>
          <w:rPr>
            <w:noProof/>
            <w:webHidden/>
          </w:rPr>
          <w:tab/>
        </w:r>
        <w:r>
          <w:rPr>
            <w:noProof/>
            <w:webHidden/>
          </w:rPr>
          <w:fldChar w:fldCharType="begin"/>
        </w:r>
        <w:r>
          <w:rPr>
            <w:noProof/>
            <w:webHidden/>
          </w:rPr>
          <w:instrText xml:space="preserve"> PAGEREF _Toc172323776 \h </w:instrText>
        </w:r>
        <w:r>
          <w:rPr>
            <w:noProof/>
            <w:webHidden/>
          </w:rPr>
        </w:r>
        <w:r>
          <w:rPr>
            <w:noProof/>
            <w:webHidden/>
          </w:rPr>
          <w:fldChar w:fldCharType="separate"/>
        </w:r>
        <w:r>
          <w:rPr>
            <w:noProof/>
            <w:webHidden/>
          </w:rPr>
          <w:t>11</w:t>
        </w:r>
        <w:r>
          <w:rPr>
            <w:noProof/>
            <w:webHidden/>
          </w:rPr>
          <w:fldChar w:fldCharType="end"/>
        </w:r>
      </w:hyperlink>
    </w:p>
    <w:p w14:paraId="6A8BA6F1" w14:textId="054FE2D5" w:rsidR="00E3600D" w:rsidRDefault="00E3600D">
      <w:pPr>
        <w:pStyle w:val="TableofFigures"/>
        <w:tabs>
          <w:tab w:val="right" w:leader="dot" w:pos="9607"/>
        </w:tabs>
        <w:rPr>
          <w:rFonts w:asciiTheme="minorHAnsi" w:eastAsiaTheme="minorEastAsia" w:hAnsiTheme="minorHAnsi"/>
          <w:noProof/>
          <w:kern w:val="2"/>
          <w:szCs w:val="24"/>
          <w:lang w:eastAsia="en-CA"/>
        </w:rPr>
      </w:pPr>
      <w:hyperlink w:anchor="_Toc172323777" w:history="1">
        <w:r w:rsidRPr="00447D3C">
          <w:rPr>
            <w:rStyle w:val="Hyperlink"/>
            <w:noProof/>
          </w:rPr>
          <w:t>Table 8: Data Dictionary – News and Events</w:t>
        </w:r>
        <w:r>
          <w:rPr>
            <w:noProof/>
            <w:webHidden/>
          </w:rPr>
          <w:tab/>
        </w:r>
        <w:r>
          <w:rPr>
            <w:noProof/>
            <w:webHidden/>
          </w:rPr>
          <w:fldChar w:fldCharType="begin"/>
        </w:r>
        <w:r>
          <w:rPr>
            <w:noProof/>
            <w:webHidden/>
          </w:rPr>
          <w:instrText xml:space="preserve"> PAGEREF _Toc172323777 \h </w:instrText>
        </w:r>
        <w:r>
          <w:rPr>
            <w:noProof/>
            <w:webHidden/>
          </w:rPr>
        </w:r>
        <w:r>
          <w:rPr>
            <w:noProof/>
            <w:webHidden/>
          </w:rPr>
          <w:fldChar w:fldCharType="separate"/>
        </w:r>
        <w:r>
          <w:rPr>
            <w:noProof/>
            <w:webHidden/>
          </w:rPr>
          <w:t>11</w:t>
        </w:r>
        <w:r>
          <w:rPr>
            <w:noProof/>
            <w:webHidden/>
          </w:rPr>
          <w:fldChar w:fldCharType="end"/>
        </w:r>
      </w:hyperlink>
    </w:p>
    <w:p w14:paraId="643C5A25" w14:textId="0A906025" w:rsidR="0030427C" w:rsidRPr="00334AAA" w:rsidRDefault="00626E56" w:rsidP="00FF01A6">
      <w:pPr>
        <w:spacing w:after="0" w:line="240" w:lineRule="auto"/>
        <w:rPr>
          <w:rFonts w:cs="Times New Roman"/>
          <w:color w:val="000000" w:themeColor="text1"/>
          <w:kern w:val="2"/>
        </w:rPr>
      </w:pPr>
      <w:r w:rsidRPr="008A3EB6">
        <w:rPr>
          <w:rFonts w:cs="Times New Roman"/>
          <w:color w:val="000000" w:themeColor="text1"/>
          <w:szCs w:val="24"/>
        </w:rPr>
        <w:fldChar w:fldCharType="end"/>
      </w:r>
      <w:r w:rsidR="0030427C" w:rsidRPr="00334AAA">
        <w:rPr>
          <w:rFonts w:cs="Times New Roman"/>
          <w:color w:val="000000" w:themeColor="text1"/>
        </w:rPr>
        <w:br w:type="page"/>
      </w:r>
    </w:p>
    <w:p w14:paraId="419AAA9B" w14:textId="73FB92ED" w:rsidR="009A3542" w:rsidRPr="00217A75" w:rsidRDefault="005D09D6" w:rsidP="00C963FF">
      <w:pPr>
        <w:pStyle w:val="Heading2"/>
        <w:numPr>
          <w:ilvl w:val="0"/>
          <w:numId w:val="2"/>
        </w:numPr>
        <w:spacing w:before="0" w:after="0" w:line="240" w:lineRule="auto"/>
        <w:rPr>
          <w:rFonts w:cs="Times New Roman"/>
        </w:rPr>
      </w:pPr>
      <w:bookmarkStart w:id="3" w:name="_Toc172323707"/>
      <w:bookmarkStart w:id="4" w:name="_Toc167997823"/>
      <w:r>
        <w:rPr>
          <w:rFonts w:cs="Times New Roman"/>
        </w:rPr>
        <w:lastRenderedPageBreak/>
        <w:t>Milestone</w:t>
      </w:r>
      <w:r w:rsidR="001554FD" w:rsidRPr="00061EE7">
        <w:rPr>
          <w:rFonts w:cs="Times New Roman"/>
        </w:rPr>
        <w:t xml:space="preserve"> </w:t>
      </w:r>
      <w:r w:rsidR="003D5562">
        <w:rPr>
          <w:rFonts w:cs="Times New Roman"/>
        </w:rPr>
        <w:t>Summary</w:t>
      </w:r>
      <w:bookmarkEnd w:id="3"/>
    </w:p>
    <w:p w14:paraId="0571F6ED" w14:textId="20F83504" w:rsidR="00932AA3" w:rsidRDefault="00932AA3" w:rsidP="00F16DAE">
      <w:pPr>
        <w:spacing w:after="0" w:line="240" w:lineRule="auto"/>
        <w:rPr>
          <w:rFonts w:eastAsia="Times New Roman" w:cs="Times New Roman"/>
          <w:szCs w:val="24"/>
          <w:lang w:eastAsia="en-CA"/>
          <w14:ligatures w14:val="none"/>
        </w:rPr>
      </w:pPr>
    </w:p>
    <w:p w14:paraId="239D5283" w14:textId="6D7C752E" w:rsidR="00406C7A" w:rsidRPr="008D2CDB" w:rsidRDefault="008D2CDB" w:rsidP="00406C7A">
      <w:pPr>
        <w:spacing w:after="0" w:line="240" w:lineRule="auto"/>
        <w:rPr>
          <w:rFonts w:eastAsia="Times New Roman" w:cs="Times New Roman"/>
          <w:szCs w:val="24"/>
          <w:lang w:eastAsia="en-CA"/>
          <w14:ligatures w14:val="none"/>
        </w:rPr>
      </w:pPr>
      <w:r w:rsidRPr="008D2CDB">
        <w:rPr>
          <w:rFonts w:eastAsia="Times New Roman" w:cs="Times New Roman"/>
          <w:szCs w:val="24"/>
          <w:lang w:eastAsia="en-CA"/>
          <w14:ligatures w14:val="none"/>
        </w:rPr>
        <w:t>During this milestone</w:t>
      </w:r>
      <w:r w:rsidR="001A0C56">
        <w:rPr>
          <w:rFonts w:eastAsia="Times New Roman" w:cs="Times New Roman"/>
          <w:szCs w:val="24"/>
          <w:lang w:eastAsia="en-CA"/>
          <w14:ligatures w14:val="none"/>
        </w:rPr>
        <w:t>,</w:t>
      </w:r>
      <w:r w:rsidR="00406C7A">
        <w:rPr>
          <w:rFonts w:eastAsia="Times New Roman" w:cs="Times New Roman"/>
          <w:szCs w:val="24"/>
          <w:lang w:eastAsia="en-CA"/>
          <w14:ligatures w14:val="none"/>
        </w:rPr>
        <w:t xml:space="preserve"> we finalized</w:t>
      </w:r>
      <w:r w:rsidR="00406C7A" w:rsidRPr="000A3BAC">
        <w:rPr>
          <w:szCs w:val="24"/>
        </w:rPr>
        <w:t xml:space="preserve"> </w:t>
      </w:r>
      <w:r w:rsidR="001A0C56">
        <w:rPr>
          <w:szCs w:val="24"/>
        </w:rPr>
        <w:t>the</w:t>
      </w:r>
      <w:r w:rsidR="00406C7A" w:rsidRPr="000A3BAC">
        <w:rPr>
          <w:szCs w:val="24"/>
        </w:rPr>
        <w:t xml:space="preserve"> </w:t>
      </w:r>
      <w:r w:rsidR="00406C7A">
        <w:rPr>
          <w:rFonts w:eastAsia="Times New Roman" w:cs="Times New Roman"/>
          <w:szCs w:val="24"/>
          <w:lang w:eastAsia="en-CA"/>
          <w14:ligatures w14:val="none"/>
        </w:rPr>
        <w:t>s</w:t>
      </w:r>
      <w:r w:rsidR="00406C7A" w:rsidRPr="00406C7A">
        <w:rPr>
          <w:rFonts w:eastAsia="Times New Roman" w:cs="Times New Roman"/>
          <w:szCs w:val="24"/>
          <w:lang w:eastAsia="en-CA"/>
          <w14:ligatures w14:val="none"/>
        </w:rPr>
        <w:t>ystem architecture</w:t>
      </w:r>
      <w:r w:rsidR="00775E3B">
        <w:rPr>
          <w:rFonts w:eastAsia="Times New Roman" w:cs="Times New Roman"/>
          <w:szCs w:val="24"/>
          <w:lang w:eastAsia="en-CA"/>
          <w14:ligatures w14:val="none"/>
        </w:rPr>
        <w:t>,</w:t>
      </w:r>
      <w:r w:rsidR="00406C7A">
        <w:rPr>
          <w:rFonts w:eastAsia="Times New Roman" w:cs="Times New Roman"/>
          <w:szCs w:val="24"/>
          <w:lang w:eastAsia="en-CA"/>
          <w14:ligatures w14:val="none"/>
        </w:rPr>
        <w:t xml:space="preserve"> </w:t>
      </w:r>
      <w:r w:rsidR="00406C7A" w:rsidRPr="00406C7A">
        <w:rPr>
          <w:rFonts w:eastAsia="Times New Roman" w:cs="Times New Roman"/>
          <w:szCs w:val="24"/>
          <w:lang w:eastAsia="en-CA"/>
          <w14:ligatures w14:val="none"/>
        </w:rPr>
        <w:t>ER Diagram</w:t>
      </w:r>
      <w:r w:rsidR="00775E3B">
        <w:rPr>
          <w:rFonts w:eastAsia="Times New Roman" w:cs="Times New Roman"/>
          <w:szCs w:val="24"/>
          <w:lang w:eastAsia="en-CA"/>
          <w14:ligatures w14:val="none"/>
        </w:rPr>
        <w:t xml:space="preserve">, </w:t>
      </w:r>
      <w:r w:rsidR="00406C7A" w:rsidRPr="00406C7A">
        <w:rPr>
          <w:rFonts w:eastAsia="Times New Roman" w:cs="Times New Roman"/>
          <w:szCs w:val="24"/>
          <w:lang w:eastAsia="en-CA"/>
          <w14:ligatures w14:val="none"/>
        </w:rPr>
        <w:t>Data dictionary</w:t>
      </w:r>
      <w:r w:rsidR="00775E3B">
        <w:rPr>
          <w:rFonts w:eastAsia="Times New Roman" w:cs="Times New Roman"/>
          <w:szCs w:val="24"/>
          <w:lang w:eastAsia="en-CA"/>
          <w14:ligatures w14:val="none"/>
        </w:rPr>
        <w:t xml:space="preserve"> and</w:t>
      </w:r>
      <w:r w:rsidR="00406C7A">
        <w:rPr>
          <w:rFonts w:eastAsia="Times New Roman" w:cs="Times New Roman"/>
          <w:szCs w:val="24"/>
          <w:lang w:eastAsia="en-CA"/>
          <w14:ligatures w14:val="none"/>
        </w:rPr>
        <w:t xml:space="preserve"> </w:t>
      </w:r>
      <w:r w:rsidR="00406C7A" w:rsidRPr="00406C7A">
        <w:rPr>
          <w:rFonts w:eastAsia="Times New Roman" w:cs="Times New Roman"/>
          <w:szCs w:val="24"/>
          <w:lang w:eastAsia="en-CA"/>
          <w14:ligatures w14:val="none"/>
        </w:rPr>
        <w:t>UI</w:t>
      </w:r>
      <w:r w:rsidR="00EF7E4B">
        <w:rPr>
          <w:rFonts w:eastAsia="Times New Roman" w:cs="Times New Roman"/>
          <w:szCs w:val="24"/>
          <w:lang w:eastAsia="en-CA"/>
          <w14:ligatures w14:val="none"/>
        </w:rPr>
        <w:t>&amp;</w:t>
      </w:r>
      <w:r w:rsidR="00406C7A" w:rsidRPr="00406C7A">
        <w:rPr>
          <w:rFonts w:eastAsia="Times New Roman" w:cs="Times New Roman"/>
          <w:szCs w:val="24"/>
          <w:lang w:eastAsia="en-CA"/>
          <w14:ligatures w14:val="none"/>
        </w:rPr>
        <w:t>UX</w:t>
      </w:r>
      <w:r w:rsidR="00EF7E4B">
        <w:rPr>
          <w:rFonts w:eastAsia="Times New Roman" w:cs="Times New Roman"/>
          <w:szCs w:val="24"/>
          <w:lang w:eastAsia="en-CA"/>
          <w14:ligatures w14:val="none"/>
        </w:rPr>
        <w:t xml:space="preserve"> design. </w:t>
      </w:r>
      <w:r w:rsidR="00F64512">
        <w:rPr>
          <w:rFonts w:eastAsia="Times New Roman" w:cs="Times New Roman"/>
          <w:szCs w:val="24"/>
          <w:lang w:eastAsia="en-CA"/>
          <w14:ligatures w14:val="none"/>
        </w:rPr>
        <w:t xml:space="preserve">We evaluated if our solution required API functions and started </w:t>
      </w:r>
      <w:r w:rsidR="00FE3074">
        <w:rPr>
          <w:rFonts w:eastAsia="Times New Roman" w:cs="Times New Roman"/>
          <w:szCs w:val="24"/>
          <w:lang w:eastAsia="en-CA"/>
          <w14:ligatures w14:val="none"/>
        </w:rPr>
        <w:t xml:space="preserve">designing our </w:t>
      </w:r>
      <w:r w:rsidR="00406C7A" w:rsidRPr="00406C7A">
        <w:rPr>
          <w:rFonts w:eastAsia="Times New Roman" w:cs="Times New Roman"/>
          <w:szCs w:val="24"/>
          <w:lang w:eastAsia="en-CA"/>
          <w14:ligatures w14:val="none"/>
        </w:rPr>
        <w:t>Test cases</w:t>
      </w:r>
      <w:r w:rsidR="00FE3074">
        <w:rPr>
          <w:rFonts w:eastAsia="Times New Roman" w:cs="Times New Roman"/>
          <w:szCs w:val="24"/>
          <w:lang w:eastAsia="en-CA"/>
          <w14:ligatures w14:val="none"/>
        </w:rPr>
        <w:t xml:space="preserve"> and </w:t>
      </w:r>
      <w:r w:rsidR="00406C7A" w:rsidRPr="00406C7A">
        <w:rPr>
          <w:rFonts w:eastAsia="Times New Roman" w:cs="Times New Roman"/>
          <w:szCs w:val="24"/>
          <w:lang w:eastAsia="en-CA"/>
          <w14:ligatures w14:val="none"/>
        </w:rPr>
        <w:t>Deployment diagram</w:t>
      </w:r>
      <w:r w:rsidR="00FE3074">
        <w:rPr>
          <w:rFonts w:eastAsia="Times New Roman" w:cs="Times New Roman"/>
          <w:szCs w:val="24"/>
          <w:lang w:eastAsia="en-CA"/>
          <w14:ligatures w14:val="none"/>
        </w:rPr>
        <w:t>.</w:t>
      </w:r>
      <w:r w:rsidR="00EB35F2">
        <w:rPr>
          <w:rFonts w:eastAsia="Times New Roman" w:cs="Times New Roman"/>
          <w:szCs w:val="24"/>
          <w:lang w:eastAsia="en-CA"/>
          <w14:ligatures w14:val="none"/>
        </w:rPr>
        <w:t xml:space="preserve"> In the following table</w:t>
      </w:r>
      <w:r w:rsidR="001A0C56">
        <w:rPr>
          <w:rFonts w:eastAsia="Times New Roman" w:cs="Times New Roman"/>
          <w:szCs w:val="24"/>
          <w:lang w:eastAsia="en-CA"/>
          <w14:ligatures w14:val="none"/>
        </w:rPr>
        <w:t>,</w:t>
      </w:r>
      <w:r w:rsidR="00EB35F2">
        <w:rPr>
          <w:rFonts w:eastAsia="Times New Roman" w:cs="Times New Roman"/>
          <w:szCs w:val="24"/>
          <w:lang w:eastAsia="en-CA"/>
          <w14:ligatures w14:val="none"/>
        </w:rPr>
        <w:t xml:space="preserve"> you can find the status of the project.</w:t>
      </w:r>
    </w:p>
    <w:p w14:paraId="3DD9013D" w14:textId="2D428B4C" w:rsidR="008D2CDB" w:rsidRPr="008D2CDB" w:rsidRDefault="008D2CDB" w:rsidP="007523E7">
      <w:pPr>
        <w:spacing w:after="0" w:line="240" w:lineRule="auto"/>
        <w:rPr>
          <w:rFonts w:eastAsia="Times New Roman" w:cs="Times New Roman"/>
          <w:szCs w:val="24"/>
          <w:lang w:eastAsia="en-CA"/>
          <w14:ligatures w14:val="none"/>
        </w:rPr>
      </w:pPr>
      <w:r w:rsidRPr="008D2CDB">
        <w:rPr>
          <w:rFonts w:eastAsia="Times New Roman" w:cs="Times New Roman"/>
          <w:szCs w:val="24"/>
          <w:lang w:eastAsia="en-CA"/>
          <w14:ligatures w14:val="none"/>
        </w:rPr>
        <w:t>.  </w:t>
      </w:r>
    </w:p>
    <w:tbl>
      <w:tblPr>
        <w:tblW w:w="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00"/>
        <w:gridCol w:w="1740"/>
        <w:gridCol w:w="1545"/>
        <w:gridCol w:w="1410"/>
        <w:gridCol w:w="1830"/>
      </w:tblGrid>
      <w:tr w:rsidR="008D2CDB" w:rsidRPr="008D2CDB" w14:paraId="3CDA3FA2" w14:textId="77777777" w:rsidTr="00EB35F2">
        <w:trPr>
          <w:trHeight w:val="300"/>
          <w:jc w:val="center"/>
        </w:trPr>
        <w:tc>
          <w:tcPr>
            <w:tcW w:w="1500" w:type="dxa"/>
            <w:tcBorders>
              <w:top w:val="single" w:sz="6" w:space="0" w:color="auto"/>
              <w:left w:val="single" w:sz="6" w:space="0" w:color="auto"/>
              <w:bottom w:val="single" w:sz="6" w:space="0" w:color="auto"/>
              <w:right w:val="single" w:sz="6" w:space="0" w:color="auto"/>
            </w:tcBorders>
            <w:shd w:val="clear" w:color="auto" w:fill="153D63"/>
            <w:vAlign w:val="center"/>
            <w:hideMark/>
          </w:tcPr>
          <w:bookmarkEnd w:id="4"/>
          <w:p w14:paraId="49115B4C" w14:textId="1328A098" w:rsidR="008D2CDB" w:rsidRPr="008D2CDB" w:rsidRDefault="008D2CDB" w:rsidP="000A3BAC">
            <w:pPr>
              <w:spacing w:after="0" w:line="240" w:lineRule="auto"/>
              <w:jc w:val="center"/>
              <w:rPr>
                <w:rFonts w:eastAsia="Times New Roman" w:cs="Times New Roman"/>
                <w:szCs w:val="24"/>
                <w:lang w:eastAsia="en-CA"/>
                <w14:ligatures w14:val="none"/>
              </w:rPr>
            </w:pPr>
            <w:r w:rsidRPr="008D2CDB">
              <w:rPr>
                <w:rFonts w:eastAsia="Times New Roman" w:cs="Times New Roman"/>
                <w:b/>
                <w:szCs w:val="24"/>
                <w:lang w:eastAsia="en-CA"/>
                <w14:ligatures w14:val="none"/>
              </w:rPr>
              <w:t>Event</w:t>
            </w:r>
          </w:p>
        </w:tc>
        <w:tc>
          <w:tcPr>
            <w:tcW w:w="1740" w:type="dxa"/>
            <w:tcBorders>
              <w:top w:val="single" w:sz="6" w:space="0" w:color="auto"/>
              <w:left w:val="single" w:sz="6" w:space="0" w:color="auto"/>
              <w:bottom w:val="single" w:sz="6" w:space="0" w:color="auto"/>
              <w:right w:val="single" w:sz="6" w:space="0" w:color="auto"/>
            </w:tcBorders>
            <w:shd w:val="clear" w:color="auto" w:fill="153D63"/>
            <w:hideMark/>
          </w:tcPr>
          <w:p w14:paraId="39E86028" w14:textId="18A5A87C" w:rsidR="008D2CDB" w:rsidRPr="008D2CDB" w:rsidRDefault="008D2CDB" w:rsidP="000A3BAC">
            <w:pPr>
              <w:spacing w:after="0" w:line="240" w:lineRule="auto"/>
              <w:jc w:val="center"/>
              <w:rPr>
                <w:rFonts w:eastAsia="Times New Roman" w:cs="Times New Roman"/>
                <w:szCs w:val="24"/>
                <w:lang w:eastAsia="en-CA"/>
                <w14:ligatures w14:val="none"/>
              </w:rPr>
            </w:pPr>
            <w:r w:rsidRPr="008D2CDB">
              <w:rPr>
                <w:rFonts w:eastAsia="Times New Roman" w:cs="Times New Roman"/>
                <w:b/>
                <w:szCs w:val="24"/>
                <w:lang w:eastAsia="en-CA"/>
                <w14:ligatures w14:val="none"/>
              </w:rPr>
              <w:t>Title</w:t>
            </w:r>
          </w:p>
        </w:tc>
        <w:tc>
          <w:tcPr>
            <w:tcW w:w="1545" w:type="dxa"/>
            <w:tcBorders>
              <w:top w:val="single" w:sz="6" w:space="0" w:color="auto"/>
              <w:left w:val="single" w:sz="6" w:space="0" w:color="auto"/>
              <w:bottom w:val="single" w:sz="6" w:space="0" w:color="auto"/>
              <w:right w:val="single" w:sz="6" w:space="0" w:color="auto"/>
            </w:tcBorders>
            <w:shd w:val="clear" w:color="auto" w:fill="153D63"/>
            <w:vAlign w:val="center"/>
            <w:hideMark/>
          </w:tcPr>
          <w:p w14:paraId="22BDA770" w14:textId="263D588B" w:rsidR="008D2CDB" w:rsidRPr="008D2CDB" w:rsidRDefault="008D2CDB" w:rsidP="000A3BAC">
            <w:pPr>
              <w:spacing w:after="0" w:line="240" w:lineRule="auto"/>
              <w:jc w:val="center"/>
              <w:rPr>
                <w:rFonts w:eastAsia="Times New Roman" w:cs="Times New Roman"/>
                <w:szCs w:val="24"/>
                <w:lang w:eastAsia="en-CA"/>
                <w14:ligatures w14:val="none"/>
              </w:rPr>
            </w:pPr>
            <w:r w:rsidRPr="008D2CDB">
              <w:rPr>
                <w:rFonts w:eastAsia="Times New Roman" w:cs="Times New Roman"/>
                <w:b/>
                <w:szCs w:val="24"/>
                <w:lang w:eastAsia="en-CA"/>
                <w14:ligatures w14:val="none"/>
              </w:rPr>
              <w:t>Start</w:t>
            </w:r>
          </w:p>
        </w:tc>
        <w:tc>
          <w:tcPr>
            <w:tcW w:w="1410" w:type="dxa"/>
            <w:tcBorders>
              <w:top w:val="single" w:sz="6" w:space="0" w:color="auto"/>
              <w:left w:val="single" w:sz="6" w:space="0" w:color="auto"/>
              <w:bottom w:val="single" w:sz="6" w:space="0" w:color="auto"/>
              <w:right w:val="single" w:sz="6" w:space="0" w:color="auto"/>
            </w:tcBorders>
            <w:shd w:val="clear" w:color="auto" w:fill="153D63"/>
            <w:vAlign w:val="center"/>
            <w:hideMark/>
          </w:tcPr>
          <w:p w14:paraId="60CD4369" w14:textId="1A7A8884" w:rsidR="008D2CDB" w:rsidRPr="008D2CDB" w:rsidRDefault="008D2CDB" w:rsidP="000A3BAC">
            <w:pPr>
              <w:spacing w:after="0" w:line="240" w:lineRule="auto"/>
              <w:jc w:val="center"/>
              <w:rPr>
                <w:rFonts w:eastAsia="Times New Roman" w:cs="Times New Roman"/>
                <w:szCs w:val="24"/>
                <w:lang w:eastAsia="en-CA"/>
                <w14:ligatures w14:val="none"/>
              </w:rPr>
            </w:pPr>
            <w:r w:rsidRPr="008D2CDB">
              <w:rPr>
                <w:rFonts w:eastAsia="Times New Roman" w:cs="Times New Roman"/>
                <w:b/>
                <w:szCs w:val="24"/>
                <w:lang w:eastAsia="en-CA"/>
                <w14:ligatures w14:val="none"/>
              </w:rPr>
              <w:t>Due</w:t>
            </w:r>
          </w:p>
        </w:tc>
        <w:tc>
          <w:tcPr>
            <w:tcW w:w="1830" w:type="dxa"/>
            <w:tcBorders>
              <w:top w:val="single" w:sz="6" w:space="0" w:color="auto"/>
              <w:left w:val="single" w:sz="6" w:space="0" w:color="auto"/>
              <w:bottom w:val="single" w:sz="6" w:space="0" w:color="auto"/>
              <w:right w:val="single" w:sz="6" w:space="0" w:color="auto"/>
            </w:tcBorders>
            <w:shd w:val="clear" w:color="auto" w:fill="153D63"/>
            <w:vAlign w:val="center"/>
            <w:hideMark/>
          </w:tcPr>
          <w:p w14:paraId="3D9FF72D" w14:textId="69D3F662" w:rsidR="008D2CDB" w:rsidRPr="008D2CDB" w:rsidRDefault="008D2CDB" w:rsidP="000A3BAC">
            <w:pPr>
              <w:spacing w:after="0" w:line="240" w:lineRule="auto"/>
              <w:jc w:val="center"/>
              <w:rPr>
                <w:rFonts w:eastAsia="Times New Roman" w:cs="Times New Roman"/>
                <w:szCs w:val="24"/>
                <w:lang w:eastAsia="en-CA"/>
                <w14:ligatures w14:val="none"/>
              </w:rPr>
            </w:pPr>
            <w:r w:rsidRPr="008D2CDB">
              <w:rPr>
                <w:rFonts w:eastAsia="Times New Roman" w:cs="Times New Roman"/>
                <w:b/>
                <w:szCs w:val="24"/>
                <w:lang w:eastAsia="en-CA"/>
                <w14:ligatures w14:val="none"/>
              </w:rPr>
              <w:t>Status</w:t>
            </w:r>
          </w:p>
        </w:tc>
      </w:tr>
      <w:tr w:rsidR="008D2CDB" w:rsidRPr="008D2CDB" w14:paraId="7C843F9E" w14:textId="77777777" w:rsidTr="000A3BAC">
        <w:trPr>
          <w:trHeight w:val="300"/>
          <w:jc w:val="center"/>
        </w:trPr>
        <w:tc>
          <w:tcPr>
            <w:tcW w:w="15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BC7EBDE" w14:textId="03A003EB" w:rsidR="008D2CDB" w:rsidRPr="008D2CDB" w:rsidRDefault="008D2CDB" w:rsidP="000A3BAC">
            <w:pPr>
              <w:spacing w:after="0" w:line="240" w:lineRule="auto"/>
              <w:jc w:val="center"/>
              <w:rPr>
                <w:rFonts w:eastAsia="Times New Roman" w:cs="Times New Roman"/>
                <w:szCs w:val="24"/>
                <w:lang w:eastAsia="en-CA"/>
                <w14:ligatures w14:val="none"/>
              </w:rPr>
            </w:pPr>
            <w:r w:rsidRPr="008D2CDB">
              <w:rPr>
                <w:rFonts w:eastAsia="Times New Roman" w:cs="Times New Roman"/>
                <w:szCs w:val="24"/>
                <w:lang w:eastAsia="en-CA"/>
                <w14:ligatures w14:val="none"/>
              </w:rPr>
              <w:t>Milestone 1</w:t>
            </w:r>
          </w:p>
        </w:tc>
        <w:tc>
          <w:tcPr>
            <w:tcW w:w="1740" w:type="dxa"/>
            <w:tcBorders>
              <w:top w:val="single" w:sz="6" w:space="0" w:color="auto"/>
              <w:left w:val="single" w:sz="6" w:space="0" w:color="auto"/>
              <w:bottom w:val="single" w:sz="6" w:space="0" w:color="auto"/>
              <w:right w:val="single" w:sz="6" w:space="0" w:color="auto"/>
            </w:tcBorders>
            <w:shd w:val="clear" w:color="auto" w:fill="auto"/>
            <w:hideMark/>
          </w:tcPr>
          <w:p w14:paraId="5FB05819" w14:textId="2CC2FA95" w:rsidR="008D2CDB" w:rsidRPr="008D2CDB" w:rsidRDefault="008D2CDB" w:rsidP="000A3BAC">
            <w:pPr>
              <w:spacing w:after="0" w:line="240" w:lineRule="auto"/>
              <w:jc w:val="center"/>
              <w:rPr>
                <w:rFonts w:eastAsia="Times New Roman" w:cs="Times New Roman"/>
                <w:szCs w:val="24"/>
                <w:lang w:eastAsia="en-CA"/>
                <w14:ligatures w14:val="none"/>
              </w:rPr>
            </w:pPr>
            <w:r w:rsidRPr="008D2CDB">
              <w:rPr>
                <w:rFonts w:eastAsia="Times New Roman" w:cs="Times New Roman"/>
                <w:szCs w:val="24"/>
                <w:lang w:eastAsia="en-CA"/>
                <w14:ligatures w14:val="none"/>
              </w:rPr>
              <w:t>Inception</w:t>
            </w:r>
          </w:p>
        </w:tc>
        <w:tc>
          <w:tcPr>
            <w:tcW w:w="15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B30969F" w14:textId="4F13E00C" w:rsidR="008D2CDB" w:rsidRPr="008D2CDB" w:rsidRDefault="008D2CDB" w:rsidP="000A3BAC">
            <w:pPr>
              <w:spacing w:after="0" w:line="240" w:lineRule="auto"/>
              <w:jc w:val="center"/>
              <w:rPr>
                <w:rFonts w:eastAsia="Times New Roman" w:cs="Times New Roman"/>
                <w:szCs w:val="24"/>
                <w:lang w:eastAsia="en-CA"/>
                <w14:ligatures w14:val="none"/>
              </w:rPr>
            </w:pPr>
            <w:r w:rsidRPr="008D2CDB">
              <w:rPr>
                <w:rFonts w:eastAsia="Times New Roman" w:cs="Times New Roman"/>
                <w:szCs w:val="24"/>
                <w:lang w:eastAsia="en-CA"/>
                <w14:ligatures w14:val="none"/>
              </w:rPr>
              <w:t>May-06</w:t>
            </w:r>
          </w:p>
        </w:tc>
        <w:tc>
          <w:tcPr>
            <w:tcW w:w="141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20EF593" w14:textId="488715DC" w:rsidR="008D2CDB" w:rsidRPr="008D2CDB" w:rsidRDefault="008D2CDB" w:rsidP="000A3BAC">
            <w:pPr>
              <w:spacing w:after="0" w:line="240" w:lineRule="auto"/>
              <w:jc w:val="center"/>
              <w:rPr>
                <w:rFonts w:eastAsia="Times New Roman" w:cs="Times New Roman"/>
                <w:szCs w:val="24"/>
                <w:lang w:eastAsia="en-CA"/>
                <w14:ligatures w14:val="none"/>
              </w:rPr>
            </w:pPr>
            <w:r w:rsidRPr="008D2CDB">
              <w:rPr>
                <w:rFonts w:eastAsia="Times New Roman" w:cs="Times New Roman"/>
                <w:szCs w:val="24"/>
                <w:lang w:eastAsia="en-CA"/>
                <w14:ligatures w14:val="none"/>
              </w:rPr>
              <w:t>May-31</w:t>
            </w:r>
          </w:p>
        </w:tc>
        <w:tc>
          <w:tcPr>
            <w:tcW w:w="1830" w:type="dxa"/>
            <w:tcBorders>
              <w:top w:val="single" w:sz="6" w:space="0" w:color="auto"/>
              <w:left w:val="single" w:sz="6" w:space="0" w:color="auto"/>
              <w:bottom w:val="single" w:sz="6" w:space="0" w:color="auto"/>
              <w:right w:val="single" w:sz="6" w:space="0" w:color="auto"/>
            </w:tcBorders>
            <w:shd w:val="clear" w:color="auto" w:fill="00B050"/>
            <w:vAlign w:val="center"/>
            <w:hideMark/>
          </w:tcPr>
          <w:p w14:paraId="72F001DC" w14:textId="015E692D" w:rsidR="008D2CDB" w:rsidRPr="008D2CDB" w:rsidRDefault="008D2CDB" w:rsidP="000A3BAC">
            <w:pPr>
              <w:spacing w:after="0" w:line="240" w:lineRule="auto"/>
              <w:jc w:val="center"/>
              <w:rPr>
                <w:rFonts w:eastAsia="Times New Roman" w:cs="Times New Roman"/>
                <w:szCs w:val="24"/>
                <w:lang w:eastAsia="en-CA"/>
                <w14:ligatures w14:val="none"/>
              </w:rPr>
            </w:pPr>
            <w:r w:rsidRPr="008D2CDB">
              <w:rPr>
                <w:rFonts w:eastAsia="Times New Roman" w:cs="Times New Roman"/>
                <w:szCs w:val="24"/>
                <w:lang w:eastAsia="en-CA"/>
                <w14:ligatures w14:val="none"/>
              </w:rPr>
              <w:t>Completed</w:t>
            </w:r>
          </w:p>
        </w:tc>
      </w:tr>
      <w:tr w:rsidR="008D2CDB" w:rsidRPr="008D2CDB" w14:paraId="2133139E" w14:textId="77777777" w:rsidTr="000A3BAC">
        <w:trPr>
          <w:trHeight w:val="300"/>
          <w:jc w:val="center"/>
        </w:trPr>
        <w:tc>
          <w:tcPr>
            <w:tcW w:w="15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8898369" w14:textId="1DF58511" w:rsidR="008D2CDB" w:rsidRPr="008D2CDB" w:rsidRDefault="008D2CDB" w:rsidP="000A3BAC">
            <w:pPr>
              <w:spacing w:after="0" w:line="240" w:lineRule="auto"/>
              <w:jc w:val="center"/>
              <w:rPr>
                <w:rFonts w:eastAsia="Times New Roman" w:cs="Times New Roman"/>
                <w:szCs w:val="24"/>
                <w:lang w:eastAsia="en-CA"/>
                <w14:ligatures w14:val="none"/>
              </w:rPr>
            </w:pPr>
            <w:r w:rsidRPr="008D2CDB">
              <w:rPr>
                <w:rFonts w:eastAsia="Times New Roman" w:cs="Times New Roman"/>
                <w:szCs w:val="24"/>
                <w:lang w:eastAsia="en-CA"/>
                <w14:ligatures w14:val="none"/>
              </w:rPr>
              <w:t>Milestone 2</w:t>
            </w:r>
          </w:p>
        </w:tc>
        <w:tc>
          <w:tcPr>
            <w:tcW w:w="1740" w:type="dxa"/>
            <w:tcBorders>
              <w:top w:val="single" w:sz="6" w:space="0" w:color="auto"/>
              <w:left w:val="single" w:sz="6" w:space="0" w:color="auto"/>
              <w:bottom w:val="single" w:sz="6" w:space="0" w:color="auto"/>
              <w:right w:val="single" w:sz="6" w:space="0" w:color="auto"/>
            </w:tcBorders>
            <w:shd w:val="clear" w:color="auto" w:fill="auto"/>
            <w:hideMark/>
          </w:tcPr>
          <w:p w14:paraId="4E834C74" w14:textId="6EFEACF9" w:rsidR="008D2CDB" w:rsidRPr="008D2CDB" w:rsidRDefault="008D2CDB" w:rsidP="000A3BAC">
            <w:pPr>
              <w:spacing w:after="0" w:line="240" w:lineRule="auto"/>
              <w:jc w:val="center"/>
              <w:rPr>
                <w:rFonts w:eastAsia="Times New Roman" w:cs="Times New Roman"/>
                <w:szCs w:val="24"/>
                <w:lang w:eastAsia="en-CA"/>
                <w14:ligatures w14:val="none"/>
              </w:rPr>
            </w:pPr>
            <w:r w:rsidRPr="008D2CDB">
              <w:rPr>
                <w:rFonts w:eastAsia="Times New Roman" w:cs="Times New Roman"/>
                <w:szCs w:val="24"/>
                <w:lang w:eastAsia="en-CA"/>
                <w14:ligatures w14:val="none"/>
              </w:rPr>
              <w:t>Analysis</w:t>
            </w:r>
          </w:p>
        </w:tc>
        <w:tc>
          <w:tcPr>
            <w:tcW w:w="15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E18DAFB" w14:textId="759EE5BC" w:rsidR="008D2CDB" w:rsidRPr="008D2CDB" w:rsidRDefault="008D2CDB" w:rsidP="000A3BAC">
            <w:pPr>
              <w:spacing w:after="0" w:line="240" w:lineRule="auto"/>
              <w:jc w:val="center"/>
              <w:rPr>
                <w:rFonts w:eastAsia="Times New Roman" w:cs="Times New Roman"/>
                <w:szCs w:val="24"/>
                <w:lang w:eastAsia="en-CA"/>
                <w14:ligatures w14:val="none"/>
              </w:rPr>
            </w:pPr>
            <w:r w:rsidRPr="008D2CDB">
              <w:rPr>
                <w:rFonts w:eastAsia="Times New Roman" w:cs="Times New Roman"/>
                <w:szCs w:val="24"/>
                <w:lang w:eastAsia="en-CA"/>
                <w14:ligatures w14:val="none"/>
              </w:rPr>
              <w:t>June-01</w:t>
            </w:r>
          </w:p>
        </w:tc>
        <w:tc>
          <w:tcPr>
            <w:tcW w:w="141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A9584AF" w14:textId="6BE0594D" w:rsidR="008D2CDB" w:rsidRPr="008D2CDB" w:rsidRDefault="008D2CDB" w:rsidP="000A3BAC">
            <w:pPr>
              <w:spacing w:after="0" w:line="240" w:lineRule="auto"/>
              <w:jc w:val="center"/>
              <w:rPr>
                <w:rFonts w:eastAsia="Times New Roman" w:cs="Times New Roman"/>
                <w:szCs w:val="24"/>
                <w:lang w:eastAsia="en-CA"/>
                <w14:ligatures w14:val="none"/>
              </w:rPr>
            </w:pPr>
            <w:r w:rsidRPr="008D2CDB">
              <w:rPr>
                <w:rFonts w:eastAsia="Times New Roman" w:cs="Times New Roman"/>
                <w:szCs w:val="24"/>
                <w:lang w:eastAsia="en-CA"/>
                <w14:ligatures w14:val="none"/>
              </w:rPr>
              <w:t>June-21</w:t>
            </w:r>
          </w:p>
        </w:tc>
        <w:tc>
          <w:tcPr>
            <w:tcW w:w="1830" w:type="dxa"/>
            <w:tcBorders>
              <w:top w:val="single" w:sz="6" w:space="0" w:color="auto"/>
              <w:left w:val="single" w:sz="6" w:space="0" w:color="auto"/>
              <w:bottom w:val="single" w:sz="6" w:space="0" w:color="auto"/>
              <w:right w:val="single" w:sz="6" w:space="0" w:color="auto"/>
            </w:tcBorders>
            <w:shd w:val="clear" w:color="auto" w:fill="00B050"/>
            <w:vAlign w:val="center"/>
            <w:hideMark/>
          </w:tcPr>
          <w:p w14:paraId="150FFB94" w14:textId="18CED07E" w:rsidR="008D2CDB" w:rsidRPr="008D2CDB" w:rsidRDefault="008D2CDB" w:rsidP="000A3BAC">
            <w:pPr>
              <w:spacing w:after="0" w:line="240" w:lineRule="auto"/>
              <w:jc w:val="center"/>
              <w:rPr>
                <w:rFonts w:eastAsia="Times New Roman" w:cs="Times New Roman"/>
                <w:szCs w:val="24"/>
                <w:lang w:eastAsia="en-CA"/>
                <w14:ligatures w14:val="none"/>
              </w:rPr>
            </w:pPr>
            <w:r w:rsidRPr="008D2CDB">
              <w:rPr>
                <w:rFonts w:eastAsia="Times New Roman" w:cs="Times New Roman"/>
                <w:szCs w:val="24"/>
                <w:lang w:eastAsia="en-CA"/>
                <w14:ligatures w14:val="none"/>
              </w:rPr>
              <w:t>Completed</w:t>
            </w:r>
          </w:p>
        </w:tc>
      </w:tr>
      <w:tr w:rsidR="008D2CDB" w:rsidRPr="008D2CDB" w14:paraId="61DDC540" w14:textId="77777777" w:rsidTr="000A3BAC">
        <w:trPr>
          <w:trHeight w:val="300"/>
          <w:jc w:val="center"/>
        </w:trPr>
        <w:tc>
          <w:tcPr>
            <w:tcW w:w="15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F844660" w14:textId="51212C71" w:rsidR="008D2CDB" w:rsidRPr="008D2CDB" w:rsidRDefault="008D2CDB" w:rsidP="000A3BAC">
            <w:pPr>
              <w:spacing w:after="0" w:line="240" w:lineRule="auto"/>
              <w:jc w:val="center"/>
              <w:rPr>
                <w:rFonts w:eastAsia="Times New Roman" w:cs="Times New Roman"/>
                <w:szCs w:val="24"/>
                <w:lang w:eastAsia="en-CA"/>
                <w14:ligatures w14:val="none"/>
              </w:rPr>
            </w:pPr>
            <w:r w:rsidRPr="008D2CDB">
              <w:rPr>
                <w:rFonts w:eastAsia="Times New Roman" w:cs="Times New Roman"/>
                <w:szCs w:val="24"/>
                <w:lang w:eastAsia="en-CA"/>
                <w14:ligatures w14:val="none"/>
              </w:rPr>
              <w:t>Milestone 3</w:t>
            </w:r>
          </w:p>
        </w:tc>
        <w:tc>
          <w:tcPr>
            <w:tcW w:w="1740" w:type="dxa"/>
            <w:tcBorders>
              <w:top w:val="single" w:sz="6" w:space="0" w:color="auto"/>
              <w:left w:val="single" w:sz="6" w:space="0" w:color="auto"/>
              <w:bottom w:val="single" w:sz="6" w:space="0" w:color="auto"/>
              <w:right w:val="single" w:sz="6" w:space="0" w:color="auto"/>
            </w:tcBorders>
            <w:shd w:val="clear" w:color="auto" w:fill="auto"/>
            <w:hideMark/>
          </w:tcPr>
          <w:p w14:paraId="508CB0A2" w14:textId="00B2CD83" w:rsidR="008D2CDB" w:rsidRPr="008D2CDB" w:rsidRDefault="008D2CDB" w:rsidP="000A3BAC">
            <w:pPr>
              <w:spacing w:after="0" w:line="240" w:lineRule="auto"/>
              <w:jc w:val="center"/>
              <w:rPr>
                <w:rFonts w:eastAsia="Times New Roman" w:cs="Times New Roman"/>
                <w:szCs w:val="24"/>
                <w:lang w:eastAsia="en-CA"/>
                <w14:ligatures w14:val="none"/>
              </w:rPr>
            </w:pPr>
            <w:r w:rsidRPr="008D2CDB">
              <w:rPr>
                <w:rFonts w:eastAsia="Times New Roman" w:cs="Times New Roman"/>
                <w:szCs w:val="24"/>
                <w:lang w:eastAsia="en-CA"/>
                <w14:ligatures w14:val="none"/>
              </w:rPr>
              <w:t>Design</w:t>
            </w:r>
          </w:p>
        </w:tc>
        <w:tc>
          <w:tcPr>
            <w:tcW w:w="15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06115F0" w14:textId="6682C1A0" w:rsidR="008D2CDB" w:rsidRPr="008D2CDB" w:rsidRDefault="008D2CDB" w:rsidP="000A3BAC">
            <w:pPr>
              <w:spacing w:after="0" w:line="240" w:lineRule="auto"/>
              <w:jc w:val="center"/>
              <w:rPr>
                <w:rFonts w:eastAsia="Times New Roman" w:cs="Times New Roman"/>
                <w:szCs w:val="24"/>
                <w:lang w:eastAsia="en-CA"/>
                <w14:ligatures w14:val="none"/>
              </w:rPr>
            </w:pPr>
            <w:r w:rsidRPr="008D2CDB">
              <w:rPr>
                <w:rFonts w:eastAsia="Times New Roman" w:cs="Times New Roman"/>
                <w:szCs w:val="24"/>
                <w:lang w:eastAsia="en-CA"/>
                <w14:ligatures w14:val="none"/>
              </w:rPr>
              <w:t>June-22</w:t>
            </w:r>
          </w:p>
        </w:tc>
        <w:tc>
          <w:tcPr>
            <w:tcW w:w="141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7935EEB" w14:textId="414B0951" w:rsidR="008D2CDB" w:rsidRPr="008D2CDB" w:rsidRDefault="008D2CDB" w:rsidP="000A3BAC">
            <w:pPr>
              <w:spacing w:after="0" w:line="240" w:lineRule="auto"/>
              <w:jc w:val="center"/>
              <w:rPr>
                <w:rFonts w:eastAsia="Times New Roman" w:cs="Times New Roman"/>
                <w:szCs w:val="24"/>
                <w:lang w:eastAsia="en-CA"/>
                <w14:ligatures w14:val="none"/>
              </w:rPr>
            </w:pPr>
            <w:r w:rsidRPr="008D2CDB">
              <w:rPr>
                <w:rFonts w:eastAsia="Times New Roman" w:cs="Times New Roman"/>
                <w:szCs w:val="24"/>
                <w:lang w:eastAsia="en-CA"/>
                <w14:ligatures w14:val="none"/>
              </w:rPr>
              <w:t>July-19</w:t>
            </w:r>
          </w:p>
        </w:tc>
        <w:tc>
          <w:tcPr>
            <w:tcW w:w="1830" w:type="dxa"/>
            <w:tcBorders>
              <w:top w:val="single" w:sz="6" w:space="0" w:color="auto"/>
              <w:left w:val="single" w:sz="6" w:space="0" w:color="auto"/>
              <w:bottom w:val="single" w:sz="6" w:space="0" w:color="auto"/>
              <w:right w:val="single" w:sz="6" w:space="0" w:color="auto"/>
            </w:tcBorders>
            <w:shd w:val="clear" w:color="auto" w:fill="00B050"/>
            <w:vAlign w:val="center"/>
            <w:hideMark/>
          </w:tcPr>
          <w:p w14:paraId="1BAD4932" w14:textId="76B146D5" w:rsidR="008D2CDB" w:rsidRPr="008D2CDB" w:rsidRDefault="00EB35F2" w:rsidP="000A3BAC">
            <w:pPr>
              <w:spacing w:after="0" w:line="240" w:lineRule="auto"/>
              <w:jc w:val="center"/>
              <w:rPr>
                <w:rFonts w:eastAsia="Times New Roman" w:cs="Times New Roman"/>
                <w:szCs w:val="24"/>
                <w:lang w:eastAsia="en-CA"/>
                <w14:ligatures w14:val="none"/>
              </w:rPr>
            </w:pPr>
            <w:r w:rsidRPr="008D2CDB">
              <w:rPr>
                <w:rFonts w:eastAsia="Times New Roman" w:cs="Times New Roman"/>
                <w:szCs w:val="24"/>
                <w:lang w:eastAsia="en-CA"/>
                <w14:ligatures w14:val="none"/>
              </w:rPr>
              <w:t>Completed</w:t>
            </w:r>
          </w:p>
        </w:tc>
      </w:tr>
      <w:tr w:rsidR="008D2CDB" w:rsidRPr="008D2CDB" w14:paraId="32E17C62" w14:textId="77777777" w:rsidTr="00EB35F2">
        <w:trPr>
          <w:trHeight w:val="300"/>
          <w:jc w:val="center"/>
        </w:trPr>
        <w:tc>
          <w:tcPr>
            <w:tcW w:w="15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3E50A09" w14:textId="09F7547D" w:rsidR="008D2CDB" w:rsidRPr="008D2CDB" w:rsidRDefault="008D2CDB" w:rsidP="000A3BAC">
            <w:pPr>
              <w:spacing w:after="0" w:line="240" w:lineRule="auto"/>
              <w:jc w:val="center"/>
              <w:rPr>
                <w:rFonts w:eastAsia="Times New Roman" w:cs="Times New Roman"/>
                <w:szCs w:val="24"/>
                <w:lang w:eastAsia="en-CA"/>
                <w14:ligatures w14:val="none"/>
              </w:rPr>
            </w:pPr>
            <w:r w:rsidRPr="008D2CDB">
              <w:rPr>
                <w:rFonts w:eastAsia="Times New Roman" w:cs="Times New Roman"/>
                <w:szCs w:val="24"/>
                <w:lang w:eastAsia="en-CA"/>
                <w14:ligatures w14:val="none"/>
              </w:rPr>
              <w:t>Milestone 4</w:t>
            </w:r>
          </w:p>
        </w:tc>
        <w:tc>
          <w:tcPr>
            <w:tcW w:w="1740" w:type="dxa"/>
            <w:tcBorders>
              <w:top w:val="single" w:sz="6" w:space="0" w:color="auto"/>
              <w:left w:val="single" w:sz="6" w:space="0" w:color="auto"/>
              <w:bottom w:val="single" w:sz="6" w:space="0" w:color="auto"/>
              <w:right w:val="single" w:sz="6" w:space="0" w:color="auto"/>
            </w:tcBorders>
            <w:shd w:val="clear" w:color="auto" w:fill="auto"/>
            <w:hideMark/>
          </w:tcPr>
          <w:p w14:paraId="54BEB051" w14:textId="707103AB" w:rsidR="008D2CDB" w:rsidRPr="008D2CDB" w:rsidRDefault="008D2CDB" w:rsidP="000A3BAC">
            <w:pPr>
              <w:spacing w:after="0" w:line="240" w:lineRule="auto"/>
              <w:jc w:val="center"/>
              <w:rPr>
                <w:rFonts w:eastAsia="Times New Roman" w:cs="Times New Roman"/>
                <w:szCs w:val="24"/>
                <w:lang w:eastAsia="en-CA"/>
                <w14:ligatures w14:val="none"/>
              </w:rPr>
            </w:pPr>
            <w:r w:rsidRPr="008D2CDB">
              <w:rPr>
                <w:rFonts w:eastAsia="Times New Roman" w:cs="Times New Roman"/>
                <w:szCs w:val="24"/>
                <w:lang w:eastAsia="en-CA"/>
                <w14:ligatures w14:val="none"/>
              </w:rPr>
              <w:t>Development</w:t>
            </w:r>
          </w:p>
        </w:tc>
        <w:tc>
          <w:tcPr>
            <w:tcW w:w="15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27F0458" w14:textId="3AA6A32B" w:rsidR="008D2CDB" w:rsidRPr="008D2CDB" w:rsidRDefault="008D2CDB" w:rsidP="000A3BAC">
            <w:pPr>
              <w:spacing w:after="0" w:line="240" w:lineRule="auto"/>
              <w:jc w:val="center"/>
              <w:rPr>
                <w:rFonts w:eastAsia="Times New Roman" w:cs="Times New Roman"/>
                <w:szCs w:val="24"/>
                <w:lang w:eastAsia="en-CA"/>
                <w14:ligatures w14:val="none"/>
              </w:rPr>
            </w:pPr>
            <w:r w:rsidRPr="008D2CDB">
              <w:rPr>
                <w:rFonts w:eastAsia="Times New Roman" w:cs="Times New Roman"/>
                <w:szCs w:val="24"/>
                <w:lang w:eastAsia="en-CA"/>
                <w14:ligatures w14:val="none"/>
              </w:rPr>
              <w:t>July-20</w:t>
            </w:r>
          </w:p>
        </w:tc>
        <w:tc>
          <w:tcPr>
            <w:tcW w:w="141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DD6738B" w14:textId="25CE7FC4" w:rsidR="008D2CDB" w:rsidRPr="008D2CDB" w:rsidRDefault="008D2CDB" w:rsidP="000A3BAC">
            <w:pPr>
              <w:spacing w:after="0" w:line="240" w:lineRule="auto"/>
              <w:jc w:val="center"/>
              <w:rPr>
                <w:rFonts w:eastAsia="Times New Roman" w:cs="Times New Roman"/>
                <w:szCs w:val="24"/>
                <w:lang w:eastAsia="en-CA"/>
                <w14:ligatures w14:val="none"/>
              </w:rPr>
            </w:pPr>
            <w:r w:rsidRPr="008D2CDB">
              <w:rPr>
                <w:rFonts w:eastAsia="Times New Roman" w:cs="Times New Roman"/>
                <w:szCs w:val="24"/>
                <w:lang w:eastAsia="en-CA"/>
                <w14:ligatures w14:val="none"/>
              </w:rPr>
              <w:t>Aug.-09</w:t>
            </w:r>
          </w:p>
        </w:tc>
        <w:tc>
          <w:tcPr>
            <w:tcW w:w="18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71B7197" w14:textId="7E083F31" w:rsidR="008D2CDB" w:rsidRPr="008D2CDB" w:rsidRDefault="008D2CDB" w:rsidP="000A3BAC">
            <w:pPr>
              <w:spacing w:after="0" w:line="240" w:lineRule="auto"/>
              <w:jc w:val="center"/>
              <w:rPr>
                <w:rFonts w:eastAsia="Times New Roman" w:cs="Times New Roman"/>
                <w:szCs w:val="24"/>
                <w:lang w:eastAsia="en-CA"/>
                <w14:ligatures w14:val="none"/>
              </w:rPr>
            </w:pPr>
            <w:r w:rsidRPr="008D2CDB">
              <w:rPr>
                <w:rFonts w:eastAsia="Times New Roman" w:cs="Times New Roman"/>
                <w:szCs w:val="24"/>
                <w:lang w:eastAsia="en-CA"/>
                <w14:ligatures w14:val="none"/>
              </w:rPr>
              <w:t>Not Started</w:t>
            </w:r>
          </w:p>
        </w:tc>
      </w:tr>
      <w:tr w:rsidR="008D2CDB" w:rsidRPr="008D2CDB" w14:paraId="0E9CFB33" w14:textId="77777777" w:rsidTr="00EB35F2">
        <w:trPr>
          <w:trHeight w:val="300"/>
          <w:jc w:val="center"/>
        </w:trPr>
        <w:tc>
          <w:tcPr>
            <w:tcW w:w="15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F6D7CDE" w14:textId="1D6D3576" w:rsidR="008D2CDB" w:rsidRPr="008D2CDB" w:rsidRDefault="008D2CDB" w:rsidP="000A3BAC">
            <w:pPr>
              <w:spacing w:after="0" w:line="240" w:lineRule="auto"/>
              <w:jc w:val="center"/>
              <w:rPr>
                <w:rFonts w:eastAsia="Times New Roman" w:cs="Times New Roman"/>
                <w:szCs w:val="24"/>
                <w:lang w:eastAsia="en-CA"/>
                <w14:ligatures w14:val="none"/>
              </w:rPr>
            </w:pPr>
            <w:r w:rsidRPr="008D2CDB">
              <w:rPr>
                <w:rFonts w:eastAsia="Times New Roman" w:cs="Times New Roman"/>
                <w:szCs w:val="24"/>
                <w:lang w:eastAsia="en-CA"/>
                <w14:ligatures w14:val="none"/>
              </w:rPr>
              <w:t>Final</w:t>
            </w:r>
          </w:p>
        </w:tc>
        <w:tc>
          <w:tcPr>
            <w:tcW w:w="1740" w:type="dxa"/>
            <w:tcBorders>
              <w:top w:val="single" w:sz="6" w:space="0" w:color="auto"/>
              <w:left w:val="single" w:sz="6" w:space="0" w:color="auto"/>
              <w:bottom w:val="single" w:sz="6" w:space="0" w:color="auto"/>
              <w:right w:val="single" w:sz="6" w:space="0" w:color="auto"/>
            </w:tcBorders>
            <w:shd w:val="clear" w:color="auto" w:fill="auto"/>
            <w:hideMark/>
          </w:tcPr>
          <w:p w14:paraId="765C0C23" w14:textId="01A8B0AF" w:rsidR="008D2CDB" w:rsidRPr="008D2CDB" w:rsidRDefault="008D2CDB" w:rsidP="000A3BAC">
            <w:pPr>
              <w:spacing w:after="0" w:line="240" w:lineRule="auto"/>
              <w:jc w:val="center"/>
              <w:rPr>
                <w:rFonts w:eastAsia="Times New Roman" w:cs="Times New Roman"/>
                <w:szCs w:val="24"/>
                <w:lang w:eastAsia="en-CA"/>
                <w14:ligatures w14:val="none"/>
              </w:rPr>
            </w:pPr>
            <w:r w:rsidRPr="008D2CDB">
              <w:rPr>
                <w:rFonts w:eastAsia="Times New Roman" w:cs="Times New Roman"/>
                <w:szCs w:val="24"/>
                <w:lang w:eastAsia="en-CA"/>
                <w14:ligatures w14:val="none"/>
              </w:rPr>
              <w:t>Evaluation</w:t>
            </w:r>
          </w:p>
        </w:tc>
        <w:tc>
          <w:tcPr>
            <w:tcW w:w="154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44AA376" w14:textId="3F8EE19F" w:rsidR="008D2CDB" w:rsidRPr="008D2CDB" w:rsidRDefault="008D2CDB" w:rsidP="000A3BAC">
            <w:pPr>
              <w:spacing w:after="0" w:line="240" w:lineRule="auto"/>
              <w:jc w:val="center"/>
              <w:rPr>
                <w:rFonts w:eastAsia="Times New Roman" w:cs="Times New Roman"/>
                <w:szCs w:val="24"/>
                <w:lang w:eastAsia="en-CA"/>
                <w14:ligatures w14:val="none"/>
              </w:rPr>
            </w:pPr>
            <w:r w:rsidRPr="008D2CDB">
              <w:rPr>
                <w:rFonts w:eastAsia="Times New Roman" w:cs="Times New Roman"/>
                <w:szCs w:val="24"/>
                <w:lang w:eastAsia="en-CA"/>
                <w14:ligatures w14:val="none"/>
              </w:rPr>
              <w:t>Aug.-10</w:t>
            </w:r>
          </w:p>
        </w:tc>
        <w:tc>
          <w:tcPr>
            <w:tcW w:w="141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E6DAC5F" w14:textId="67726581" w:rsidR="008D2CDB" w:rsidRPr="008D2CDB" w:rsidRDefault="008D2CDB" w:rsidP="000A3BAC">
            <w:pPr>
              <w:spacing w:after="0" w:line="240" w:lineRule="auto"/>
              <w:jc w:val="center"/>
              <w:rPr>
                <w:rFonts w:eastAsia="Times New Roman" w:cs="Times New Roman"/>
                <w:szCs w:val="24"/>
                <w:lang w:eastAsia="en-CA"/>
                <w14:ligatures w14:val="none"/>
              </w:rPr>
            </w:pPr>
            <w:r w:rsidRPr="008D2CDB">
              <w:rPr>
                <w:rFonts w:eastAsia="Times New Roman" w:cs="Times New Roman"/>
                <w:szCs w:val="24"/>
                <w:lang w:eastAsia="en-CA"/>
                <w14:ligatures w14:val="none"/>
              </w:rPr>
              <w:t>Aug.-16</w:t>
            </w:r>
          </w:p>
        </w:tc>
        <w:tc>
          <w:tcPr>
            <w:tcW w:w="183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07AB5CB" w14:textId="2AACFBE1" w:rsidR="008D2CDB" w:rsidRPr="008D2CDB" w:rsidRDefault="008D2CDB" w:rsidP="000A3BAC">
            <w:pPr>
              <w:spacing w:after="0" w:line="240" w:lineRule="auto"/>
              <w:jc w:val="center"/>
              <w:rPr>
                <w:rFonts w:eastAsia="Times New Roman" w:cs="Times New Roman"/>
                <w:szCs w:val="24"/>
                <w:lang w:eastAsia="en-CA"/>
                <w14:ligatures w14:val="none"/>
              </w:rPr>
            </w:pPr>
            <w:r w:rsidRPr="008D2CDB">
              <w:rPr>
                <w:rFonts w:eastAsia="Times New Roman" w:cs="Times New Roman"/>
                <w:szCs w:val="24"/>
                <w:lang w:eastAsia="en-CA"/>
                <w14:ligatures w14:val="none"/>
              </w:rPr>
              <w:t>Not Started</w:t>
            </w:r>
          </w:p>
        </w:tc>
      </w:tr>
    </w:tbl>
    <w:p w14:paraId="375D8DD3" w14:textId="47B8CC0A" w:rsidR="008D2CDB" w:rsidRPr="008D2CDB" w:rsidRDefault="008D2CDB" w:rsidP="00EB35F2">
      <w:pPr>
        <w:spacing w:after="0" w:line="240" w:lineRule="auto"/>
        <w:jc w:val="center"/>
        <w:rPr>
          <w:rFonts w:eastAsia="Times New Roman" w:cs="Times New Roman"/>
          <w:i/>
          <w:szCs w:val="24"/>
          <w:lang w:eastAsia="en-CA"/>
          <w14:ligatures w14:val="none"/>
        </w:rPr>
      </w:pPr>
      <w:r w:rsidRPr="008D2CDB">
        <w:rPr>
          <w:rFonts w:eastAsia="Times New Roman" w:cs="Times New Roman"/>
          <w:i/>
          <w:szCs w:val="24"/>
          <w:lang w:eastAsia="en-CA"/>
          <w14:ligatures w14:val="none"/>
        </w:rPr>
        <w:t xml:space="preserve">Table 1: </w:t>
      </w:r>
      <w:r w:rsidRPr="000A3BAC">
        <w:rPr>
          <w:rFonts w:eastAsia="Times New Roman" w:cs="Times New Roman"/>
          <w:i/>
          <w:szCs w:val="24"/>
          <w:lang w:eastAsia="en-CA"/>
          <w14:ligatures w14:val="none"/>
        </w:rPr>
        <w:t>Milestone</w:t>
      </w:r>
      <w:r w:rsidR="000A3BAC">
        <w:rPr>
          <w:rFonts w:eastAsia="Times New Roman" w:cs="Times New Roman"/>
          <w:i/>
          <w:szCs w:val="24"/>
          <w:lang w:eastAsia="en-CA"/>
          <w14:ligatures w14:val="none"/>
        </w:rPr>
        <w:t>s</w:t>
      </w:r>
      <w:r w:rsidRPr="008D2CDB">
        <w:rPr>
          <w:rFonts w:eastAsia="Times New Roman" w:cs="Times New Roman"/>
          <w:i/>
          <w:szCs w:val="24"/>
          <w:lang w:eastAsia="en-CA"/>
          <w14:ligatures w14:val="none"/>
        </w:rPr>
        <w:t xml:space="preserve"> </w:t>
      </w:r>
      <w:r w:rsidR="00D66571">
        <w:rPr>
          <w:rFonts w:eastAsia="Times New Roman" w:cs="Times New Roman"/>
          <w:i/>
          <w:szCs w:val="24"/>
          <w:lang w:eastAsia="en-CA"/>
          <w14:ligatures w14:val="none"/>
        </w:rPr>
        <w:t>S</w:t>
      </w:r>
      <w:r w:rsidRPr="000A3BAC">
        <w:rPr>
          <w:rFonts w:eastAsia="Times New Roman" w:cs="Times New Roman"/>
          <w:i/>
          <w:szCs w:val="24"/>
          <w:lang w:eastAsia="en-CA"/>
          <w14:ligatures w14:val="none"/>
        </w:rPr>
        <w:t>ummary</w:t>
      </w:r>
      <w:r w:rsidRPr="008D2CDB">
        <w:rPr>
          <w:rFonts w:eastAsia="Times New Roman" w:cs="Times New Roman"/>
          <w:i/>
          <w:szCs w:val="24"/>
          <w:lang w:eastAsia="en-CA"/>
          <w14:ligatures w14:val="none"/>
        </w:rPr>
        <w:t xml:space="preserve"> and </w:t>
      </w:r>
      <w:r w:rsidR="00D66571">
        <w:rPr>
          <w:rFonts w:eastAsia="Times New Roman" w:cs="Times New Roman"/>
          <w:i/>
          <w:szCs w:val="24"/>
          <w:lang w:eastAsia="en-CA"/>
          <w14:ligatures w14:val="none"/>
        </w:rPr>
        <w:t>S</w:t>
      </w:r>
      <w:r w:rsidRPr="000A3BAC">
        <w:rPr>
          <w:rFonts w:eastAsia="Times New Roman" w:cs="Times New Roman"/>
          <w:i/>
          <w:szCs w:val="24"/>
          <w:lang w:eastAsia="en-CA"/>
          <w14:ligatures w14:val="none"/>
        </w:rPr>
        <w:t>tatus</w:t>
      </w:r>
    </w:p>
    <w:p w14:paraId="10AE1F3D" w14:textId="390BED44" w:rsidR="000A3BAC" w:rsidRPr="000A3BAC" w:rsidRDefault="000A3BAC" w:rsidP="007523E7">
      <w:pPr>
        <w:spacing w:after="0" w:line="240" w:lineRule="auto"/>
        <w:rPr>
          <w:rFonts w:eastAsia="Times New Roman" w:cs="Times New Roman"/>
          <w:szCs w:val="24"/>
          <w:lang w:eastAsia="en-CA"/>
          <w14:ligatures w14:val="none"/>
        </w:rPr>
      </w:pPr>
    </w:p>
    <w:p w14:paraId="1B169745" w14:textId="47AC30BE" w:rsidR="008D2CDB" w:rsidRPr="008D2CDB" w:rsidRDefault="008D2CDB" w:rsidP="007523E7">
      <w:pPr>
        <w:spacing w:after="0" w:line="240" w:lineRule="auto"/>
        <w:rPr>
          <w:rFonts w:eastAsia="Times New Roman" w:cs="Times New Roman"/>
          <w:szCs w:val="24"/>
          <w:lang w:eastAsia="en-CA"/>
          <w14:ligatures w14:val="none"/>
        </w:rPr>
      </w:pPr>
      <w:r w:rsidRPr="008D2CDB">
        <w:rPr>
          <w:rFonts w:eastAsia="Times New Roman" w:cs="Times New Roman"/>
          <w:szCs w:val="24"/>
          <w:lang w:eastAsia="en-CA"/>
          <w14:ligatures w14:val="none"/>
        </w:rPr>
        <w:t xml:space="preserve">At this stage of the capstone project, all required steps for Milestone </w:t>
      </w:r>
      <w:r w:rsidR="00DA6F81">
        <w:rPr>
          <w:rFonts w:eastAsia="Times New Roman" w:cs="Times New Roman"/>
          <w:szCs w:val="24"/>
          <w:lang w:eastAsia="en-CA"/>
          <w14:ligatures w14:val="none"/>
        </w:rPr>
        <w:t>3</w:t>
      </w:r>
      <w:r w:rsidRPr="008D2CDB">
        <w:rPr>
          <w:rFonts w:eastAsia="Times New Roman" w:cs="Times New Roman"/>
          <w:szCs w:val="24"/>
          <w:lang w:eastAsia="en-CA"/>
          <w14:ligatures w14:val="none"/>
        </w:rPr>
        <w:t xml:space="preserve"> completion have been performed and documented, which are: </w:t>
      </w:r>
    </w:p>
    <w:p w14:paraId="26AD7227" w14:textId="77777777" w:rsidR="003702AB" w:rsidRDefault="003702AB" w:rsidP="00C963FF">
      <w:pPr>
        <w:numPr>
          <w:ilvl w:val="0"/>
          <w:numId w:val="12"/>
        </w:numPr>
        <w:spacing w:after="0" w:line="240" w:lineRule="auto"/>
        <w:rPr>
          <w:rFonts w:eastAsia="Times New Roman" w:cs="Times New Roman"/>
          <w:szCs w:val="24"/>
          <w:lang w:eastAsia="en-CA"/>
          <w14:ligatures w14:val="none"/>
        </w:rPr>
      </w:pPr>
      <w:r w:rsidRPr="00406C7A">
        <w:rPr>
          <w:rFonts w:eastAsia="Times New Roman" w:cs="Times New Roman"/>
          <w:szCs w:val="24"/>
          <w:lang w:eastAsia="en-CA"/>
          <w14:ligatures w14:val="none"/>
        </w:rPr>
        <w:t>ER Diagram</w:t>
      </w:r>
    </w:p>
    <w:p w14:paraId="32BDB8F5" w14:textId="77777777" w:rsidR="003702AB" w:rsidRDefault="003702AB" w:rsidP="00C963FF">
      <w:pPr>
        <w:numPr>
          <w:ilvl w:val="0"/>
          <w:numId w:val="12"/>
        </w:numPr>
        <w:spacing w:after="0" w:line="240" w:lineRule="auto"/>
        <w:rPr>
          <w:rFonts w:eastAsia="Times New Roman" w:cs="Times New Roman"/>
          <w:szCs w:val="24"/>
          <w:lang w:eastAsia="en-CA"/>
          <w14:ligatures w14:val="none"/>
        </w:rPr>
      </w:pPr>
      <w:r w:rsidRPr="00406C7A">
        <w:rPr>
          <w:rFonts w:eastAsia="Times New Roman" w:cs="Times New Roman"/>
          <w:szCs w:val="24"/>
          <w:lang w:eastAsia="en-CA"/>
          <w14:ligatures w14:val="none"/>
        </w:rPr>
        <w:t>Data dictionary</w:t>
      </w:r>
    </w:p>
    <w:p w14:paraId="24949A62" w14:textId="27C103DB" w:rsidR="003702AB" w:rsidRDefault="003702AB" w:rsidP="00C963FF">
      <w:pPr>
        <w:numPr>
          <w:ilvl w:val="0"/>
          <w:numId w:val="12"/>
        </w:numPr>
        <w:spacing w:after="0" w:line="240" w:lineRule="auto"/>
        <w:rPr>
          <w:rFonts w:eastAsia="Times New Roman" w:cs="Times New Roman"/>
          <w:szCs w:val="24"/>
          <w:lang w:eastAsia="en-CA"/>
          <w14:ligatures w14:val="none"/>
        </w:rPr>
      </w:pPr>
      <w:r w:rsidRPr="00406C7A">
        <w:rPr>
          <w:rFonts w:eastAsia="Times New Roman" w:cs="Times New Roman"/>
          <w:szCs w:val="24"/>
          <w:lang w:eastAsia="en-CA"/>
          <w14:ligatures w14:val="none"/>
        </w:rPr>
        <w:t>UI</w:t>
      </w:r>
      <w:r>
        <w:rPr>
          <w:rFonts w:eastAsia="Times New Roman" w:cs="Times New Roman"/>
          <w:szCs w:val="24"/>
          <w:lang w:eastAsia="en-CA"/>
          <w14:ligatures w14:val="none"/>
        </w:rPr>
        <w:t>&amp;</w:t>
      </w:r>
      <w:r w:rsidRPr="00406C7A">
        <w:rPr>
          <w:rFonts w:eastAsia="Times New Roman" w:cs="Times New Roman"/>
          <w:szCs w:val="24"/>
          <w:lang w:eastAsia="en-CA"/>
          <w14:ligatures w14:val="none"/>
        </w:rPr>
        <w:t>UX</w:t>
      </w:r>
      <w:r>
        <w:rPr>
          <w:rFonts w:eastAsia="Times New Roman" w:cs="Times New Roman"/>
          <w:szCs w:val="24"/>
          <w:lang w:eastAsia="en-CA"/>
          <w14:ligatures w14:val="none"/>
        </w:rPr>
        <w:t xml:space="preserve"> design</w:t>
      </w:r>
      <w:r w:rsidRPr="008D2CDB">
        <w:rPr>
          <w:rFonts w:eastAsia="Times New Roman" w:cs="Times New Roman"/>
          <w:szCs w:val="24"/>
          <w:lang w:eastAsia="en-CA"/>
          <w14:ligatures w14:val="none"/>
        </w:rPr>
        <w:t xml:space="preserve"> </w:t>
      </w:r>
    </w:p>
    <w:p w14:paraId="48CD7C18" w14:textId="77777777" w:rsidR="008D2CDB" w:rsidRPr="008D2CDB" w:rsidRDefault="008D2CDB" w:rsidP="00C963FF">
      <w:pPr>
        <w:numPr>
          <w:ilvl w:val="0"/>
          <w:numId w:val="12"/>
        </w:numPr>
        <w:spacing w:after="0" w:line="240" w:lineRule="auto"/>
        <w:rPr>
          <w:rFonts w:eastAsia="Times New Roman" w:cs="Times New Roman"/>
          <w:szCs w:val="24"/>
          <w:lang w:eastAsia="en-CA"/>
          <w14:ligatures w14:val="none"/>
        </w:rPr>
      </w:pPr>
      <w:r w:rsidRPr="008D2CDB">
        <w:rPr>
          <w:rFonts w:eastAsia="Times New Roman" w:cs="Times New Roman"/>
          <w:szCs w:val="24"/>
          <w:lang w:eastAsia="en-CA"/>
          <w14:ligatures w14:val="none"/>
        </w:rPr>
        <w:t>Draft of: </w:t>
      </w:r>
    </w:p>
    <w:p w14:paraId="0E1E7592" w14:textId="77777777" w:rsidR="008D2CDB" w:rsidRPr="008D2CDB" w:rsidRDefault="008D2CDB" w:rsidP="00C963FF">
      <w:pPr>
        <w:numPr>
          <w:ilvl w:val="0"/>
          <w:numId w:val="13"/>
        </w:numPr>
        <w:tabs>
          <w:tab w:val="clear" w:pos="720"/>
          <w:tab w:val="num" w:pos="1080"/>
        </w:tabs>
        <w:spacing w:after="0" w:line="240" w:lineRule="auto"/>
        <w:ind w:left="1080"/>
        <w:rPr>
          <w:rFonts w:eastAsia="Times New Roman" w:cs="Times New Roman"/>
          <w:szCs w:val="24"/>
          <w:lang w:eastAsia="en-CA"/>
          <w14:ligatures w14:val="none"/>
        </w:rPr>
      </w:pPr>
      <w:r w:rsidRPr="008D2CDB">
        <w:rPr>
          <w:rFonts w:eastAsia="Times New Roman" w:cs="Times New Roman"/>
          <w:szCs w:val="24"/>
          <w:lang w:eastAsia="en-CA"/>
          <w14:ligatures w14:val="none"/>
        </w:rPr>
        <w:t>System Architecture </w:t>
      </w:r>
    </w:p>
    <w:p w14:paraId="41911524" w14:textId="12F8B40C" w:rsidR="008D2CDB" w:rsidRPr="008D2CDB" w:rsidRDefault="008D2CDB" w:rsidP="00C963FF">
      <w:pPr>
        <w:numPr>
          <w:ilvl w:val="0"/>
          <w:numId w:val="14"/>
        </w:numPr>
        <w:tabs>
          <w:tab w:val="clear" w:pos="720"/>
          <w:tab w:val="num" w:pos="1080"/>
        </w:tabs>
        <w:spacing w:after="0" w:line="240" w:lineRule="auto"/>
        <w:ind w:left="1080"/>
        <w:rPr>
          <w:rFonts w:eastAsia="Times New Roman" w:cs="Times New Roman"/>
          <w:szCs w:val="24"/>
          <w:lang w:eastAsia="en-CA"/>
          <w14:ligatures w14:val="none"/>
        </w:rPr>
      </w:pPr>
      <w:r w:rsidRPr="008D2CDB">
        <w:rPr>
          <w:rFonts w:eastAsia="Times New Roman" w:cs="Times New Roman"/>
          <w:szCs w:val="24"/>
          <w:lang w:eastAsia="en-CA"/>
          <w14:ligatures w14:val="none"/>
        </w:rPr>
        <w:t xml:space="preserve">Entity-Relationship </w:t>
      </w:r>
      <w:r w:rsidR="000A3BAC" w:rsidRPr="000A3BAC">
        <w:rPr>
          <w:rFonts w:eastAsia="Times New Roman" w:cs="Times New Roman"/>
          <w:szCs w:val="24"/>
          <w:lang w:eastAsia="en-CA"/>
          <w14:ligatures w14:val="none"/>
        </w:rPr>
        <w:t>diagram</w:t>
      </w:r>
      <w:r w:rsidRPr="008D2CDB">
        <w:rPr>
          <w:rFonts w:eastAsia="Times New Roman" w:cs="Times New Roman"/>
          <w:szCs w:val="24"/>
          <w:lang w:eastAsia="en-CA"/>
          <w14:ligatures w14:val="none"/>
        </w:rPr>
        <w:t xml:space="preserve"> (Physical Data Model) </w:t>
      </w:r>
    </w:p>
    <w:p w14:paraId="75E4DB45" w14:textId="77777777" w:rsidR="008D2CDB" w:rsidRPr="008D2CDB" w:rsidRDefault="008D2CDB" w:rsidP="00C963FF">
      <w:pPr>
        <w:numPr>
          <w:ilvl w:val="0"/>
          <w:numId w:val="15"/>
        </w:numPr>
        <w:tabs>
          <w:tab w:val="clear" w:pos="720"/>
          <w:tab w:val="num" w:pos="1080"/>
        </w:tabs>
        <w:spacing w:after="0" w:line="240" w:lineRule="auto"/>
        <w:ind w:left="1080"/>
        <w:rPr>
          <w:rFonts w:eastAsia="Times New Roman" w:cs="Times New Roman"/>
          <w:szCs w:val="24"/>
          <w:lang w:eastAsia="en-CA"/>
          <w14:ligatures w14:val="none"/>
        </w:rPr>
      </w:pPr>
      <w:r w:rsidRPr="008D2CDB">
        <w:rPr>
          <w:rFonts w:eastAsia="Times New Roman" w:cs="Times New Roman"/>
          <w:szCs w:val="24"/>
          <w:lang w:eastAsia="en-CA"/>
          <w14:ligatures w14:val="none"/>
        </w:rPr>
        <w:t>Data Dictionary </w:t>
      </w:r>
    </w:p>
    <w:p w14:paraId="67BCD40F" w14:textId="77777777" w:rsidR="008D2CDB" w:rsidRPr="008D2CDB" w:rsidRDefault="008D2CDB" w:rsidP="00C963FF">
      <w:pPr>
        <w:numPr>
          <w:ilvl w:val="0"/>
          <w:numId w:val="16"/>
        </w:numPr>
        <w:tabs>
          <w:tab w:val="clear" w:pos="720"/>
          <w:tab w:val="num" w:pos="1080"/>
        </w:tabs>
        <w:spacing w:after="0" w:line="240" w:lineRule="auto"/>
        <w:ind w:left="1080"/>
        <w:rPr>
          <w:rFonts w:eastAsia="Times New Roman" w:cs="Times New Roman"/>
          <w:szCs w:val="24"/>
          <w:lang w:eastAsia="en-CA"/>
          <w14:ligatures w14:val="none"/>
        </w:rPr>
      </w:pPr>
      <w:r w:rsidRPr="008D2CDB">
        <w:rPr>
          <w:rFonts w:eastAsia="Times New Roman" w:cs="Times New Roman"/>
          <w:szCs w:val="24"/>
          <w:lang w:eastAsia="en-CA"/>
          <w14:ligatures w14:val="none"/>
        </w:rPr>
        <w:t>UI/UX Prototypes </w:t>
      </w:r>
    </w:p>
    <w:p w14:paraId="387BB9FA" w14:textId="77777777" w:rsidR="000276E6" w:rsidRDefault="000276E6" w:rsidP="000276E6">
      <w:pPr>
        <w:spacing w:after="0" w:line="240" w:lineRule="auto"/>
        <w:rPr>
          <w:rFonts w:eastAsia="Times New Roman" w:cs="Times New Roman"/>
          <w:szCs w:val="24"/>
          <w:lang w:eastAsia="en-CA"/>
          <w14:ligatures w14:val="none"/>
        </w:rPr>
      </w:pPr>
    </w:p>
    <w:p w14:paraId="6589FC45" w14:textId="4ADCE4F3" w:rsidR="000116C4" w:rsidRPr="000116C4" w:rsidRDefault="000116C4" w:rsidP="00F16DAE">
      <w:pPr>
        <w:spacing w:after="0" w:line="240" w:lineRule="auto"/>
        <w:rPr>
          <w:rFonts w:eastAsia="Times New Roman" w:cs="Times New Roman"/>
          <w:szCs w:val="24"/>
          <w:lang w:eastAsia="en-CA"/>
          <w14:ligatures w14:val="none"/>
        </w:rPr>
      </w:pPr>
    </w:p>
    <w:p w14:paraId="1B800A88" w14:textId="606757D8" w:rsidR="00C87DF4" w:rsidRPr="004603D5" w:rsidRDefault="00E03BB9" w:rsidP="00C963FF">
      <w:pPr>
        <w:pStyle w:val="Heading2"/>
        <w:numPr>
          <w:ilvl w:val="0"/>
          <w:numId w:val="2"/>
        </w:numPr>
        <w:spacing w:before="0" w:after="0" w:line="240" w:lineRule="auto"/>
        <w:rPr>
          <w:rFonts w:cs="Times New Roman"/>
        </w:rPr>
      </w:pPr>
      <w:bookmarkStart w:id="5" w:name="_Toc172323708"/>
      <w:bookmarkStart w:id="6" w:name="_Toc167997841"/>
      <w:r>
        <w:rPr>
          <w:rFonts w:cs="Times New Roman"/>
        </w:rPr>
        <w:lastRenderedPageBreak/>
        <w:t>System Architecture</w:t>
      </w:r>
      <w:bookmarkEnd w:id="5"/>
    </w:p>
    <w:p w14:paraId="46AA0323" w14:textId="77777777" w:rsidR="00932AA3" w:rsidRDefault="008D6F18" w:rsidP="007523E7">
      <w:pPr>
        <w:keepNext/>
        <w:spacing w:after="0" w:line="240" w:lineRule="auto"/>
      </w:pPr>
      <w:r>
        <w:rPr>
          <w:rStyle w:val="wacimagecontainer"/>
          <w:rFonts w:ascii="Segoe UI" w:hAnsi="Segoe UI" w:cs="Segoe UI"/>
          <w:noProof/>
          <w:color w:val="000000"/>
          <w:sz w:val="18"/>
          <w:szCs w:val="18"/>
          <w:shd w:val="clear" w:color="auto" w:fill="FFFFFF"/>
        </w:rPr>
        <w:drawing>
          <wp:inline distT="0" distB="0" distL="0" distR="0" wp14:anchorId="626BCB84" wp14:editId="095CAC44">
            <wp:extent cx="5943600" cy="3302758"/>
            <wp:effectExtent l="0" t="0" r="0" b="0"/>
            <wp:docPr id="642011011" name="Picture 1" descr="A diagram of a computer ser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86292" name="Picture 1" descr="A diagram of a computer server&#10;&#10;Description automatically generated"/>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7221"/>
                    <a:stretch/>
                  </pic:blipFill>
                  <pic:spPr bwMode="auto">
                    <a:xfrm>
                      <a:off x="0" y="0"/>
                      <a:ext cx="5943600" cy="3302758"/>
                    </a:xfrm>
                    <a:prstGeom prst="rect">
                      <a:avLst/>
                    </a:prstGeom>
                    <a:noFill/>
                    <a:ln>
                      <a:noFill/>
                    </a:ln>
                    <a:extLst>
                      <a:ext uri="{53640926-AAD7-44D8-BBD7-CCE9431645EC}">
                        <a14:shadowObscured xmlns:a14="http://schemas.microsoft.com/office/drawing/2010/main"/>
                      </a:ext>
                    </a:extLst>
                  </pic:spPr>
                </pic:pic>
              </a:graphicData>
            </a:graphic>
          </wp:inline>
        </w:drawing>
      </w:r>
    </w:p>
    <w:p w14:paraId="548E192F" w14:textId="653F6F7F" w:rsidR="00F16DAE" w:rsidRDefault="00932AA3" w:rsidP="00FB5C60">
      <w:pPr>
        <w:pStyle w:val="Caption"/>
        <w:rPr>
          <w:rFonts w:eastAsia="Times New Roman"/>
          <w:lang w:eastAsia="en-CA"/>
          <w14:ligatures w14:val="none"/>
        </w:rPr>
      </w:pPr>
      <w:bookmarkStart w:id="7" w:name="_Toc172323722"/>
      <w:r>
        <w:t xml:space="preserve">Figure </w:t>
      </w:r>
      <w:fldSimple w:instr=" SEQ Figure \* ARABIC ">
        <w:r w:rsidR="00820AF8">
          <w:rPr>
            <w:noProof/>
          </w:rPr>
          <w:t>1</w:t>
        </w:r>
      </w:fldSimple>
      <w:r>
        <w:t>: System Architecture</w:t>
      </w:r>
      <w:bookmarkEnd w:id="7"/>
    </w:p>
    <w:p w14:paraId="32348525" w14:textId="77777777" w:rsidR="008D6F18" w:rsidRPr="00456439" w:rsidRDefault="008D6F18" w:rsidP="00F16DAE">
      <w:pPr>
        <w:spacing w:after="0" w:line="240" w:lineRule="auto"/>
        <w:rPr>
          <w:rFonts w:eastAsia="Times New Roman" w:cs="Times New Roman"/>
          <w:szCs w:val="24"/>
          <w:lang w:eastAsia="en-CA"/>
          <w14:ligatures w14:val="none"/>
        </w:rPr>
      </w:pPr>
    </w:p>
    <w:p w14:paraId="46207192" w14:textId="537E2D12" w:rsidR="005A2534" w:rsidRPr="005A2534" w:rsidRDefault="3EA0C6EF" w:rsidP="007523E7">
      <w:pPr>
        <w:spacing w:after="0" w:line="240" w:lineRule="auto"/>
        <w:rPr>
          <w:rFonts w:eastAsia="Times New Roman" w:cs="Times New Roman"/>
          <w:szCs w:val="24"/>
        </w:rPr>
      </w:pPr>
      <w:r w:rsidRPr="00D66571">
        <w:rPr>
          <w:rFonts w:eastAsia="Times New Roman" w:cs="Times New Roman"/>
          <w:szCs w:val="24"/>
        </w:rPr>
        <w:t>Our system architecture remains largely the same as what we presented in the last milestone report</w:t>
      </w:r>
      <w:r w:rsidR="00362E25" w:rsidRPr="00D66571">
        <w:rPr>
          <w:rFonts w:eastAsia="Times New Roman" w:cs="Times New Roman"/>
          <w:szCs w:val="24"/>
        </w:rPr>
        <w:t xml:space="preserve">. </w:t>
      </w:r>
      <w:r w:rsidR="005A2534" w:rsidRPr="005A2534">
        <w:rPr>
          <w:rFonts w:eastAsia="Times New Roman" w:cs="Times New Roman"/>
          <w:szCs w:val="24"/>
        </w:rPr>
        <w:t xml:space="preserve">The </w:t>
      </w:r>
      <w:r w:rsidR="005A2534" w:rsidRPr="00D66571">
        <w:rPr>
          <w:rFonts w:eastAsia="Times New Roman" w:cs="Times New Roman"/>
          <w:szCs w:val="24"/>
        </w:rPr>
        <w:t>diagram</w:t>
      </w:r>
      <w:r w:rsidR="005A2534" w:rsidRPr="005A2534">
        <w:rPr>
          <w:rFonts w:eastAsia="Times New Roman" w:cs="Times New Roman"/>
          <w:szCs w:val="24"/>
        </w:rPr>
        <w:t xml:space="preserve"> provides an overview of the new website’s system architecture. This includes the roles and interactions of users, the front end, the web server, the file system, and the database.  </w:t>
      </w:r>
    </w:p>
    <w:p w14:paraId="65B1D583" w14:textId="77777777" w:rsidR="005A2534" w:rsidRPr="005A2534" w:rsidRDefault="005A2534" w:rsidP="007523E7">
      <w:pPr>
        <w:spacing w:after="0" w:line="240" w:lineRule="auto"/>
        <w:rPr>
          <w:rFonts w:eastAsia="Times New Roman" w:cs="Times New Roman"/>
          <w:szCs w:val="24"/>
        </w:rPr>
      </w:pPr>
      <w:r w:rsidRPr="005A2534">
        <w:rPr>
          <w:rFonts w:eastAsia="Times New Roman" w:cs="Times New Roman"/>
          <w:szCs w:val="24"/>
        </w:rPr>
        <w:t> </w:t>
      </w:r>
    </w:p>
    <w:p w14:paraId="7258FCDF" w14:textId="77777777" w:rsidR="005A2534" w:rsidRPr="005A2534" w:rsidRDefault="005A2534" w:rsidP="00C963FF">
      <w:pPr>
        <w:numPr>
          <w:ilvl w:val="0"/>
          <w:numId w:val="4"/>
        </w:numPr>
        <w:spacing w:after="0" w:line="240" w:lineRule="auto"/>
        <w:rPr>
          <w:rFonts w:eastAsia="Times New Roman" w:cs="Times New Roman"/>
          <w:szCs w:val="24"/>
        </w:rPr>
      </w:pPr>
      <w:r w:rsidRPr="005A2534">
        <w:rPr>
          <w:rFonts w:eastAsia="Times New Roman" w:cs="Times New Roman"/>
          <w:b/>
          <w:szCs w:val="24"/>
        </w:rPr>
        <w:t xml:space="preserve">Users: </w:t>
      </w:r>
      <w:r w:rsidRPr="005A2534">
        <w:rPr>
          <w:rFonts w:eastAsia="Times New Roman" w:cs="Times New Roman"/>
          <w:szCs w:val="24"/>
        </w:rPr>
        <w:t>The end-users interact with the system through a web browser or other client application.</w:t>
      </w:r>
      <w:r w:rsidRPr="005A2534">
        <w:rPr>
          <w:rFonts w:eastAsia="Times New Roman" w:cs="Times New Roman"/>
          <w:b/>
          <w:szCs w:val="24"/>
        </w:rPr>
        <w:t xml:space="preserve"> </w:t>
      </w:r>
      <w:r w:rsidRPr="005A2534">
        <w:rPr>
          <w:rFonts w:eastAsia="Times New Roman" w:cs="Times New Roman"/>
          <w:szCs w:val="24"/>
        </w:rPr>
        <w:t>They collect data (input) and receive/display results (output). </w:t>
      </w:r>
    </w:p>
    <w:p w14:paraId="5AE9E1A2" w14:textId="77777777" w:rsidR="005A2534" w:rsidRPr="005A2534" w:rsidRDefault="005A2534" w:rsidP="00C963FF">
      <w:pPr>
        <w:numPr>
          <w:ilvl w:val="0"/>
          <w:numId w:val="5"/>
        </w:numPr>
        <w:spacing w:after="0" w:line="240" w:lineRule="auto"/>
        <w:rPr>
          <w:rFonts w:eastAsia="Times New Roman" w:cs="Times New Roman"/>
          <w:szCs w:val="24"/>
        </w:rPr>
      </w:pPr>
      <w:r w:rsidRPr="005A2534">
        <w:rPr>
          <w:rFonts w:eastAsia="Times New Roman" w:cs="Times New Roman"/>
          <w:b/>
          <w:szCs w:val="24"/>
        </w:rPr>
        <w:t>Front End:</w:t>
      </w:r>
      <w:r w:rsidRPr="005A2534">
        <w:rPr>
          <w:rFonts w:eastAsia="Times New Roman" w:cs="Times New Roman"/>
          <w:szCs w:val="24"/>
        </w:rPr>
        <w:t xml:space="preserve"> This is the client side of the web application, built with HTML, CSS, and JavaScript. The front end gathers user input and sends it to the web server. Also, it receives data from the server and presents it to the user. </w:t>
      </w:r>
    </w:p>
    <w:p w14:paraId="5981EFF9" w14:textId="77777777" w:rsidR="005A2534" w:rsidRPr="005A2534" w:rsidRDefault="005A2534" w:rsidP="00C963FF">
      <w:pPr>
        <w:numPr>
          <w:ilvl w:val="0"/>
          <w:numId w:val="6"/>
        </w:numPr>
        <w:spacing w:after="0" w:line="240" w:lineRule="auto"/>
        <w:rPr>
          <w:rFonts w:eastAsia="Times New Roman" w:cs="Times New Roman"/>
          <w:szCs w:val="24"/>
        </w:rPr>
      </w:pPr>
      <w:r w:rsidRPr="005A2534">
        <w:rPr>
          <w:rFonts w:eastAsia="Times New Roman" w:cs="Times New Roman"/>
          <w:b/>
          <w:szCs w:val="24"/>
        </w:rPr>
        <w:t xml:space="preserve">Web Server: </w:t>
      </w:r>
      <w:r w:rsidRPr="005A2534">
        <w:rPr>
          <w:rFonts w:eastAsia="Times New Roman" w:cs="Times New Roman"/>
          <w:szCs w:val="24"/>
        </w:rPr>
        <w:t>The server side that handles the logic, processing requests, and serving responses. It uses PHP, JavaScript, and APIs. These technologies will be running in a Linux operating system. </w:t>
      </w:r>
    </w:p>
    <w:p w14:paraId="68E0016A" w14:textId="77777777" w:rsidR="005A2534" w:rsidRPr="005A2534" w:rsidRDefault="005A2534" w:rsidP="00C963FF">
      <w:pPr>
        <w:numPr>
          <w:ilvl w:val="0"/>
          <w:numId w:val="7"/>
        </w:numPr>
        <w:spacing w:after="0" w:line="240" w:lineRule="auto"/>
        <w:rPr>
          <w:rFonts w:eastAsia="Times New Roman" w:cs="Times New Roman"/>
          <w:szCs w:val="24"/>
        </w:rPr>
      </w:pPr>
      <w:r w:rsidRPr="005A2534">
        <w:rPr>
          <w:rFonts w:eastAsia="Times New Roman" w:cs="Times New Roman"/>
          <w:b/>
          <w:szCs w:val="24"/>
        </w:rPr>
        <w:t>Request Handling</w:t>
      </w:r>
      <w:r w:rsidRPr="005A2534">
        <w:rPr>
          <w:rFonts w:eastAsia="Times New Roman" w:cs="Times New Roman"/>
          <w:szCs w:val="24"/>
        </w:rPr>
        <w:t>: Processes incoming requests from the front end. </w:t>
      </w:r>
    </w:p>
    <w:p w14:paraId="74A3372A" w14:textId="77777777" w:rsidR="005A2534" w:rsidRPr="005A2534" w:rsidRDefault="005A2534" w:rsidP="00C963FF">
      <w:pPr>
        <w:numPr>
          <w:ilvl w:val="0"/>
          <w:numId w:val="8"/>
        </w:numPr>
        <w:spacing w:after="0" w:line="240" w:lineRule="auto"/>
        <w:rPr>
          <w:rFonts w:eastAsia="Times New Roman" w:cs="Times New Roman"/>
          <w:szCs w:val="24"/>
        </w:rPr>
      </w:pPr>
      <w:r w:rsidRPr="005A2534">
        <w:rPr>
          <w:rFonts w:eastAsia="Times New Roman" w:cs="Times New Roman"/>
          <w:b/>
          <w:szCs w:val="24"/>
        </w:rPr>
        <w:t>Response Generation</w:t>
      </w:r>
      <w:r w:rsidRPr="005A2534">
        <w:rPr>
          <w:rFonts w:eastAsia="Times New Roman" w:cs="Times New Roman"/>
          <w:szCs w:val="24"/>
        </w:rPr>
        <w:t>: Generates appropriate responses to send back to the front end. </w:t>
      </w:r>
    </w:p>
    <w:p w14:paraId="34884988" w14:textId="77777777" w:rsidR="005A2534" w:rsidRPr="005A2534" w:rsidRDefault="005A2534" w:rsidP="00C963FF">
      <w:pPr>
        <w:numPr>
          <w:ilvl w:val="0"/>
          <w:numId w:val="9"/>
        </w:numPr>
        <w:spacing w:after="0" w:line="240" w:lineRule="auto"/>
        <w:rPr>
          <w:rFonts w:eastAsia="Times New Roman" w:cs="Times New Roman"/>
          <w:szCs w:val="24"/>
        </w:rPr>
      </w:pPr>
      <w:r w:rsidRPr="005A2534">
        <w:rPr>
          <w:rFonts w:eastAsia="Times New Roman" w:cs="Times New Roman"/>
          <w:b/>
          <w:szCs w:val="24"/>
        </w:rPr>
        <w:t>File System and Database Interaction</w:t>
      </w:r>
      <w:r w:rsidRPr="005A2534">
        <w:rPr>
          <w:rFonts w:eastAsia="Times New Roman" w:cs="Times New Roman"/>
          <w:szCs w:val="24"/>
        </w:rPr>
        <w:t>: Interacts with the file system and database to retrieve and store data. </w:t>
      </w:r>
    </w:p>
    <w:p w14:paraId="6B79C93C" w14:textId="77777777" w:rsidR="005A2534" w:rsidRPr="005A2534" w:rsidRDefault="005A2534" w:rsidP="00C963FF">
      <w:pPr>
        <w:numPr>
          <w:ilvl w:val="0"/>
          <w:numId w:val="10"/>
        </w:numPr>
        <w:spacing w:after="0" w:line="240" w:lineRule="auto"/>
        <w:rPr>
          <w:rFonts w:eastAsia="Times New Roman" w:cs="Times New Roman"/>
          <w:szCs w:val="24"/>
        </w:rPr>
      </w:pPr>
      <w:r w:rsidRPr="005A2534">
        <w:rPr>
          <w:rFonts w:eastAsia="Times New Roman" w:cs="Times New Roman"/>
          <w:b/>
          <w:szCs w:val="24"/>
        </w:rPr>
        <w:t xml:space="preserve">File System: </w:t>
      </w:r>
      <w:r w:rsidRPr="005A2534">
        <w:rPr>
          <w:rFonts w:eastAsia="Times New Roman" w:cs="Times New Roman"/>
          <w:szCs w:val="24"/>
        </w:rPr>
        <w:t>A storage system for static content like HTML files, CSS files, and images.</w:t>
      </w:r>
      <w:r w:rsidRPr="005A2534">
        <w:rPr>
          <w:rFonts w:eastAsia="Times New Roman" w:cs="Times New Roman"/>
          <w:b/>
          <w:szCs w:val="24"/>
        </w:rPr>
        <w:t xml:space="preserve"> </w:t>
      </w:r>
      <w:r w:rsidRPr="005A2534">
        <w:rPr>
          <w:rFonts w:eastAsia="Times New Roman" w:cs="Times New Roman"/>
          <w:szCs w:val="24"/>
        </w:rPr>
        <w:t>It stores and serves static files required by the front end. </w:t>
      </w:r>
    </w:p>
    <w:p w14:paraId="4DA2BED5" w14:textId="20E1C2E2" w:rsidR="005A2534" w:rsidRPr="00D66571" w:rsidRDefault="005A2534" w:rsidP="00C963FF">
      <w:pPr>
        <w:numPr>
          <w:ilvl w:val="0"/>
          <w:numId w:val="11"/>
        </w:numPr>
        <w:spacing w:after="0" w:line="240" w:lineRule="auto"/>
        <w:rPr>
          <w:rFonts w:eastAsia="Times New Roman" w:cs="Times New Roman"/>
          <w:szCs w:val="24"/>
        </w:rPr>
      </w:pPr>
      <w:r w:rsidRPr="005A2534">
        <w:rPr>
          <w:rFonts w:eastAsia="Times New Roman" w:cs="Times New Roman"/>
          <w:b/>
          <w:szCs w:val="24"/>
        </w:rPr>
        <w:t>Database:</w:t>
      </w:r>
      <w:r w:rsidRPr="005A2534">
        <w:rPr>
          <w:rFonts w:eastAsia="Times New Roman" w:cs="Times New Roman"/>
          <w:szCs w:val="24"/>
        </w:rPr>
        <w:t xml:space="preserve"> A MySQL database that stores dynamic data used by the web application. It </w:t>
      </w:r>
      <w:r w:rsidRPr="005A2534">
        <w:rPr>
          <w:rFonts w:eastAsia="Times New Roman" w:cs="Times New Roman"/>
          <w:b/>
          <w:szCs w:val="24"/>
        </w:rPr>
        <w:t>s</w:t>
      </w:r>
      <w:r w:rsidRPr="005A2534">
        <w:rPr>
          <w:rFonts w:eastAsia="Times New Roman" w:cs="Times New Roman"/>
          <w:szCs w:val="24"/>
        </w:rPr>
        <w:t>tores structured data that can be queried and manipulated by the web server. </w:t>
      </w:r>
    </w:p>
    <w:p w14:paraId="14167C1A" w14:textId="0D5BD92A" w:rsidR="0060364F" w:rsidRPr="00D66571" w:rsidRDefault="0060364F">
      <w:pPr>
        <w:spacing w:after="160" w:line="259" w:lineRule="auto"/>
        <w:rPr>
          <w:rFonts w:eastAsia="Times New Roman" w:cs="Times New Roman"/>
          <w:szCs w:val="24"/>
        </w:rPr>
      </w:pPr>
      <w:r w:rsidRPr="00D66571">
        <w:rPr>
          <w:rFonts w:eastAsia="Times New Roman" w:cs="Times New Roman"/>
          <w:szCs w:val="24"/>
        </w:rPr>
        <w:br w:type="page"/>
      </w:r>
    </w:p>
    <w:p w14:paraId="6030DCB3" w14:textId="4E971D67" w:rsidR="00C87DF4" w:rsidRDefault="00C87DF4" w:rsidP="00C963FF">
      <w:pPr>
        <w:pStyle w:val="Heading2"/>
        <w:numPr>
          <w:ilvl w:val="0"/>
          <w:numId w:val="2"/>
        </w:numPr>
        <w:spacing w:before="0" w:after="0" w:line="240" w:lineRule="auto"/>
        <w:rPr>
          <w:rFonts w:cs="Times New Roman"/>
        </w:rPr>
      </w:pPr>
      <w:bookmarkStart w:id="8" w:name="_Toc172323709"/>
      <w:r w:rsidRPr="00C87DF4">
        <w:rPr>
          <w:rFonts w:cs="Times New Roman"/>
        </w:rPr>
        <w:lastRenderedPageBreak/>
        <w:t>Entity-Relationship Diagram</w:t>
      </w:r>
      <w:bookmarkEnd w:id="8"/>
    </w:p>
    <w:p w14:paraId="447A44D9" w14:textId="159E634A" w:rsidR="00C87DF4" w:rsidRDefault="00C87DF4" w:rsidP="4DE862F1">
      <w:pPr>
        <w:spacing w:after="0" w:line="240" w:lineRule="auto"/>
      </w:pPr>
    </w:p>
    <w:p w14:paraId="3F0A0F26" w14:textId="7363C804" w:rsidR="00026515" w:rsidRDefault="00026515" w:rsidP="00026515">
      <w:pPr>
        <w:pStyle w:val="NoSpacing"/>
      </w:pPr>
      <w:r>
        <w:t xml:space="preserve">The ER diagram represents the structure of the website’s </w:t>
      </w:r>
      <w:r w:rsidR="0061603B">
        <w:t xml:space="preserve">and admin </w:t>
      </w:r>
      <w:r w:rsidR="001C378B">
        <w:t xml:space="preserve">panel’s </w:t>
      </w:r>
      <w:r>
        <w:t>database. It d</w:t>
      </w:r>
      <w:r w:rsidRPr="005833E1">
        <w:t xml:space="preserve">epicts how </w:t>
      </w:r>
      <w:r>
        <w:t>the elements</w:t>
      </w:r>
      <w:r w:rsidRPr="005833E1">
        <w:t xml:space="preserve"> are linked to user accounts, highlighting the relationships between these entities and how they interact within the system.</w:t>
      </w:r>
    </w:p>
    <w:p w14:paraId="0699F7BD" w14:textId="77777777" w:rsidR="00A87D54" w:rsidRDefault="00A87D54" w:rsidP="4DE862F1">
      <w:pPr>
        <w:spacing w:after="0" w:line="240" w:lineRule="auto"/>
      </w:pPr>
    </w:p>
    <w:p w14:paraId="0EE754CF" w14:textId="77777777" w:rsidR="006C7F07" w:rsidRDefault="00E72113" w:rsidP="00051539">
      <w:pPr>
        <w:keepNext/>
        <w:spacing w:after="0" w:line="240" w:lineRule="auto"/>
      </w:pPr>
      <w:r>
        <w:rPr>
          <w:noProof/>
        </w:rPr>
        <w:drawing>
          <wp:inline distT="0" distB="0" distL="0" distR="0" wp14:anchorId="480F464F" wp14:editId="5690BAD7">
            <wp:extent cx="6057910" cy="4414637"/>
            <wp:effectExtent l="19050" t="19050" r="19050" b="24130"/>
            <wp:docPr id="1042225197" name="Picture 3" descr="A diagram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225197" name="Picture 3" descr="A diagram of a company&#10;&#10;Description automatically generated with medium confidenc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61560" cy="4417297"/>
                    </a:xfrm>
                    <a:prstGeom prst="rect">
                      <a:avLst/>
                    </a:prstGeom>
                    <a:noFill/>
                    <a:ln>
                      <a:solidFill>
                        <a:schemeClr val="tx1"/>
                      </a:solidFill>
                    </a:ln>
                  </pic:spPr>
                </pic:pic>
              </a:graphicData>
            </a:graphic>
          </wp:inline>
        </w:drawing>
      </w:r>
    </w:p>
    <w:p w14:paraId="52C28BEE" w14:textId="03879638" w:rsidR="19AB67A4" w:rsidRPr="00087AE4" w:rsidRDefault="006C7F07" w:rsidP="006C6F10">
      <w:pPr>
        <w:pStyle w:val="Caption"/>
        <w:rPr>
          <w:rFonts w:eastAsia="Times New Roman"/>
          <w:lang w:eastAsia="en-CA"/>
          <w14:ligatures w14:val="none"/>
        </w:rPr>
      </w:pPr>
      <w:bookmarkStart w:id="9" w:name="_Toc172323723"/>
      <w:r>
        <w:t xml:space="preserve">Figure </w:t>
      </w:r>
      <w:fldSimple w:instr=" SEQ Figure \* ARABIC ">
        <w:r w:rsidR="00D87DB6">
          <w:rPr>
            <w:noProof/>
          </w:rPr>
          <w:t>2</w:t>
        </w:r>
      </w:fldSimple>
      <w:r>
        <w:t xml:space="preserve">: </w:t>
      </w:r>
      <w:r w:rsidR="007B246D" w:rsidRPr="007B246D">
        <w:t>Entity-Relationship Diagram</w:t>
      </w:r>
      <w:bookmarkEnd w:id="9"/>
    </w:p>
    <w:p w14:paraId="4C7B4F31" w14:textId="590B688C" w:rsidR="7EB0C533" w:rsidRDefault="7EB0C533" w:rsidP="7EB0C533">
      <w:pPr>
        <w:spacing w:after="0" w:line="240" w:lineRule="auto"/>
        <w:rPr>
          <w:rFonts w:eastAsia="Times New Roman" w:cs="Times New Roman"/>
          <w:szCs w:val="24"/>
          <w:lang w:eastAsia="en-CA"/>
        </w:rPr>
      </w:pPr>
    </w:p>
    <w:p w14:paraId="6F4F01D6" w14:textId="65C0D9D0" w:rsidR="008F79DB" w:rsidRDefault="000425D6" w:rsidP="007523E7">
      <w:pPr>
        <w:spacing w:after="0" w:line="240" w:lineRule="auto"/>
        <w:rPr>
          <w:rFonts w:eastAsia="Times New Roman" w:cs="Times New Roman"/>
          <w:szCs w:val="24"/>
          <w:lang w:eastAsia="en-CA"/>
        </w:rPr>
      </w:pPr>
      <w:r>
        <w:rPr>
          <w:rFonts w:eastAsia="Times New Roman" w:cs="Times New Roman"/>
          <w:szCs w:val="24"/>
          <w:lang w:eastAsia="en-CA"/>
        </w:rPr>
        <w:t xml:space="preserve">We are using </w:t>
      </w:r>
      <w:r w:rsidR="00CA5CFE">
        <w:rPr>
          <w:rFonts w:eastAsia="Times New Roman" w:cs="Times New Roman"/>
          <w:szCs w:val="24"/>
          <w:lang w:eastAsia="en-CA"/>
        </w:rPr>
        <w:t xml:space="preserve">the </w:t>
      </w:r>
      <w:r w:rsidR="00723CB6">
        <w:rPr>
          <w:rFonts w:eastAsia="Times New Roman" w:cs="Times New Roman"/>
          <w:szCs w:val="24"/>
          <w:lang w:eastAsia="en-CA"/>
        </w:rPr>
        <w:t xml:space="preserve">below </w:t>
      </w:r>
      <w:r w:rsidR="00C33C2A">
        <w:rPr>
          <w:rFonts w:eastAsia="Times New Roman" w:cs="Times New Roman"/>
          <w:szCs w:val="24"/>
          <w:lang w:eastAsia="en-CA"/>
        </w:rPr>
        <w:t xml:space="preserve">tables for </w:t>
      </w:r>
      <w:r w:rsidR="00FC453E">
        <w:rPr>
          <w:rFonts w:eastAsia="Times New Roman" w:cs="Times New Roman"/>
          <w:szCs w:val="24"/>
          <w:lang w:eastAsia="en-CA"/>
        </w:rPr>
        <w:t>dynamic content management</w:t>
      </w:r>
      <w:r w:rsidR="00676CB6">
        <w:rPr>
          <w:rFonts w:eastAsia="Times New Roman" w:cs="Times New Roman"/>
          <w:szCs w:val="24"/>
          <w:lang w:eastAsia="en-CA"/>
        </w:rPr>
        <w:t xml:space="preserve">. </w:t>
      </w:r>
      <w:r w:rsidR="006C45B2">
        <w:rPr>
          <w:rFonts w:eastAsia="Times New Roman" w:cs="Times New Roman"/>
          <w:szCs w:val="24"/>
          <w:lang w:eastAsia="en-CA"/>
        </w:rPr>
        <w:t xml:space="preserve">All these tables have </w:t>
      </w:r>
      <w:r w:rsidR="00631AB8">
        <w:rPr>
          <w:rFonts w:eastAsia="Times New Roman" w:cs="Times New Roman"/>
          <w:szCs w:val="24"/>
          <w:lang w:eastAsia="en-CA"/>
        </w:rPr>
        <w:t xml:space="preserve">zero or many </w:t>
      </w:r>
      <w:r w:rsidR="0DE1F9F2" w:rsidRPr="6ADA6FF0">
        <w:rPr>
          <w:rFonts w:eastAsia="Times New Roman" w:cs="Times New Roman"/>
          <w:szCs w:val="24"/>
          <w:lang w:eastAsia="en-CA"/>
        </w:rPr>
        <w:t>relationships</w:t>
      </w:r>
      <w:r w:rsidR="00631AB8">
        <w:rPr>
          <w:rFonts w:eastAsia="Times New Roman" w:cs="Times New Roman"/>
          <w:szCs w:val="24"/>
          <w:lang w:eastAsia="en-CA"/>
        </w:rPr>
        <w:t xml:space="preserve"> with the user table</w:t>
      </w:r>
      <w:r w:rsidR="00BF1915">
        <w:rPr>
          <w:rFonts w:eastAsia="Times New Roman" w:cs="Times New Roman"/>
          <w:szCs w:val="24"/>
          <w:lang w:eastAsia="en-CA"/>
        </w:rPr>
        <w:t xml:space="preserve"> and the </w:t>
      </w:r>
      <w:r w:rsidR="0026359E">
        <w:rPr>
          <w:rFonts w:eastAsia="Times New Roman" w:cs="Times New Roman"/>
          <w:szCs w:val="24"/>
          <w:lang w:eastAsia="en-CA"/>
        </w:rPr>
        <w:t xml:space="preserve">user table </w:t>
      </w:r>
      <w:r w:rsidR="008F4BF7">
        <w:rPr>
          <w:rFonts w:eastAsia="Times New Roman" w:cs="Times New Roman"/>
          <w:szCs w:val="24"/>
          <w:lang w:eastAsia="en-CA"/>
        </w:rPr>
        <w:t xml:space="preserve">has the </w:t>
      </w:r>
      <w:r w:rsidR="005C7506">
        <w:rPr>
          <w:rFonts w:eastAsia="Times New Roman" w:cs="Times New Roman"/>
          <w:szCs w:val="24"/>
          <w:lang w:eastAsia="en-CA"/>
        </w:rPr>
        <w:t xml:space="preserve">one and </w:t>
      </w:r>
      <w:r w:rsidR="00221EE5">
        <w:rPr>
          <w:rFonts w:eastAsia="Times New Roman" w:cs="Times New Roman"/>
          <w:szCs w:val="24"/>
          <w:lang w:eastAsia="en-CA"/>
        </w:rPr>
        <w:t>o</w:t>
      </w:r>
      <w:r w:rsidR="00E42CCE">
        <w:rPr>
          <w:rFonts w:eastAsia="Times New Roman" w:cs="Times New Roman"/>
          <w:szCs w:val="24"/>
          <w:lang w:eastAsia="en-CA"/>
        </w:rPr>
        <w:t xml:space="preserve">nly one relationship with the specific table. </w:t>
      </w:r>
      <w:r w:rsidR="00B671A2">
        <w:rPr>
          <w:rFonts w:eastAsia="Times New Roman" w:cs="Times New Roman"/>
          <w:szCs w:val="24"/>
          <w:lang w:eastAsia="en-CA"/>
        </w:rPr>
        <w:t xml:space="preserve">In simple words, only one user </w:t>
      </w:r>
      <w:r w:rsidR="00D60CDD">
        <w:rPr>
          <w:rFonts w:eastAsia="Times New Roman" w:cs="Times New Roman"/>
          <w:szCs w:val="24"/>
          <w:lang w:eastAsia="en-CA"/>
        </w:rPr>
        <w:t xml:space="preserve">is responsible for a specific </w:t>
      </w:r>
      <w:r w:rsidR="00A0149C">
        <w:rPr>
          <w:rFonts w:eastAsia="Times New Roman" w:cs="Times New Roman"/>
          <w:szCs w:val="24"/>
          <w:lang w:eastAsia="en-CA"/>
        </w:rPr>
        <w:t>record</w:t>
      </w:r>
      <w:r w:rsidR="001D4E8C">
        <w:rPr>
          <w:rFonts w:eastAsia="Times New Roman" w:cs="Times New Roman"/>
          <w:szCs w:val="24"/>
          <w:lang w:eastAsia="en-CA"/>
        </w:rPr>
        <w:t xml:space="preserve"> in the </w:t>
      </w:r>
      <w:r w:rsidR="004E4488">
        <w:rPr>
          <w:rFonts w:eastAsia="Times New Roman" w:cs="Times New Roman"/>
          <w:szCs w:val="24"/>
          <w:lang w:eastAsia="en-CA"/>
        </w:rPr>
        <w:t>dynamic table</w:t>
      </w:r>
      <w:r w:rsidR="009870F1">
        <w:rPr>
          <w:rFonts w:eastAsia="Times New Roman" w:cs="Times New Roman"/>
          <w:szCs w:val="24"/>
          <w:lang w:eastAsia="en-CA"/>
        </w:rPr>
        <w:t xml:space="preserve">, there can be users without </w:t>
      </w:r>
      <w:r w:rsidR="00933FB6">
        <w:rPr>
          <w:rFonts w:eastAsia="Times New Roman" w:cs="Times New Roman"/>
          <w:szCs w:val="24"/>
          <w:lang w:eastAsia="en-CA"/>
        </w:rPr>
        <w:t xml:space="preserve">adding contents to these dynamic tables, and there can </w:t>
      </w:r>
      <w:r w:rsidR="00F422EA">
        <w:rPr>
          <w:rFonts w:eastAsia="Times New Roman" w:cs="Times New Roman"/>
          <w:szCs w:val="24"/>
          <w:lang w:eastAsia="en-CA"/>
        </w:rPr>
        <w:t>be a user with multiple records</w:t>
      </w:r>
      <w:r w:rsidR="0008316F">
        <w:rPr>
          <w:rFonts w:eastAsia="Times New Roman" w:cs="Times New Roman"/>
          <w:szCs w:val="24"/>
          <w:lang w:eastAsia="en-CA"/>
        </w:rPr>
        <w:t xml:space="preserve"> in these dynamic tables. </w:t>
      </w:r>
    </w:p>
    <w:p w14:paraId="6FB4528C" w14:textId="652FCB28" w:rsidR="00676CB6" w:rsidRPr="00DB49DE" w:rsidRDefault="0021191A" w:rsidP="00C963FF">
      <w:pPr>
        <w:pStyle w:val="ListParagraph"/>
        <w:numPr>
          <w:ilvl w:val="0"/>
          <w:numId w:val="3"/>
        </w:numPr>
        <w:spacing w:after="0" w:line="240" w:lineRule="auto"/>
        <w:rPr>
          <w:rFonts w:eastAsia="Times New Roman" w:cs="Times New Roman"/>
          <w:szCs w:val="24"/>
          <w:lang w:eastAsia="en-CA"/>
        </w:rPr>
      </w:pPr>
      <w:proofErr w:type="spellStart"/>
      <w:r w:rsidRPr="00DB49DE">
        <w:rPr>
          <w:rFonts w:eastAsia="Times New Roman" w:cs="Times New Roman"/>
          <w:szCs w:val="24"/>
          <w:lang w:eastAsia="en-CA"/>
        </w:rPr>
        <w:t>news_events</w:t>
      </w:r>
      <w:proofErr w:type="spellEnd"/>
      <w:r w:rsidRPr="00DB49DE">
        <w:rPr>
          <w:rFonts w:eastAsia="Times New Roman" w:cs="Times New Roman"/>
          <w:szCs w:val="24"/>
          <w:lang w:eastAsia="en-CA"/>
        </w:rPr>
        <w:t xml:space="preserve"> table</w:t>
      </w:r>
    </w:p>
    <w:p w14:paraId="73090863" w14:textId="6E9F3BB2" w:rsidR="0021191A" w:rsidRPr="00DB49DE" w:rsidRDefault="0021191A" w:rsidP="00C963FF">
      <w:pPr>
        <w:pStyle w:val="ListParagraph"/>
        <w:numPr>
          <w:ilvl w:val="0"/>
          <w:numId w:val="3"/>
        </w:numPr>
        <w:spacing w:after="0" w:line="240" w:lineRule="auto"/>
        <w:rPr>
          <w:rFonts w:eastAsia="Times New Roman" w:cs="Times New Roman"/>
          <w:szCs w:val="24"/>
          <w:lang w:eastAsia="en-CA"/>
        </w:rPr>
      </w:pPr>
      <w:r w:rsidRPr="00DB49DE">
        <w:rPr>
          <w:rFonts w:eastAsia="Times New Roman" w:cs="Times New Roman"/>
          <w:szCs w:val="24"/>
          <w:lang w:eastAsia="en-CA"/>
        </w:rPr>
        <w:t>careers table</w:t>
      </w:r>
    </w:p>
    <w:p w14:paraId="45F11C3B" w14:textId="272C28CB" w:rsidR="0021191A" w:rsidRPr="00DB49DE" w:rsidRDefault="00AC1D0E" w:rsidP="00C963FF">
      <w:pPr>
        <w:pStyle w:val="ListParagraph"/>
        <w:numPr>
          <w:ilvl w:val="0"/>
          <w:numId w:val="3"/>
        </w:numPr>
        <w:spacing w:after="0" w:line="240" w:lineRule="auto"/>
        <w:rPr>
          <w:rFonts w:eastAsia="Times New Roman" w:cs="Times New Roman"/>
          <w:szCs w:val="24"/>
          <w:lang w:eastAsia="en-CA"/>
        </w:rPr>
      </w:pPr>
      <w:r w:rsidRPr="00DB49DE">
        <w:rPr>
          <w:rFonts w:eastAsia="Times New Roman" w:cs="Times New Roman"/>
          <w:szCs w:val="24"/>
          <w:lang w:eastAsia="en-CA"/>
        </w:rPr>
        <w:t>testimonial table</w:t>
      </w:r>
    </w:p>
    <w:p w14:paraId="14BDB9AC" w14:textId="113FED9D" w:rsidR="00AC1D0E" w:rsidRPr="00DB49DE" w:rsidRDefault="00AC1D0E" w:rsidP="00C963FF">
      <w:pPr>
        <w:pStyle w:val="ListParagraph"/>
        <w:numPr>
          <w:ilvl w:val="0"/>
          <w:numId w:val="3"/>
        </w:numPr>
        <w:spacing w:after="0" w:line="240" w:lineRule="auto"/>
        <w:rPr>
          <w:rFonts w:eastAsia="Times New Roman" w:cs="Times New Roman"/>
          <w:szCs w:val="24"/>
          <w:lang w:eastAsia="en-CA"/>
        </w:rPr>
      </w:pPr>
      <w:proofErr w:type="spellStart"/>
      <w:r w:rsidRPr="00DB49DE">
        <w:rPr>
          <w:rFonts w:eastAsia="Times New Roman" w:cs="Times New Roman"/>
          <w:szCs w:val="24"/>
          <w:lang w:eastAsia="en-CA"/>
        </w:rPr>
        <w:t>case_study</w:t>
      </w:r>
      <w:proofErr w:type="spellEnd"/>
      <w:r w:rsidRPr="00DB49DE">
        <w:rPr>
          <w:rFonts w:eastAsia="Times New Roman" w:cs="Times New Roman"/>
          <w:szCs w:val="24"/>
          <w:lang w:eastAsia="en-CA"/>
        </w:rPr>
        <w:t xml:space="preserve"> table</w:t>
      </w:r>
    </w:p>
    <w:p w14:paraId="6B2EB64F" w14:textId="77777777" w:rsidR="00AC1D0E" w:rsidRDefault="00AC1D0E" w:rsidP="007523E7">
      <w:pPr>
        <w:spacing w:after="0" w:line="240" w:lineRule="auto"/>
        <w:rPr>
          <w:rFonts w:eastAsia="Times New Roman" w:cs="Times New Roman"/>
          <w:szCs w:val="24"/>
          <w:lang w:eastAsia="en-CA"/>
        </w:rPr>
      </w:pPr>
    </w:p>
    <w:p w14:paraId="66CE346E" w14:textId="37D03FC7" w:rsidR="003170A0" w:rsidRDefault="00145609" w:rsidP="007523E7">
      <w:pPr>
        <w:spacing w:after="0" w:line="240" w:lineRule="auto"/>
        <w:rPr>
          <w:rFonts w:eastAsia="Times New Roman" w:cs="Times New Roman"/>
          <w:szCs w:val="24"/>
          <w:lang w:eastAsia="en-CA"/>
        </w:rPr>
      </w:pPr>
      <w:r>
        <w:rPr>
          <w:rFonts w:eastAsia="Times New Roman" w:cs="Times New Roman"/>
          <w:szCs w:val="24"/>
          <w:lang w:eastAsia="en-CA"/>
        </w:rPr>
        <w:t xml:space="preserve">We are using a master table named, </w:t>
      </w:r>
      <w:proofErr w:type="spellStart"/>
      <w:r w:rsidRPr="00853533">
        <w:rPr>
          <w:rFonts w:eastAsia="Times New Roman" w:cs="Times New Roman"/>
          <w:b/>
          <w:szCs w:val="24"/>
          <w:lang w:eastAsia="en-CA"/>
        </w:rPr>
        <w:t>user_role</w:t>
      </w:r>
      <w:proofErr w:type="spellEnd"/>
      <w:r>
        <w:rPr>
          <w:rFonts w:eastAsia="Times New Roman" w:cs="Times New Roman"/>
          <w:szCs w:val="24"/>
          <w:lang w:eastAsia="en-CA"/>
        </w:rPr>
        <w:t xml:space="preserve"> to maintain the </w:t>
      </w:r>
      <w:r w:rsidR="00A67D3D">
        <w:rPr>
          <w:rFonts w:eastAsia="Times New Roman" w:cs="Times New Roman"/>
          <w:szCs w:val="24"/>
          <w:lang w:eastAsia="en-CA"/>
        </w:rPr>
        <w:t xml:space="preserve">different types of </w:t>
      </w:r>
      <w:r w:rsidR="00097E96">
        <w:rPr>
          <w:rFonts w:eastAsia="Times New Roman" w:cs="Times New Roman"/>
          <w:szCs w:val="24"/>
          <w:lang w:eastAsia="en-CA"/>
        </w:rPr>
        <w:t>roles</w:t>
      </w:r>
      <w:r w:rsidR="00627944">
        <w:rPr>
          <w:rFonts w:eastAsia="Times New Roman" w:cs="Times New Roman"/>
          <w:szCs w:val="24"/>
          <w:lang w:eastAsia="en-CA"/>
        </w:rPr>
        <w:t>. T</w:t>
      </w:r>
      <w:r w:rsidR="00BF69E7">
        <w:rPr>
          <w:rFonts w:eastAsia="Times New Roman" w:cs="Times New Roman"/>
          <w:szCs w:val="24"/>
          <w:lang w:eastAsia="en-CA"/>
        </w:rPr>
        <w:t xml:space="preserve">his </w:t>
      </w:r>
      <w:r w:rsidR="00081DD9">
        <w:rPr>
          <w:rFonts w:eastAsia="Times New Roman" w:cs="Times New Roman"/>
          <w:szCs w:val="24"/>
          <w:lang w:eastAsia="en-CA"/>
        </w:rPr>
        <w:t xml:space="preserve">table has zero or many </w:t>
      </w:r>
      <w:r w:rsidR="219EA99F" w:rsidRPr="6ADA6FF0">
        <w:rPr>
          <w:rFonts w:eastAsia="Times New Roman" w:cs="Times New Roman"/>
          <w:szCs w:val="24"/>
          <w:lang w:eastAsia="en-CA"/>
        </w:rPr>
        <w:t>relationships</w:t>
      </w:r>
      <w:r w:rsidR="00081DD9">
        <w:rPr>
          <w:rFonts w:eastAsia="Times New Roman" w:cs="Times New Roman"/>
          <w:szCs w:val="24"/>
          <w:lang w:eastAsia="en-CA"/>
        </w:rPr>
        <w:t xml:space="preserve"> with the user table</w:t>
      </w:r>
      <w:r w:rsidR="00627944">
        <w:rPr>
          <w:rFonts w:eastAsia="Times New Roman" w:cs="Times New Roman"/>
          <w:szCs w:val="24"/>
          <w:lang w:eastAsia="en-CA"/>
        </w:rPr>
        <w:t xml:space="preserve"> and </w:t>
      </w:r>
      <w:r w:rsidR="00853533">
        <w:rPr>
          <w:rFonts w:eastAsia="Times New Roman" w:cs="Times New Roman"/>
          <w:szCs w:val="24"/>
          <w:lang w:eastAsia="en-CA"/>
        </w:rPr>
        <w:t xml:space="preserve">the </w:t>
      </w:r>
      <w:r w:rsidR="00202268">
        <w:rPr>
          <w:rFonts w:eastAsia="Times New Roman" w:cs="Times New Roman"/>
          <w:szCs w:val="24"/>
          <w:lang w:eastAsia="en-CA"/>
        </w:rPr>
        <w:t xml:space="preserve">user table has </w:t>
      </w:r>
      <w:r w:rsidR="00202268" w:rsidRPr="6ADA6FF0">
        <w:rPr>
          <w:rFonts w:eastAsia="Times New Roman" w:cs="Times New Roman"/>
          <w:szCs w:val="24"/>
          <w:lang w:eastAsia="en-CA"/>
        </w:rPr>
        <w:t>on</w:t>
      </w:r>
      <w:r w:rsidR="14B330C4" w:rsidRPr="6ADA6FF0">
        <w:rPr>
          <w:rFonts w:eastAsia="Times New Roman" w:cs="Times New Roman"/>
          <w:szCs w:val="24"/>
          <w:lang w:eastAsia="en-CA"/>
        </w:rPr>
        <w:t>e</w:t>
      </w:r>
      <w:r w:rsidR="00202268">
        <w:rPr>
          <w:rFonts w:eastAsia="Times New Roman" w:cs="Times New Roman"/>
          <w:szCs w:val="24"/>
          <w:lang w:eastAsia="en-CA"/>
        </w:rPr>
        <w:t xml:space="preserve"> and only one </w:t>
      </w:r>
      <w:r w:rsidR="00202268">
        <w:rPr>
          <w:rFonts w:eastAsia="Times New Roman" w:cs="Times New Roman"/>
          <w:szCs w:val="24"/>
          <w:lang w:eastAsia="en-CA"/>
        </w:rPr>
        <w:lastRenderedPageBreak/>
        <w:t xml:space="preserve">relationship with the </w:t>
      </w:r>
      <w:proofErr w:type="spellStart"/>
      <w:r w:rsidR="00202268" w:rsidRPr="00853533">
        <w:rPr>
          <w:rFonts w:eastAsia="Times New Roman" w:cs="Times New Roman"/>
          <w:b/>
          <w:szCs w:val="24"/>
          <w:lang w:eastAsia="en-CA"/>
        </w:rPr>
        <w:t>user_role</w:t>
      </w:r>
      <w:proofErr w:type="spellEnd"/>
      <w:r w:rsidR="00202268">
        <w:rPr>
          <w:rFonts w:eastAsia="Times New Roman" w:cs="Times New Roman"/>
          <w:szCs w:val="24"/>
          <w:lang w:eastAsia="en-CA"/>
        </w:rPr>
        <w:t xml:space="preserve"> table. In simple words, only </w:t>
      </w:r>
      <w:r w:rsidR="009E62B9">
        <w:rPr>
          <w:rFonts w:eastAsia="Times New Roman" w:cs="Times New Roman"/>
          <w:szCs w:val="24"/>
          <w:lang w:eastAsia="en-CA"/>
        </w:rPr>
        <w:t xml:space="preserve">one role can be assigned to </w:t>
      </w:r>
      <w:r w:rsidR="003170A0">
        <w:rPr>
          <w:rFonts w:eastAsia="Times New Roman" w:cs="Times New Roman"/>
          <w:szCs w:val="24"/>
          <w:lang w:eastAsia="en-CA"/>
        </w:rPr>
        <w:t>a one</w:t>
      </w:r>
      <w:r w:rsidR="00853533">
        <w:rPr>
          <w:rFonts w:eastAsia="Times New Roman" w:cs="Times New Roman"/>
          <w:szCs w:val="24"/>
          <w:lang w:eastAsia="en-CA"/>
        </w:rPr>
        <w:t>-</w:t>
      </w:r>
      <w:r w:rsidR="003170A0">
        <w:rPr>
          <w:rFonts w:eastAsia="Times New Roman" w:cs="Times New Roman"/>
          <w:szCs w:val="24"/>
          <w:lang w:eastAsia="en-CA"/>
        </w:rPr>
        <w:t>user account.</w:t>
      </w:r>
      <w:r w:rsidR="00C96B49">
        <w:rPr>
          <w:rFonts w:eastAsia="Times New Roman" w:cs="Times New Roman"/>
          <w:szCs w:val="24"/>
          <w:lang w:eastAsia="en-CA"/>
        </w:rPr>
        <w:t xml:space="preserve"> </w:t>
      </w:r>
      <w:r w:rsidR="00DE2A8E">
        <w:rPr>
          <w:rFonts w:eastAsia="Times New Roman" w:cs="Times New Roman"/>
          <w:szCs w:val="24"/>
          <w:lang w:eastAsia="en-CA"/>
        </w:rPr>
        <w:t>Indeed, there’s another separate table</w:t>
      </w:r>
      <w:r w:rsidR="004D38D8">
        <w:rPr>
          <w:rFonts w:eastAsia="Times New Roman" w:cs="Times New Roman"/>
          <w:szCs w:val="24"/>
          <w:lang w:eastAsia="en-CA"/>
        </w:rPr>
        <w:t xml:space="preserve"> called, </w:t>
      </w:r>
      <w:proofErr w:type="spellStart"/>
      <w:r w:rsidR="004D38D8" w:rsidRPr="00853533">
        <w:rPr>
          <w:rFonts w:eastAsia="Times New Roman" w:cs="Times New Roman"/>
          <w:b/>
          <w:szCs w:val="24"/>
          <w:lang w:eastAsia="en-CA"/>
        </w:rPr>
        <w:t>user_credentials</w:t>
      </w:r>
      <w:proofErr w:type="spellEnd"/>
      <w:r w:rsidR="004D38D8">
        <w:rPr>
          <w:rFonts w:eastAsia="Times New Roman" w:cs="Times New Roman"/>
          <w:szCs w:val="24"/>
          <w:lang w:eastAsia="en-CA"/>
        </w:rPr>
        <w:t xml:space="preserve"> </w:t>
      </w:r>
      <w:r w:rsidR="00DE2A8E">
        <w:rPr>
          <w:rFonts w:eastAsia="Times New Roman" w:cs="Times New Roman"/>
          <w:szCs w:val="24"/>
          <w:lang w:eastAsia="en-CA"/>
        </w:rPr>
        <w:t xml:space="preserve">for </w:t>
      </w:r>
      <w:r w:rsidR="004D38D8">
        <w:rPr>
          <w:rFonts w:eastAsia="Times New Roman" w:cs="Times New Roman"/>
          <w:szCs w:val="24"/>
          <w:lang w:eastAsia="en-CA"/>
        </w:rPr>
        <w:t>storing</w:t>
      </w:r>
      <w:r w:rsidR="00934975">
        <w:rPr>
          <w:rFonts w:eastAsia="Times New Roman" w:cs="Times New Roman"/>
          <w:szCs w:val="24"/>
          <w:lang w:eastAsia="en-CA"/>
        </w:rPr>
        <w:t xml:space="preserve"> users’ </w:t>
      </w:r>
      <w:r w:rsidR="00D04BAC">
        <w:rPr>
          <w:rFonts w:eastAsia="Times New Roman" w:cs="Times New Roman"/>
          <w:szCs w:val="24"/>
          <w:lang w:eastAsia="en-CA"/>
        </w:rPr>
        <w:t>credential data</w:t>
      </w:r>
      <w:r w:rsidR="004D38D8">
        <w:rPr>
          <w:rFonts w:eastAsia="Times New Roman" w:cs="Times New Roman"/>
          <w:szCs w:val="24"/>
          <w:lang w:eastAsia="en-CA"/>
        </w:rPr>
        <w:t xml:space="preserve">. This table has </w:t>
      </w:r>
      <w:r w:rsidR="005C7506">
        <w:rPr>
          <w:rFonts w:eastAsia="Times New Roman" w:cs="Times New Roman"/>
          <w:szCs w:val="24"/>
          <w:lang w:eastAsia="en-CA"/>
        </w:rPr>
        <w:t xml:space="preserve">one and only one relationship with the user table. </w:t>
      </w:r>
      <w:r w:rsidR="00221EE5">
        <w:rPr>
          <w:rFonts w:eastAsia="Times New Roman" w:cs="Times New Roman"/>
          <w:szCs w:val="24"/>
          <w:lang w:eastAsia="en-CA"/>
        </w:rPr>
        <w:t>Th</w:t>
      </w:r>
      <w:r w:rsidR="005E54B7">
        <w:rPr>
          <w:rFonts w:eastAsia="Times New Roman" w:cs="Times New Roman"/>
          <w:szCs w:val="24"/>
          <w:lang w:eastAsia="en-CA"/>
        </w:rPr>
        <w:t xml:space="preserve">is </w:t>
      </w:r>
      <w:r w:rsidR="00853533">
        <w:rPr>
          <w:rFonts w:eastAsia="Times New Roman" w:cs="Times New Roman"/>
          <w:szCs w:val="24"/>
          <w:lang w:eastAsia="en-CA"/>
        </w:rPr>
        <w:t>ensures</w:t>
      </w:r>
      <w:r w:rsidR="005E54B7">
        <w:rPr>
          <w:rFonts w:eastAsia="Times New Roman" w:cs="Times New Roman"/>
          <w:szCs w:val="24"/>
          <w:lang w:eastAsia="en-CA"/>
        </w:rPr>
        <w:t xml:space="preserve"> that</w:t>
      </w:r>
      <w:r w:rsidR="000D6D5E">
        <w:rPr>
          <w:rFonts w:eastAsia="Times New Roman" w:cs="Times New Roman"/>
          <w:szCs w:val="24"/>
          <w:lang w:eastAsia="en-CA"/>
        </w:rPr>
        <w:t xml:space="preserve"> </w:t>
      </w:r>
      <w:r w:rsidR="0037160C">
        <w:rPr>
          <w:rFonts w:eastAsia="Times New Roman" w:cs="Times New Roman"/>
          <w:szCs w:val="24"/>
          <w:lang w:eastAsia="en-CA"/>
        </w:rPr>
        <w:t>there</w:t>
      </w:r>
      <w:r w:rsidR="00853533">
        <w:rPr>
          <w:rFonts w:eastAsia="Times New Roman" w:cs="Times New Roman"/>
          <w:szCs w:val="24"/>
          <w:lang w:eastAsia="en-CA"/>
        </w:rPr>
        <w:t xml:space="preserve"> are</w:t>
      </w:r>
      <w:r w:rsidR="0037160C">
        <w:rPr>
          <w:rFonts w:eastAsia="Times New Roman" w:cs="Times New Roman"/>
          <w:szCs w:val="24"/>
          <w:lang w:eastAsia="en-CA"/>
        </w:rPr>
        <w:t xml:space="preserve"> no duplicates for the user accounts’ emails and </w:t>
      </w:r>
      <w:r w:rsidR="00853533">
        <w:rPr>
          <w:rFonts w:eastAsia="Times New Roman" w:cs="Times New Roman"/>
          <w:szCs w:val="24"/>
          <w:lang w:eastAsia="en-CA"/>
        </w:rPr>
        <w:t>username</w:t>
      </w:r>
      <w:r w:rsidR="0037160C">
        <w:rPr>
          <w:rFonts w:eastAsia="Times New Roman" w:cs="Times New Roman"/>
          <w:szCs w:val="24"/>
          <w:lang w:eastAsia="en-CA"/>
        </w:rPr>
        <w:t xml:space="preserve"> fields.</w:t>
      </w:r>
      <w:r w:rsidR="00496888">
        <w:rPr>
          <w:rFonts w:eastAsia="Times New Roman" w:cs="Times New Roman"/>
          <w:szCs w:val="24"/>
          <w:lang w:eastAsia="en-CA"/>
        </w:rPr>
        <w:t xml:space="preserve"> In this table we are encrypting the password field to enhance the security of our database.</w:t>
      </w:r>
    </w:p>
    <w:p w14:paraId="677619CC" w14:textId="77777777" w:rsidR="00A67D3D" w:rsidRDefault="00A67D3D" w:rsidP="007523E7">
      <w:pPr>
        <w:spacing w:after="0" w:line="240" w:lineRule="auto"/>
        <w:rPr>
          <w:rFonts w:eastAsia="Times New Roman" w:cs="Times New Roman"/>
          <w:szCs w:val="24"/>
          <w:lang w:eastAsia="en-CA"/>
        </w:rPr>
      </w:pPr>
    </w:p>
    <w:p w14:paraId="4827335E" w14:textId="2748FE99" w:rsidR="0021191A" w:rsidRDefault="42135799" w:rsidP="007523E7">
      <w:pPr>
        <w:spacing w:after="0" w:line="240" w:lineRule="auto"/>
        <w:rPr>
          <w:rFonts w:eastAsia="Times New Roman" w:cs="Times New Roman"/>
          <w:szCs w:val="24"/>
          <w:lang w:eastAsia="en-CA"/>
        </w:rPr>
      </w:pPr>
      <w:r w:rsidRPr="6ADA6FF0">
        <w:rPr>
          <w:rFonts w:eastAsia="Times New Roman" w:cs="Times New Roman"/>
          <w:szCs w:val="24"/>
          <w:lang w:eastAsia="en-CA"/>
        </w:rPr>
        <w:t>On</w:t>
      </w:r>
      <w:r w:rsidR="008961B0">
        <w:rPr>
          <w:rFonts w:eastAsia="Times New Roman" w:cs="Times New Roman"/>
          <w:szCs w:val="24"/>
          <w:lang w:eastAsia="en-CA"/>
        </w:rPr>
        <w:t xml:space="preserve"> the website</w:t>
      </w:r>
      <w:r w:rsidR="00853533">
        <w:rPr>
          <w:rFonts w:eastAsia="Times New Roman" w:cs="Times New Roman"/>
          <w:szCs w:val="24"/>
          <w:lang w:eastAsia="en-CA"/>
        </w:rPr>
        <w:t>,</w:t>
      </w:r>
      <w:r w:rsidR="008961B0">
        <w:rPr>
          <w:rFonts w:eastAsia="Times New Roman" w:cs="Times New Roman"/>
          <w:szCs w:val="24"/>
          <w:lang w:eastAsia="en-CA"/>
        </w:rPr>
        <w:t xml:space="preserve"> there’s </w:t>
      </w:r>
      <w:r w:rsidR="002273AF">
        <w:rPr>
          <w:rFonts w:eastAsia="Times New Roman" w:cs="Times New Roman"/>
          <w:szCs w:val="24"/>
          <w:lang w:eastAsia="en-CA"/>
        </w:rPr>
        <w:t xml:space="preserve">a </w:t>
      </w:r>
      <w:r w:rsidR="00496888">
        <w:rPr>
          <w:rFonts w:eastAsia="Times New Roman" w:cs="Times New Roman"/>
          <w:szCs w:val="24"/>
          <w:lang w:eastAsia="en-CA"/>
        </w:rPr>
        <w:t>form</w:t>
      </w:r>
      <w:r w:rsidR="002273AF">
        <w:rPr>
          <w:rFonts w:eastAsia="Times New Roman" w:cs="Times New Roman"/>
          <w:szCs w:val="24"/>
          <w:lang w:eastAsia="en-CA"/>
        </w:rPr>
        <w:t xml:space="preserve"> for </w:t>
      </w:r>
      <w:r w:rsidR="00496888">
        <w:rPr>
          <w:rFonts w:eastAsia="Times New Roman" w:cs="Times New Roman"/>
          <w:szCs w:val="24"/>
          <w:lang w:eastAsia="en-CA"/>
        </w:rPr>
        <w:t>creating</w:t>
      </w:r>
      <w:r w:rsidR="002273AF">
        <w:rPr>
          <w:rFonts w:eastAsia="Times New Roman" w:cs="Times New Roman"/>
          <w:szCs w:val="24"/>
          <w:lang w:eastAsia="en-CA"/>
        </w:rPr>
        <w:t xml:space="preserve"> </w:t>
      </w:r>
      <w:r w:rsidR="00D61E0F">
        <w:rPr>
          <w:rFonts w:eastAsia="Times New Roman" w:cs="Times New Roman"/>
          <w:szCs w:val="24"/>
          <w:lang w:eastAsia="en-CA"/>
        </w:rPr>
        <w:t>support</w:t>
      </w:r>
      <w:r w:rsidR="002273AF">
        <w:rPr>
          <w:rFonts w:eastAsia="Times New Roman" w:cs="Times New Roman"/>
          <w:szCs w:val="24"/>
          <w:lang w:eastAsia="en-CA"/>
        </w:rPr>
        <w:t xml:space="preserve"> </w:t>
      </w:r>
      <w:r w:rsidR="00853ADE">
        <w:rPr>
          <w:rFonts w:eastAsia="Times New Roman" w:cs="Times New Roman"/>
          <w:szCs w:val="24"/>
          <w:lang w:eastAsia="en-CA"/>
        </w:rPr>
        <w:t xml:space="preserve">tickets to the company through the </w:t>
      </w:r>
      <w:r w:rsidR="00853533">
        <w:rPr>
          <w:rFonts w:eastAsia="Times New Roman" w:cs="Times New Roman"/>
          <w:szCs w:val="24"/>
          <w:lang w:eastAsia="en-CA"/>
        </w:rPr>
        <w:t>Contact Us</w:t>
      </w:r>
      <w:r w:rsidR="00853ADE">
        <w:rPr>
          <w:rFonts w:eastAsia="Times New Roman" w:cs="Times New Roman"/>
          <w:szCs w:val="24"/>
          <w:lang w:eastAsia="en-CA"/>
        </w:rPr>
        <w:t xml:space="preserve"> </w:t>
      </w:r>
      <w:r w:rsidR="00D61E0F">
        <w:rPr>
          <w:rFonts w:eastAsia="Times New Roman" w:cs="Times New Roman"/>
          <w:szCs w:val="24"/>
          <w:lang w:eastAsia="en-CA"/>
        </w:rPr>
        <w:t>page</w:t>
      </w:r>
      <w:r w:rsidR="00853ADE">
        <w:rPr>
          <w:rFonts w:eastAsia="Times New Roman" w:cs="Times New Roman"/>
          <w:szCs w:val="24"/>
          <w:lang w:eastAsia="en-CA"/>
        </w:rPr>
        <w:t xml:space="preserve">. Those data are </w:t>
      </w:r>
      <w:r w:rsidR="00853533">
        <w:rPr>
          <w:rFonts w:eastAsia="Times New Roman" w:cs="Times New Roman"/>
          <w:szCs w:val="24"/>
          <w:lang w:eastAsia="en-CA"/>
        </w:rPr>
        <w:t>saved</w:t>
      </w:r>
      <w:r w:rsidR="00853ADE">
        <w:rPr>
          <w:rFonts w:eastAsia="Times New Roman" w:cs="Times New Roman"/>
          <w:szCs w:val="24"/>
          <w:lang w:eastAsia="en-CA"/>
        </w:rPr>
        <w:t xml:space="preserve"> in the </w:t>
      </w:r>
      <w:proofErr w:type="spellStart"/>
      <w:r w:rsidR="00853ADE" w:rsidRPr="00853533">
        <w:rPr>
          <w:rFonts w:eastAsia="Times New Roman" w:cs="Times New Roman"/>
          <w:b/>
          <w:szCs w:val="24"/>
          <w:lang w:eastAsia="en-CA"/>
        </w:rPr>
        <w:t>support_ticket</w:t>
      </w:r>
      <w:proofErr w:type="spellEnd"/>
      <w:r w:rsidR="00853ADE">
        <w:rPr>
          <w:rFonts w:eastAsia="Times New Roman" w:cs="Times New Roman"/>
          <w:szCs w:val="24"/>
          <w:lang w:eastAsia="en-CA"/>
        </w:rPr>
        <w:t xml:space="preserve"> table and </w:t>
      </w:r>
      <w:r w:rsidR="00CB3910">
        <w:rPr>
          <w:rFonts w:eastAsia="Times New Roman" w:cs="Times New Roman"/>
          <w:szCs w:val="24"/>
          <w:lang w:eastAsia="en-CA"/>
        </w:rPr>
        <w:t xml:space="preserve">then the admin can view these details through the admin panel page. </w:t>
      </w:r>
      <w:r w:rsidR="00532A5A">
        <w:rPr>
          <w:rFonts w:eastAsia="Times New Roman" w:cs="Times New Roman"/>
          <w:szCs w:val="24"/>
          <w:lang w:eastAsia="en-CA"/>
        </w:rPr>
        <w:t xml:space="preserve">We ensure that all these tables are in </w:t>
      </w:r>
      <w:r w:rsidR="00853533">
        <w:rPr>
          <w:rFonts w:eastAsia="Times New Roman" w:cs="Times New Roman"/>
          <w:szCs w:val="24"/>
          <w:lang w:eastAsia="en-CA"/>
        </w:rPr>
        <w:t xml:space="preserve">the </w:t>
      </w:r>
      <w:r w:rsidR="00DB49DE">
        <w:rPr>
          <w:rFonts w:eastAsia="Times New Roman" w:cs="Times New Roman"/>
          <w:szCs w:val="24"/>
          <w:lang w:eastAsia="en-CA"/>
        </w:rPr>
        <w:t>3</w:t>
      </w:r>
      <w:r w:rsidR="00DB49DE" w:rsidRPr="00DB49DE">
        <w:rPr>
          <w:rFonts w:eastAsia="Times New Roman" w:cs="Times New Roman"/>
          <w:szCs w:val="24"/>
          <w:vertAlign w:val="superscript"/>
          <w:lang w:eastAsia="en-CA"/>
        </w:rPr>
        <w:t>rd</w:t>
      </w:r>
      <w:r w:rsidR="00DB49DE">
        <w:rPr>
          <w:rFonts w:eastAsia="Times New Roman" w:cs="Times New Roman"/>
          <w:szCs w:val="24"/>
          <w:lang w:eastAsia="en-CA"/>
        </w:rPr>
        <w:t xml:space="preserve"> Normal Form (3NF). </w:t>
      </w:r>
    </w:p>
    <w:p w14:paraId="213D1E49" w14:textId="77777777" w:rsidR="008F79DB" w:rsidRDefault="008F79DB" w:rsidP="7EB0C533">
      <w:pPr>
        <w:spacing w:after="0" w:line="240" w:lineRule="auto"/>
        <w:rPr>
          <w:rFonts w:eastAsia="Times New Roman" w:cs="Times New Roman"/>
          <w:szCs w:val="24"/>
          <w:lang w:eastAsia="en-CA"/>
        </w:rPr>
      </w:pPr>
    </w:p>
    <w:p w14:paraId="0E93503F" w14:textId="7E8168C5" w:rsidR="00C87DF4" w:rsidRDefault="00C87DF4" w:rsidP="00C963FF">
      <w:pPr>
        <w:pStyle w:val="Heading2"/>
        <w:numPr>
          <w:ilvl w:val="0"/>
          <w:numId w:val="2"/>
        </w:numPr>
        <w:spacing w:before="0" w:after="0" w:line="240" w:lineRule="auto"/>
        <w:rPr>
          <w:rFonts w:cs="Times New Roman"/>
        </w:rPr>
      </w:pPr>
      <w:bookmarkStart w:id="10" w:name="_Toc172323710"/>
      <w:r w:rsidRPr="00C87DF4">
        <w:rPr>
          <w:rFonts w:cs="Times New Roman"/>
        </w:rPr>
        <w:t>Data Dictionary</w:t>
      </w:r>
      <w:bookmarkEnd w:id="10"/>
    </w:p>
    <w:p w14:paraId="49021C6A" w14:textId="77777777" w:rsidR="00A31E80" w:rsidRPr="00456439" w:rsidRDefault="00A31E80" w:rsidP="00A31E80">
      <w:pPr>
        <w:spacing w:after="0" w:line="240" w:lineRule="auto"/>
        <w:rPr>
          <w:rFonts w:eastAsia="Times New Roman" w:cs="Times New Roman"/>
          <w:szCs w:val="24"/>
          <w:lang w:eastAsia="en-CA"/>
          <w14:ligatures w14:val="no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2058"/>
        <w:gridCol w:w="1534"/>
        <w:gridCol w:w="1971"/>
        <w:gridCol w:w="3797"/>
      </w:tblGrid>
      <w:tr w:rsidR="6FFCD9F6" w14:paraId="40C973B8" w14:textId="77777777" w:rsidTr="00F65810">
        <w:trPr>
          <w:trHeight w:val="304"/>
        </w:trPr>
        <w:tc>
          <w:tcPr>
            <w:tcW w:w="9360" w:type="dxa"/>
            <w:gridSpan w:val="4"/>
            <w:vMerge w:val="restart"/>
            <w:tcMar>
              <w:top w:w="15" w:type="dxa"/>
              <w:left w:w="15" w:type="dxa"/>
              <w:right w:w="15" w:type="dxa"/>
            </w:tcMar>
            <w:vAlign w:val="center"/>
          </w:tcPr>
          <w:p w14:paraId="1C9BF9CE" w14:textId="7C518616" w:rsidR="6FFCD9F6" w:rsidRDefault="002D07CD" w:rsidP="007523E7">
            <w:pPr>
              <w:spacing w:after="0" w:line="240" w:lineRule="auto"/>
              <w:jc w:val="center"/>
            </w:pPr>
            <w:r>
              <w:rPr>
                <w:rFonts w:eastAsia="Times New Roman" w:cs="Times New Roman"/>
                <w:b/>
                <w:bCs/>
                <w:color w:val="074F69"/>
                <w:sz w:val="36"/>
                <w:szCs w:val="36"/>
              </w:rPr>
              <w:t>u</w:t>
            </w:r>
            <w:r w:rsidR="6FFCD9F6" w:rsidRPr="6FFCD9F6">
              <w:rPr>
                <w:rFonts w:eastAsia="Times New Roman" w:cs="Times New Roman"/>
                <w:b/>
                <w:bCs/>
                <w:color w:val="074F69"/>
                <w:sz w:val="36"/>
                <w:szCs w:val="36"/>
              </w:rPr>
              <w:t>ser</w:t>
            </w:r>
          </w:p>
        </w:tc>
      </w:tr>
      <w:tr w:rsidR="6FFCD9F6" w14:paraId="2757744B" w14:textId="77777777" w:rsidTr="00F65810">
        <w:trPr>
          <w:trHeight w:val="504"/>
        </w:trPr>
        <w:tc>
          <w:tcPr>
            <w:tcW w:w="9360" w:type="dxa"/>
            <w:gridSpan w:val="4"/>
            <w:vMerge/>
            <w:vAlign w:val="center"/>
          </w:tcPr>
          <w:p w14:paraId="41D2ECBA" w14:textId="77777777" w:rsidR="00042C2D" w:rsidRDefault="00042C2D" w:rsidP="007523E7">
            <w:pPr>
              <w:spacing w:after="0" w:line="240" w:lineRule="auto"/>
            </w:pPr>
          </w:p>
        </w:tc>
      </w:tr>
      <w:tr w:rsidR="6FFCD9F6" w14:paraId="0F13B5D1" w14:textId="77777777" w:rsidTr="00F65810">
        <w:trPr>
          <w:trHeight w:val="435"/>
        </w:trPr>
        <w:tc>
          <w:tcPr>
            <w:tcW w:w="2058" w:type="dxa"/>
            <w:shd w:val="clear" w:color="auto" w:fill="074F69"/>
            <w:tcMar>
              <w:top w:w="15" w:type="dxa"/>
              <w:left w:w="15" w:type="dxa"/>
              <w:right w:w="15" w:type="dxa"/>
            </w:tcMar>
            <w:vAlign w:val="center"/>
          </w:tcPr>
          <w:p w14:paraId="6B6BCEEE" w14:textId="29B2C68E" w:rsidR="6FFCD9F6" w:rsidRDefault="6FFCD9F6" w:rsidP="007523E7">
            <w:pPr>
              <w:spacing w:after="0" w:line="240" w:lineRule="auto"/>
              <w:jc w:val="center"/>
            </w:pPr>
            <w:r w:rsidRPr="6FFCD9F6">
              <w:rPr>
                <w:rFonts w:eastAsia="Times New Roman" w:cs="Times New Roman"/>
                <w:b/>
                <w:color w:val="FFFFFF" w:themeColor="background1"/>
                <w:szCs w:val="24"/>
              </w:rPr>
              <w:t>Column Name</w:t>
            </w:r>
          </w:p>
        </w:tc>
        <w:tc>
          <w:tcPr>
            <w:tcW w:w="1534" w:type="dxa"/>
            <w:shd w:val="clear" w:color="auto" w:fill="074F69"/>
            <w:tcMar>
              <w:top w:w="15" w:type="dxa"/>
              <w:left w:w="15" w:type="dxa"/>
              <w:right w:w="15" w:type="dxa"/>
            </w:tcMar>
            <w:vAlign w:val="center"/>
          </w:tcPr>
          <w:p w14:paraId="12641BF3" w14:textId="1027E883" w:rsidR="6FFCD9F6" w:rsidRDefault="6FFCD9F6" w:rsidP="007523E7">
            <w:pPr>
              <w:spacing w:after="0" w:line="240" w:lineRule="auto"/>
              <w:jc w:val="center"/>
            </w:pPr>
            <w:r w:rsidRPr="6FFCD9F6">
              <w:rPr>
                <w:rFonts w:eastAsia="Times New Roman" w:cs="Times New Roman"/>
                <w:b/>
                <w:color w:val="FFFFFF" w:themeColor="background1"/>
                <w:szCs w:val="24"/>
              </w:rPr>
              <w:t>Data Type</w:t>
            </w:r>
          </w:p>
        </w:tc>
        <w:tc>
          <w:tcPr>
            <w:tcW w:w="1971" w:type="dxa"/>
            <w:shd w:val="clear" w:color="auto" w:fill="074F69"/>
            <w:tcMar>
              <w:top w:w="15" w:type="dxa"/>
              <w:left w:w="15" w:type="dxa"/>
              <w:right w:w="15" w:type="dxa"/>
            </w:tcMar>
            <w:vAlign w:val="center"/>
          </w:tcPr>
          <w:p w14:paraId="30B43C9A" w14:textId="702CE1EF" w:rsidR="6FFCD9F6" w:rsidRDefault="6FFCD9F6" w:rsidP="007523E7">
            <w:pPr>
              <w:spacing w:after="0" w:line="240" w:lineRule="auto"/>
              <w:jc w:val="center"/>
            </w:pPr>
            <w:r w:rsidRPr="6FFCD9F6">
              <w:rPr>
                <w:rFonts w:eastAsia="Times New Roman" w:cs="Times New Roman"/>
                <w:b/>
                <w:color w:val="FFFFFF" w:themeColor="background1"/>
                <w:szCs w:val="24"/>
              </w:rPr>
              <w:t>Constraints</w:t>
            </w:r>
          </w:p>
        </w:tc>
        <w:tc>
          <w:tcPr>
            <w:tcW w:w="3797" w:type="dxa"/>
            <w:shd w:val="clear" w:color="auto" w:fill="074F69"/>
            <w:tcMar>
              <w:top w:w="15" w:type="dxa"/>
              <w:left w:w="15" w:type="dxa"/>
              <w:right w:w="15" w:type="dxa"/>
            </w:tcMar>
            <w:vAlign w:val="center"/>
          </w:tcPr>
          <w:p w14:paraId="62160CB6" w14:textId="4D6E2EF4" w:rsidR="6FFCD9F6" w:rsidRDefault="6FFCD9F6" w:rsidP="007523E7">
            <w:pPr>
              <w:spacing w:after="0" w:line="240" w:lineRule="auto"/>
              <w:jc w:val="center"/>
            </w:pPr>
            <w:r w:rsidRPr="6FFCD9F6">
              <w:rPr>
                <w:rFonts w:eastAsia="Times New Roman" w:cs="Times New Roman"/>
                <w:b/>
                <w:color w:val="FFFFFF" w:themeColor="background1"/>
                <w:szCs w:val="24"/>
              </w:rPr>
              <w:t>Description</w:t>
            </w:r>
          </w:p>
        </w:tc>
      </w:tr>
      <w:tr w:rsidR="6FFCD9F6" w14:paraId="7C2FD9A8" w14:textId="77777777" w:rsidTr="00F65810">
        <w:trPr>
          <w:trHeight w:val="435"/>
        </w:trPr>
        <w:tc>
          <w:tcPr>
            <w:tcW w:w="2058" w:type="dxa"/>
            <w:tcMar>
              <w:top w:w="15" w:type="dxa"/>
              <w:left w:w="15" w:type="dxa"/>
              <w:right w:w="15" w:type="dxa"/>
            </w:tcMar>
            <w:vAlign w:val="center"/>
          </w:tcPr>
          <w:p w14:paraId="33B4792B" w14:textId="71F1531C" w:rsidR="6FFCD9F6" w:rsidRDefault="6FFCD9F6" w:rsidP="007523E7">
            <w:pPr>
              <w:spacing w:after="0" w:line="240" w:lineRule="auto"/>
              <w:jc w:val="center"/>
            </w:pPr>
            <w:proofErr w:type="spellStart"/>
            <w:r w:rsidRPr="6FFCD9F6">
              <w:rPr>
                <w:rFonts w:eastAsia="Times New Roman" w:cs="Times New Roman"/>
                <w:color w:val="000000" w:themeColor="text1"/>
                <w:szCs w:val="24"/>
              </w:rPr>
              <w:t>userid</w:t>
            </w:r>
            <w:proofErr w:type="spellEnd"/>
          </w:p>
        </w:tc>
        <w:tc>
          <w:tcPr>
            <w:tcW w:w="1534" w:type="dxa"/>
            <w:tcMar>
              <w:top w:w="15" w:type="dxa"/>
              <w:left w:w="15" w:type="dxa"/>
              <w:right w:w="15" w:type="dxa"/>
            </w:tcMar>
            <w:vAlign w:val="center"/>
          </w:tcPr>
          <w:p w14:paraId="53442C7A" w14:textId="55FC3DDA" w:rsidR="6FFCD9F6" w:rsidRDefault="6FFCD9F6" w:rsidP="007523E7">
            <w:pPr>
              <w:spacing w:after="0" w:line="240" w:lineRule="auto"/>
              <w:jc w:val="center"/>
            </w:pPr>
            <w:r w:rsidRPr="6FFCD9F6">
              <w:rPr>
                <w:rFonts w:eastAsia="Times New Roman" w:cs="Times New Roman"/>
                <w:color w:val="000000" w:themeColor="text1"/>
                <w:szCs w:val="24"/>
              </w:rPr>
              <w:t>int</w:t>
            </w:r>
          </w:p>
        </w:tc>
        <w:tc>
          <w:tcPr>
            <w:tcW w:w="1971" w:type="dxa"/>
            <w:tcMar>
              <w:top w:w="15" w:type="dxa"/>
              <w:left w:w="15" w:type="dxa"/>
              <w:right w:w="15" w:type="dxa"/>
            </w:tcMar>
            <w:vAlign w:val="center"/>
          </w:tcPr>
          <w:p w14:paraId="693FC776" w14:textId="4383F75A" w:rsidR="6FFCD9F6" w:rsidRDefault="6FFCD9F6" w:rsidP="007523E7">
            <w:pPr>
              <w:spacing w:after="0" w:line="240" w:lineRule="auto"/>
              <w:jc w:val="center"/>
            </w:pPr>
            <w:r w:rsidRPr="6FFCD9F6">
              <w:rPr>
                <w:rFonts w:eastAsia="Times New Roman" w:cs="Times New Roman"/>
                <w:color w:val="000000" w:themeColor="text1"/>
                <w:szCs w:val="24"/>
              </w:rPr>
              <w:t>PK, NOT NULL</w:t>
            </w:r>
          </w:p>
        </w:tc>
        <w:tc>
          <w:tcPr>
            <w:tcW w:w="3797" w:type="dxa"/>
            <w:tcMar>
              <w:top w:w="15" w:type="dxa"/>
              <w:left w:w="15" w:type="dxa"/>
              <w:right w:w="15" w:type="dxa"/>
            </w:tcMar>
            <w:vAlign w:val="center"/>
          </w:tcPr>
          <w:p w14:paraId="6FDE0311" w14:textId="4FF84D13" w:rsidR="6FFCD9F6" w:rsidRDefault="6FFCD9F6" w:rsidP="007523E7">
            <w:pPr>
              <w:spacing w:after="0" w:line="240" w:lineRule="auto"/>
              <w:jc w:val="center"/>
            </w:pPr>
            <w:r w:rsidRPr="6FFCD9F6">
              <w:rPr>
                <w:rFonts w:eastAsia="Times New Roman" w:cs="Times New Roman"/>
                <w:color w:val="000000" w:themeColor="text1"/>
                <w:szCs w:val="24"/>
              </w:rPr>
              <w:t>Unique identifier for user</w:t>
            </w:r>
          </w:p>
        </w:tc>
      </w:tr>
      <w:tr w:rsidR="6FFCD9F6" w14:paraId="73977D01" w14:textId="77777777" w:rsidTr="00F65810">
        <w:trPr>
          <w:trHeight w:val="450"/>
        </w:trPr>
        <w:tc>
          <w:tcPr>
            <w:tcW w:w="2058" w:type="dxa"/>
            <w:tcMar>
              <w:top w:w="15" w:type="dxa"/>
              <w:left w:w="15" w:type="dxa"/>
              <w:right w:w="15" w:type="dxa"/>
            </w:tcMar>
            <w:vAlign w:val="center"/>
          </w:tcPr>
          <w:p w14:paraId="28EF998E" w14:textId="5631F7FC" w:rsidR="6FFCD9F6" w:rsidRDefault="6FFCD9F6" w:rsidP="007523E7">
            <w:pPr>
              <w:spacing w:after="0" w:line="240" w:lineRule="auto"/>
              <w:jc w:val="center"/>
            </w:pPr>
            <w:proofErr w:type="spellStart"/>
            <w:r w:rsidRPr="6FFCD9F6">
              <w:rPr>
                <w:rFonts w:eastAsia="Times New Roman" w:cs="Times New Roman"/>
                <w:color w:val="000000" w:themeColor="text1"/>
                <w:szCs w:val="24"/>
              </w:rPr>
              <w:t>roleid</w:t>
            </w:r>
            <w:proofErr w:type="spellEnd"/>
          </w:p>
        </w:tc>
        <w:tc>
          <w:tcPr>
            <w:tcW w:w="1534" w:type="dxa"/>
            <w:tcMar>
              <w:top w:w="15" w:type="dxa"/>
              <w:left w:w="15" w:type="dxa"/>
              <w:right w:w="15" w:type="dxa"/>
            </w:tcMar>
            <w:vAlign w:val="center"/>
          </w:tcPr>
          <w:p w14:paraId="12261CC1" w14:textId="678E8B64" w:rsidR="6FFCD9F6" w:rsidRDefault="6FFCD9F6" w:rsidP="007523E7">
            <w:pPr>
              <w:spacing w:after="0" w:line="240" w:lineRule="auto"/>
              <w:jc w:val="center"/>
            </w:pPr>
            <w:r w:rsidRPr="6FFCD9F6">
              <w:rPr>
                <w:rFonts w:eastAsia="Times New Roman" w:cs="Times New Roman"/>
                <w:color w:val="000000" w:themeColor="text1"/>
                <w:szCs w:val="24"/>
              </w:rPr>
              <w:t>int</w:t>
            </w:r>
          </w:p>
        </w:tc>
        <w:tc>
          <w:tcPr>
            <w:tcW w:w="1971" w:type="dxa"/>
            <w:tcMar>
              <w:top w:w="15" w:type="dxa"/>
              <w:left w:w="15" w:type="dxa"/>
              <w:right w:w="15" w:type="dxa"/>
            </w:tcMar>
            <w:vAlign w:val="center"/>
          </w:tcPr>
          <w:p w14:paraId="52A3EA38" w14:textId="32508442" w:rsidR="6FFCD9F6" w:rsidRDefault="6FFCD9F6" w:rsidP="007523E7">
            <w:pPr>
              <w:spacing w:after="0" w:line="240" w:lineRule="auto"/>
              <w:jc w:val="center"/>
            </w:pPr>
            <w:r w:rsidRPr="6FFCD9F6">
              <w:rPr>
                <w:rFonts w:eastAsia="Times New Roman" w:cs="Times New Roman"/>
                <w:color w:val="000000" w:themeColor="text1"/>
                <w:szCs w:val="24"/>
              </w:rPr>
              <w:t>FK, NOT NULL</w:t>
            </w:r>
          </w:p>
        </w:tc>
        <w:tc>
          <w:tcPr>
            <w:tcW w:w="3797" w:type="dxa"/>
            <w:tcMar>
              <w:top w:w="15" w:type="dxa"/>
              <w:left w:w="15" w:type="dxa"/>
              <w:right w:w="15" w:type="dxa"/>
            </w:tcMar>
            <w:vAlign w:val="center"/>
          </w:tcPr>
          <w:p w14:paraId="2DE98AA4" w14:textId="3129243B" w:rsidR="6FFCD9F6" w:rsidRDefault="6FFCD9F6" w:rsidP="007523E7">
            <w:pPr>
              <w:spacing w:after="0" w:line="240" w:lineRule="auto"/>
              <w:jc w:val="center"/>
            </w:pPr>
            <w:r w:rsidRPr="6FFCD9F6">
              <w:rPr>
                <w:rFonts w:eastAsia="Times New Roman" w:cs="Times New Roman"/>
                <w:color w:val="000000" w:themeColor="text1"/>
                <w:szCs w:val="24"/>
              </w:rPr>
              <w:t>Role identifier</w:t>
            </w:r>
          </w:p>
        </w:tc>
      </w:tr>
      <w:tr w:rsidR="6FFCD9F6" w14:paraId="380A126F" w14:textId="77777777" w:rsidTr="00F65810">
        <w:trPr>
          <w:trHeight w:val="435"/>
        </w:trPr>
        <w:tc>
          <w:tcPr>
            <w:tcW w:w="2058" w:type="dxa"/>
            <w:tcMar>
              <w:top w:w="15" w:type="dxa"/>
              <w:left w:w="15" w:type="dxa"/>
              <w:right w:w="15" w:type="dxa"/>
            </w:tcMar>
            <w:vAlign w:val="center"/>
          </w:tcPr>
          <w:p w14:paraId="4E4CEBB6" w14:textId="2A0ADD22" w:rsidR="6FFCD9F6" w:rsidRDefault="6FFCD9F6" w:rsidP="007523E7">
            <w:pPr>
              <w:spacing w:after="0" w:line="240" w:lineRule="auto"/>
              <w:jc w:val="center"/>
            </w:pPr>
            <w:proofErr w:type="spellStart"/>
            <w:r w:rsidRPr="6FFCD9F6">
              <w:rPr>
                <w:rFonts w:eastAsia="Times New Roman" w:cs="Times New Roman"/>
                <w:color w:val="000000" w:themeColor="text1"/>
                <w:szCs w:val="24"/>
              </w:rPr>
              <w:t>first_name</w:t>
            </w:r>
            <w:proofErr w:type="spellEnd"/>
          </w:p>
        </w:tc>
        <w:tc>
          <w:tcPr>
            <w:tcW w:w="1534" w:type="dxa"/>
            <w:tcMar>
              <w:top w:w="15" w:type="dxa"/>
              <w:left w:w="15" w:type="dxa"/>
              <w:right w:w="15" w:type="dxa"/>
            </w:tcMar>
            <w:vAlign w:val="center"/>
          </w:tcPr>
          <w:p w14:paraId="2B89F4A7" w14:textId="1DC70BF6" w:rsidR="6FFCD9F6" w:rsidRDefault="6FFCD9F6" w:rsidP="007523E7">
            <w:pPr>
              <w:spacing w:after="0" w:line="240" w:lineRule="auto"/>
              <w:jc w:val="center"/>
            </w:pPr>
            <w:r w:rsidRPr="6FFCD9F6">
              <w:rPr>
                <w:rFonts w:eastAsia="Times New Roman" w:cs="Times New Roman"/>
                <w:color w:val="000000" w:themeColor="text1"/>
                <w:szCs w:val="24"/>
              </w:rPr>
              <w:t>varchar(255)</w:t>
            </w:r>
          </w:p>
        </w:tc>
        <w:tc>
          <w:tcPr>
            <w:tcW w:w="1971" w:type="dxa"/>
            <w:tcMar>
              <w:top w:w="15" w:type="dxa"/>
              <w:left w:w="15" w:type="dxa"/>
              <w:right w:w="15" w:type="dxa"/>
            </w:tcMar>
            <w:vAlign w:val="center"/>
          </w:tcPr>
          <w:p w14:paraId="0D1907C0" w14:textId="33284279" w:rsidR="6FFCD9F6" w:rsidRDefault="6FFCD9F6" w:rsidP="007523E7">
            <w:pPr>
              <w:spacing w:after="0" w:line="240" w:lineRule="auto"/>
              <w:jc w:val="center"/>
            </w:pPr>
            <w:r w:rsidRPr="6FFCD9F6">
              <w:rPr>
                <w:rFonts w:eastAsia="Times New Roman" w:cs="Times New Roman"/>
                <w:color w:val="000000" w:themeColor="text1"/>
                <w:szCs w:val="24"/>
              </w:rPr>
              <w:t>NOT NULL</w:t>
            </w:r>
          </w:p>
        </w:tc>
        <w:tc>
          <w:tcPr>
            <w:tcW w:w="3797" w:type="dxa"/>
            <w:tcMar>
              <w:top w:w="15" w:type="dxa"/>
              <w:left w:w="15" w:type="dxa"/>
              <w:right w:w="15" w:type="dxa"/>
            </w:tcMar>
            <w:vAlign w:val="center"/>
          </w:tcPr>
          <w:p w14:paraId="36742264" w14:textId="33C6DAD6" w:rsidR="6FFCD9F6" w:rsidRDefault="6FFCD9F6" w:rsidP="007523E7">
            <w:pPr>
              <w:spacing w:after="0" w:line="240" w:lineRule="auto"/>
              <w:jc w:val="center"/>
            </w:pPr>
            <w:r w:rsidRPr="6FFCD9F6">
              <w:rPr>
                <w:rFonts w:eastAsia="Times New Roman" w:cs="Times New Roman"/>
                <w:color w:val="000000" w:themeColor="text1"/>
                <w:szCs w:val="24"/>
              </w:rPr>
              <w:t>First name of the user</w:t>
            </w:r>
          </w:p>
        </w:tc>
      </w:tr>
      <w:tr w:rsidR="6FFCD9F6" w14:paraId="1748FABA" w14:textId="77777777" w:rsidTr="00F65810">
        <w:trPr>
          <w:trHeight w:val="435"/>
        </w:trPr>
        <w:tc>
          <w:tcPr>
            <w:tcW w:w="2058" w:type="dxa"/>
            <w:tcMar>
              <w:top w:w="15" w:type="dxa"/>
              <w:left w:w="15" w:type="dxa"/>
              <w:right w:w="15" w:type="dxa"/>
            </w:tcMar>
            <w:vAlign w:val="center"/>
          </w:tcPr>
          <w:p w14:paraId="4164BBD9" w14:textId="7516CFCF" w:rsidR="6FFCD9F6" w:rsidRDefault="6FFCD9F6" w:rsidP="007523E7">
            <w:pPr>
              <w:spacing w:after="0" w:line="240" w:lineRule="auto"/>
              <w:jc w:val="center"/>
            </w:pPr>
            <w:proofErr w:type="spellStart"/>
            <w:r w:rsidRPr="6FFCD9F6">
              <w:rPr>
                <w:rFonts w:eastAsia="Times New Roman" w:cs="Times New Roman"/>
                <w:color w:val="000000" w:themeColor="text1"/>
                <w:szCs w:val="24"/>
              </w:rPr>
              <w:t>last_name</w:t>
            </w:r>
            <w:proofErr w:type="spellEnd"/>
          </w:p>
        </w:tc>
        <w:tc>
          <w:tcPr>
            <w:tcW w:w="1534" w:type="dxa"/>
            <w:tcMar>
              <w:top w:w="15" w:type="dxa"/>
              <w:left w:w="15" w:type="dxa"/>
              <w:right w:w="15" w:type="dxa"/>
            </w:tcMar>
            <w:vAlign w:val="center"/>
          </w:tcPr>
          <w:p w14:paraId="2D8D331D" w14:textId="585039A2" w:rsidR="6FFCD9F6" w:rsidRDefault="6FFCD9F6" w:rsidP="007523E7">
            <w:pPr>
              <w:spacing w:after="0" w:line="240" w:lineRule="auto"/>
              <w:jc w:val="center"/>
            </w:pPr>
            <w:r w:rsidRPr="6FFCD9F6">
              <w:rPr>
                <w:rFonts w:eastAsia="Times New Roman" w:cs="Times New Roman"/>
                <w:color w:val="000000" w:themeColor="text1"/>
                <w:szCs w:val="24"/>
              </w:rPr>
              <w:t>varchar(255)</w:t>
            </w:r>
          </w:p>
        </w:tc>
        <w:tc>
          <w:tcPr>
            <w:tcW w:w="1971" w:type="dxa"/>
            <w:tcMar>
              <w:top w:w="15" w:type="dxa"/>
              <w:left w:w="15" w:type="dxa"/>
              <w:right w:w="15" w:type="dxa"/>
            </w:tcMar>
            <w:vAlign w:val="center"/>
          </w:tcPr>
          <w:p w14:paraId="7D51ECF8" w14:textId="38352513" w:rsidR="6FFCD9F6" w:rsidRDefault="6FFCD9F6" w:rsidP="007523E7">
            <w:pPr>
              <w:spacing w:after="0" w:line="240" w:lineRule="auto"/>
              <w:jc w:val="center"/>
            </w:pPr>
            <w:r w:rsidRPr="6FFCD9F6">
              <w:rPr>
                <w:rFonts w:eastAsia="Times New Roman" w:cs="Times New Roman"/>
                <w:color w:val="000000" w:themeColor="text1"/>
                <w:szCs w:val="24"/>
              </w:rPr>
              <w:t>NOT NULL</w:t>
            </w:r>
          </w:p>
        </w:tc>
        <w:tc>
          <w:tcPr>
            <w:tcW w:w="3797" w:type="dxa"/>
            <w:tcMar>
              <w:top w:w="15" w:type="dxa"/>
              <w:left w:w="15" w:type="dxa"/>
              <w:right w:w="15" w:type="dxa"/>
            </w:tcMar>
            <w:vAlign w:val="center"/>
          </w:tcPr>
          <w:p w14:paraId="7AACE65C" w14:textId="784F121F" w:rsidR="6FFCD9F6" w:rsidRDefault="6FFCD9F6" w:rsidP="007523E7">
            <w:pPr>
              <w:spacing w:after="0" w:line="240" w:lineRule="auto"/>
              <w:jc w:val="center"/>
            </w:pPr>
            <w:r w:rsidRPr="6FFCD9F6">
              <w:rPr>
                <w:rFonts w:eastAsia="Times New Roman" w:cs="Times New Roman"/>
                <w:color w:val="000000" w:themeColor="text1"/>
                <w:szCs w:val="24"/>
              </w:rPr>
              <w:t>Last name of the user</w:t>
            </w:r>
          </w:p>
        </w:tc>
      </w:tr>
      <w:tr w:rsidR="6FFCD9F6" w14:paraId="792E5DAC" w14:textId="77777777" w:rsidTr="00F65810">
        <w:trPr>
          <w:trHeight w:val="435"/>
        </w:trPr>
        <w:tc>
          <w:tcPr>
            <w:tcW w:w="2058" w:type="dxa"/>
            <w:tcMar>
              <w:top w:w="15" w:type="dxa"/>
              <w:left w:w="15" w:type="dxa"/>
              <w:right w:w="15" w:type="dxa"/>
            </w:tcMar>
            <w:vAlign w:val="center"/>
          </w:tcPr>
          <w:p w14:paraId="74443766" w14:textId="01954034" w:rsidR="6FFCD9F6" w:rsidRDefault="6FFCD9F6" w:rsidP="007523E7">
            <w:pPr>
              <w:spacing w:after="0" w:line="240" w:lineRule="auto"/>
              <w:jc w:val="center"/>
            </w:pPr>
            <w:proofErr w:type="spellStart"/>
            <w:r w:rsidRPr="6FFCD9F6">
              <w:rPr>
                <w:rFonts w:eastAsia="Times New Roman" w:cs="Times New Roman"/>
                <w:color w:val="000000" w:themeColor="text1"/>
                <w:szCs w:val="24"/>
              </w:rPr>
              <w:t>contact_no</w:t>
            </w:r>
            <w:proofErr w:type="spellEnd"/>
          </w:p>
        </w:tc>
        <w:tc>
          <w:tcPr>
            <w:tcW w:w="1534" w:type="dxa"/>
            <w:tcMar>
              <w:top w:w="15" w:type="dxa"/>
              <w:left w:w="15" w:type="dxa"/>
              <w:right w:w="15" w:type="dxa"/>
            </w:tcMar>
            <w:vAlign w:val="center"/>
          </w:tcPr>
          <w:p w14:paraId="54591148" w14:textId="6627844E" w:rsidR="6FFCD9F6" w:rsidRDefault="6FFCD9F6" w:rsidP="007523E7">
            <w:pPr>
              <w:spacing w:after="0" w:line="240" w:lineRule="auto"/>
              <w:jc w:val="center"/>
            </w:pPr>
            <w:r w:rsidRPr="6FFCD9F6">
              <w:rPr>
                <w:rFonts w:eastAsia="Times New Roman" w:cs="Times New Roman"/>
                <w:color w:val="000000" w:themeColor="text1"/>
                <w:szCs w:val="24"/>
              </w:rPr>
              <w:t>varchar(11)</w:t>
            </w:r>
          </w:p>
        </w:tc>
        <w:tc>
          <w:tcPr>
            <w:tcW w:w="1971" w:type="dxa"/>
            <w:tcMar>
              <w:top w:w="15" w:type="dxa"/>
              <w:left w:w="15" w:type="dxa"/>
              <w:right w:w="15" w:type="dxa"/>
            </w:tcMar>
            <w:vAlign w:val="center"/>
          </w:tcPr>
          <w:p w14:paraId="1F1ED5CA" w14:textId="6DF45CB5" w:rsidR="6FFCD9F6" w:rsidRDefault="6FFCD9F6" w:rsidP="007523E7">
            <w:pPr>
              <w:spacing w:after="0" w:line="240" w:lineRule="auto"/>
              <w:jc w:val="center"/>
            </w:pPr>
            <w:r w:rsidRPr="6FFCD9F6">
              <w:rPr>
                <w:rFonts w:eastAsia="Times New Roman" w:cs="Times New Roman"/>
                <w:color w:val="000000" w:themeColor="text1"/>
                <w:szCs w:val="24"/>
              </w:rPr>
              <w:t>NULL</w:t>
            </w:r>
          </w:p>
        </w:tc>
        <w:tc>
          <w:tcPr>
            <w:tcW w:w="3797" w:type="dxa"/>
            <w:tcMar>
              <w:top w:w="15" w:type="dxa"/>
              <w:left w:w="15" w:type="dxa"/>
              <w:right w:w="15" w:type="dxa"/>
            </w:tcMar>
            <w:vAlign w:val="center"/>
          </w:tcPr>
          <w:p w14:paraId="5773A5CA" w14:textId="097B9875" w:rsidR="6FFCD9F6" w:rsidRDefault="6FFCD9F6" w:rsidP="007523E7">
            <w:pPr>
              <w:spacing w:after="0" w:line="240" w:lineRule="auto"/>
              <w:jc w:val="center"/>
            </w:pPr>
            <w:r w:rsidRPr="6FFCD9F6">
              <w:rPr>
                <w:rFonts w:eastAsia="Times New Roman" w:cs="Times New Roman"/>
                <w:color w:val="000000" w:themeColor="text1"/>
                <w:szCs w:val="24"/>
              </w:rPr>
              <w:t>Contact number of the user</w:t>
            </w:r>
          </w:p>
        </w:tc>
      </w:tr>
      <w:tr w:rsidR="6FFCD9F6" w14:paraId="4264A758" w14:textId="77777777" w:rsidTr="00F65810">
        <w:trPr>
          <w:trHeight w:val="435"/>
        </w:trPr>
        <w:tc>
          <w:tcPr>
            <w:tcW w:w="2058" w:type="dxa"/>
            <w:tcMar>
              <w:top w:w="15" w:type="dxa"/>
              <w:left w:w="15" w:type="dxa"/>
              <w:right w:w="15" w:type="dxa"/>
            </w:tcMar>
            <w:vAlign w:val="center"/>
          </w:tcPr>
          <w:p w14:paraId="0872E5AD" w14:textId="17C019AB" w:rsidR="6FFCD9F6" w:rsidRDefault="6FFCD9F6" w:rsidP="007523E7">
            <w:pPr>
              <w:spacing w:after="0" w:line="240" w:lineRule="auto"/>
              <w:jc w:val="center"/>
            </w:pPr>
            <w:r w:rsidRPr="6FFCD9F6">
              <w:rPr>
                <w:rFonts w:eastAsia="Times New Roman" w:cs="Times New Roman"/>
                <w:color w:val="000000" w:themeColor="text1"/>
                <w:szCs w:val="24"/>
              </w:rPr>
              <w:t>email</w:t>
            </w:r>
          </w:p>
        </w:tc>
        <w:tc>
          <w:tcPr>
            <w:tcW w:w="1534" w:type="dxa"/>
            <w:tcMar>
              <w:top w:w="15" w:type="dxa"/>
              <w:left w:w="15" w:type="dxa"/>
              <w:right w:w="15" w:type="dxa"/>
            </w:tcMar>
            <w:vAlign w:val="center"/>
          </w:tcPr>
          <w:p w14:paraId="394D431C" w14:textId="5934F128" w:rsidR="6FFCD9F6" w:rsidRDefault="6FFCD9F6" w:rsidP="007523E7">
            <w:pPr>
              <w:spacing w:after="0" w:line="240" w:lineRule="auto"/>
              <w:jc w:val="center"/>
            </w:pPr>
            <w:r w:rsidRPr="6FFCD9F6">
              <w:rPr>
                <w:rFonts w:eastAsia="Times New Roman" w:cs="Times New Roman"/>
                <w:color w:val="000000" w:themeColor="text1"/>
                <w:szCs w:val="24"/>
              </w:rPr>
              <w:t>varchar(255)</w:t>
            </w:r>
          </w:p>
        </w:tc>
        <w:tc>
          <w:tcPr>
            <w:tcW w:w="1971" w:type="dxa"/>
            <w:tcMar>
              <w:top w:w="15" w:type="dxa"/>
              <w:left w:w="15" w:type="dxa"/>
              <w:right w:w="15" w:type="dxa"/>
            </w:tcMar>
            <w:vAlign w:val="center"/>
          </w:tcPr>
          <w:p w14:paraId="584257F3" w14:textId="0F1E528A" w:rsidR="6FFCD9F6" w:rsidRDefault="6FFCD9F6" w:rsidP="007523E7">
            <w:pPr>
              <w:spacing w:after="0" w:line="240" w:lineRule="auto"/>
              <w:jc w:val="center"/>
            </w:pPr>
            <w:r w:rsidRPr="6FFCD9F6">
              <w:rPr>
                <w:rFonts w:eastAsia="Times New Roman" w:cs="Times New Roman"/>
                <w:color w:val="000000" w:themeColor="text1"/>
                <w:szCs w:val="24"/>
              </w:rPr>
              <w:t>NULL</w:t>
            </w:r>
          </w:p>
        </w:tc>
        <w:tc>
          <w:tcPr>
            <w:tcW w:w="3797" w:type="dxa"/>
            <w:tcMar>
              <w:top w:w="15" w:type="dxa"/>
              <w:left w:w="15" w:type="dxa"/>
              <w:right w:w="15" w:type="dxa"/>
            </w:tcMar>
            <w:vAlign w:val="center"/>
          </w:tcPr>
          <w:p w14:paraId="36FF3A49" w14:textId="067B2418" w:rsidR="6FFCD9F6" w:rsidRDefault="6FFCD9F6" w:rsidP="007523E7">
            <w:pPr>
              <w:spacing w:after="0" w:line="240" w:lineRule="auto"/>
              <w:jc w:val="center"/>
            </w:pPr>
            <w:r w:rsidRPr="6FFCD9F6">
              <w:rPr>
                <w:rFonts w:eastAsia="Times New Roman" w:cs="Times New Roman"/>
                <w:color w:val="000000" w:themeColor="text1"/>
                <w:szCs w:val="24"/>
              </w:rPr>
              <w:t>Email address of the user</w:t>
            </w:r>
          </w:p>
        </w:tc>
      </w:tr>
      <w:tr w:rsidR="6FFCD9F6" w14:paraId="17C2B659" w14:textId="77777777" w:rsidTr="00F65810">
        <w:trPr>
          <w:trHeight w:val="435"/>
        </w:trPr>
        <w:tc>
          <w:tcPr>
            <w:tcW w:w="2058" w:type="dxa"/>
            <w:tcMar>
              <w:top w:w="15" w:type="dxa"/>
              <w:left w:w="15" w:type="dxa"/>
              <w:right w:w="15" w:type="dxa"/>
            </w:tcMar>
            <w:vAlign w:val="center"/>
          </w:tcPr>
          <w:p w14:paraId="01E1C042" w14:textId="2D98A771" w:rsidR="6FFCD9F6" w:rsidRDefault="6FFCD9F6" w:rsidP="007523E7">
            <w:pPr>
              <w:spacing w:after="0" w:line="240" w:lineRule="auto"/>
              <w:jc w:val="center"/>
            </w:pPr>
            <w:r w:rsidRPr="6FFCD9F6">
              <w:rPr>
                <w:rFonts w:eastAsia="Times New Roman" w:cs="Times New Roman"/>
                <w:color w:val="000000" w:themeColor="text1"/>
                <w:szCs w:val="24"/>
              </w:rPr>
              <w:t>gender</w:t>
            </w:r>
          </w:p>
        </w:tc>
        <w:tc>
          <w:tcPr>
            <w:tcW w:w="1534" w:type="dxa"/>
            <w:tcMar>
              <w:top w:w="15" w:type="dxa"/>
              <w:left w:w="15" w:type="dxa"/>
              <w:right w:w="15" w:type="dxa"/>
            </w:tcMar>
            <w:vAlign w:val="center"/>
          </w:tcPr>
          <w:p w14:paraId="5235D1A8" w14:textId="04BAB256" w:rsidR="6FFCD9F6" w:rsidRDefault="6FFCD9F6" w:rsidP="007523E7">
            <w:pPr>
              <w:spacing w:after="0" w:line="240" w:lineRule="auto"/>
              <w:jc w:val="center"/>
            </w:pPr>
            <w:r w:rsidRPr="6FFCD9F6">
              <w:rPr>
                <w:rFonts w:eastAsia="Times New Roman" w:cs="Times New Roman"/>
                <w:color w:val="000000" w:themeColor="text1"/>
                <w:szCs w:val="24"/>
              </w:rPr>
              <w:t>varchar(255)</w:t>
            </w:r>
          </w:p>
        </w:tc>
        <w:tc>
          <w:tcPr>
            <w:tcW w:w="1971" w:type="dxa"/>
            <w:tcMar>
              <w:top w:w="15" w:type="dxa"/>
              <w:left w:w="15" w:type="dxa"/>
              <w:right w:w="15" w:type="dxa"/>
            </w:tcMar>
            <w:vAlign w:val="center"/>
          </w:tcPr>
          <w:p w14:paraId="331F9666" w14:textId="428D6C87" w:rsidR="6FFCD9F6" w:rsidRDefault="6FFCD9F6" w:rsidP="007523E7">
            <w:pPr>
              <w:spacing w:after="0" w:line="240" w:lineRule="auto"/>
              <w:jc w:val="center"/>
            </w:pPr>
            <w:r w:rsidRPr="6FFCD9F6">
              <w:rPr>
                <w:rFonts w:eastAsia="Times New Roman" w:cs="Times New Roman"/>
                <w:color w:val="000000" w:themeColor="text1"/>
                <w:szCs w:val="24"/>
              </w:rPr>
              <w:t>NULL</w:t>
            </w:r>
          </w:p>
        </w:tc>
        <w:tc>
          <w:tcPr>
            <w:tcW w:w="3797" w:type="dxa"/>
            <w:tcMar>
              <w:top w:w="15" w:type="dxa"/>
              <w:left w:w="15" w:type="dxa"/>
              <w:right w:w="15" w:type="dxa"/>
            </w:tcMar>
            <w:vAlign w:val="center"/>
          </w:tcPr>
          <w:p w14:paraId="364FC12F" w14:textId="1D204FF4" w:rsidR="6FFCD9F6" w:rsidRDefault="6FFCD9F6" w:rsidP="007523E7">
            <w:pPr>
              <w:spacing w:after="0" w:line="240" w:lineRule="auto"/>
              <w:jc w:val="center"/>
            </w:pPr>
            <w:r w:rsidRPr="6FFCD9F6">
              <w:rPr>
                <w:rFonts w:eastAsia="Times New Roman" w:cs="Times New Roman"/>
                <w:color w:val="000000" w:themeColor="text1"/>
                <w:szCs w:val="24"/>
              </w:rPr>
              <w:t>Gender of the user</w:t>
            </w:r>
          </w:p>
        </w:tc>
      </w:tr>
      <w:tr w:rsidR="6FFCD9F6" w14:paraId="18D3DE9B" w14:textId="77777777" w:rsidTr="00F65810">
        <w:trPr>
          <w:trHeight w:val="435"/>
        </w:trPr>
        <w:tc>
          <w:tcPr>
            <w:tcW w:w="2058" w:type="dxa"/>
            <w:tcMar>
              <w:top w:w="15" w:type="dxa"/>
              <w:left w:w="15" w:type="dxa"/>
              <w:right w:w="15" w:type="dxa"/>
            </w:tcMar>
            <w:vAlign w:val="center"/>
          </w:tcPr>
          <w:p w14:paraId="216E9F63" w14:textId="75D48E8D" w:rsidR="6FFCD9F6" w:rsidRDefault="6FFCD9F6" w:rsidP="007523E7">
            <w:pPr>
              <w:spacing w:after="0" w:line="240" w:lineRule="auto"/>
              <w:jc w:val="center"/>
            </w:pPr>
            <w:r w:rsidRPr="6FFCD9F6">
              <w:rPr>
                <w:rFonts w:eastAsia="Times New Roman" w:cs="Times New Roman"/>
                <w:color w:val="000000" w:themeColor="text1"/>
                <w:szCs w:val="24"/>
              </w:rPr>
              <w:t>address</w:t>
            </w:r>
          </w:p>
        </w:tc>
        <w:tc>
          <w:tcPr>
            <w:tcW w:w="1534" w:type="dxa"/>
            <w:tcMar>
              <w:top w:w="15" w:type="dxa"/>
              <w:left w:w="15" w:type="dxa"/>
              <w:right w:w="15" w:type="dxa"/>
            </w:tcMar>
            <w:vAlign w:val="center"/>
          </w:tcPr>
          <w:p w14:paraId="60821CD2" w14:textId="396281E3" w:rsidR="6FFCD9F6" w:rsidRDefault="6FFCD9F6" w:rsidP="007523E7">
            <w:pPr>
              <w:spacing w:after="0" w:line="240" w:lineRule="auto"/>
              <w:jc w:val="center"/>
            </w:pPr>
            <w:r w:rsidRPr="6FFCD9F6">
              <w:rPr>
                <w:rFonts w:eastAsia="Times New Roman" w:cs="Times New Roman"/>
                <w:color w:val="000000" w:themeColor="text1"/>
                <w:szCs w:val="24"/>
              </w:rPr>
              <w:t>varchar(255)</w:t>
            </w:r>
          </w:p>
        </w:tc>
        <w:tc>
          <w:tcPr>
            <w:tcW w:w="1971" w:type="dxa"/>
            <w:tcMar>
              <w:top w:w="15" w:type="dxa"/>
              <w:left w:w="15" w:type="dxa"/>
              <w:right w:w="15" w:type="dxa"/>
            </w:tcMar>
            <w:vAlign w:val="center"/>
          </w:tcPr>
          <w:p w14:paraId="05B50F38" w14:textId="3C6E3FB5" w:rsidR="6FFCD9F6" w:rsidRDefault="6FFCD9F6" w:rsidP="007523E7">
            <w:pPr>
              <w:spacing w:after="0" w:line="240" w:lineRule="auto"/>
              <w:jc w:val="center"/>
            </w:pPr>
            <w:r w:rsidRPr="6FFCD9F6">
              <w:rPr>
                <w:rFonts w:eastAsia="Times New Roman" w:cs="Times New Roman"/>
                <w:color w:val="000000" w:themeColor="text1"/>
                <w:szCs w:val="24"/>
              </w:rPr>
              <w:t>NULL</w:t>
            </w:r>
          </w:p>
        </w:tc>
        <w:tc>
          <w:tcPr>
            <w:tcW w:w="3797" w:type="dxa"/>
            <w:tcMar>
              <w:top w:w="15" w:type="dxa"/>
              <w:left w:w="15" w:type="dxa"/>
              <w:right w:w="15" w:type="dxa"/>
            </w:tcMar>
            <w:vAlign w:val="center"/>
          </w:tcPr>
          <w:p w14:paraId="20349334" w14:textId="6870840C" w:rsidR="6FFCD9F6" w:rsidRDefault="6FFCD9F6" w:rsidP="007523E7">
            <w:pPr>
              <w:spacing w:after="0" w:line="240" w:lineRule="auto"/>
              <w:jc w:val="center"/>
            </w:pPr>
            <w:r w:rsidRPr="6FFCD9F6">
              <w:rPr>
                <w:rFonts w:eastAsia="Times New Roman" w:cs="Times New Roman"/>
                <w:color w:val="000000" w:themeColor="text1"/>
                <w:szCs w:val="24"/>
              </w:rPr>
              <w:t>Address of the user</w:t>
            </w:r>
          </w:p>
        </w:tc>
      </w:tr>
      <w:tr w:rsidR="6FFCD9F6" w14:paraId="459E5395" w14:textId="77777777" w:rsidTr="00F65810">
        <w:trPr>
          <w:trHeight w:val="435"/>
        </w:trPr>
        <w:tc>
          <w:tcPr>
            <w:tcW w:w="2058" w:type="dxa"/>
            <w:tcMar>
              <w:top w:w="15" w:type="dxa"/>
              <w:left w:w="15" w:type="dxa"/>
              <w:right w:w="15" w:type="dxa"/>
            </w:tcMar>
            <w:vAlign w:val="center"/>
          </w:tcPr>
          <w:p w14:paraId="4676C741" w14:textId="2953476C" w:rsidR="6FFCD9F6" w:rsidRDefault="6FFCD9F6" w:rsidP="007523E7">
            <w:pPr>
              <w:spacing w:after="0" w:line="240" w:lineRule="auto"/>
              <w:jc w:val="center"/>
            </w:pPr>
            <w:proofErr w:type="spellStart"/>
            <w:r w:rsidRPr="6FFCD9F6">
              <w:rPr>
                <w:rFonts w:eastAsia="Times New Roman" w:cs="Times New Roman"/>
                <w:color w:val="000000" w:themeColor="text1"/>
                <w:szCs w:val="24"/>
              </w:rPr>
              <w:t>isactive</w:t>
            </w:r>
            <w:proofErr w:type="spellEnd"/>
          </w:p>
        </w:tc>
        <w:tc>
          <w:tcPr>
            <w:tcW w:w="1534" w:type="dxa"/>
            <w:tcMar>
              <w:top w:w="15" w:type="dxa"/>
              <w:left w:w="15" w:type="dxa"/>
              <w:right w:w="15" w:type="dxa"/>
            </w:tcMar>
            <w:vAlign w:val="center"/>
          </w:tcPr>
          <w:p w14:paraId="03DA1289" w14:textId="7E558CA7" w:rsidR="6FFCD9F6" w:rsidRDefault="6FFCD9F6" w:rsidP="007523E7">
            <w:pPr>
              <w:spacing w:after="0" w:line="240" w:lineRule="auto"/>
              <w:jc w:val="center"/>
            </w:pPr>
            <w:proofErr w:type="spellStart"/>
            <w:r w:rsidRPr="6FFCD9F6">
              <w:rPr>
                <w:rFonts w:eastAsia="Times New Roman" w:cs="Times New Roman"/>
                <w:color w:val="000000" w:themeColor="text1"/>
                <w:szCs w:val="24"/>
              </w:rPr>
              <w:t>boolean</w:t>
            </w:r>
            <w:proofErr w:type="spellEnd"/>
          </w:p>
        </w:tc>
        <w:tc>
          <w:tcPr>
            <w:tcW w:w="1971" w:type="dxa"/>
            <w:tcMar>
              <w:top w:w="15" w:type="dxa"/>
              <w:left w:w="15" w:type="dxa"/>
              <w:right w:w="15" w:type="dxa"/>
            </w:tcMar>
            <w:vAlign w:val="center"/>
          </w:tcPr>
          <w:p w14:paraId="1392EC54" w14:textId="25C3508A" w:rsidR="6FFCD9F6" w:rsidRDefault="6FFCD9F6" w:rsidP="007523E7">
            <w:pPr>
              <w:spacing w:after="0" w:line="240" w:lineRule="auto"/>
              <w:jc w:val="center"/>
            </w:pPr>
            <w:r w:rsidRPr="6FFCD9F6">
              <w:rPr>
                <w:rFonts w:eastAsia="Times New Roman" w:cs="Times New Roman"/>
                <w:color w:val="000000" w:themeColor="text1"/>
                <w:szCs w:val="24"/>
              </w:rPr>
              <w:t>DEFAULT (1)</w:t>
            </w:r>
          </w:p>
        </w:tc>
        <w:tc>
          <w:tcPr>
            <w:tcW w:w="3797" w:type="dxa"/>
            <w:tcMar>
              <w:top w:w="15" w:type="dxa"/>
              <w:left w:w="15" w:type="dxa"/>
              <w:right w:w="15" w:type="dxa"/>
            </w:tcMar>
            <w:vAlign w:val="center"/>
          </w:tcPr>
          <w:p w14:paraId="7F6A15DE" w14:textId="69E467EC" w:rsidR="6FFCD9F6" w:rsidRDefault="6FFCD9F6" w:rsidP="007523E7">
            <w:pPr>
              <w:keepNext/>
              <w:spacing w:after="0" w:line="240" w:lineRule="auto"/>
              <w:jc w:val="center"/>
            </w:pPr>
            <w:r w:rsidRPr="6FFCD9F6">
              <w:rPr>
                <w:rFonts w:eastAsia="Times New Roman" w:cs="Times New Roman"/>
                <w:color w:val="000000" w:themeColor="text1"/>
                <w:szCs w:val="24"/>
              </w:rPr>
              <w:t>User active status</w:t>
            </w:r>
          </w:p>
        </w:tc>
      </w:tr>
    </w:tbl>
    <w:p w14:paraId="57F266C8" w14:textId="11553A96" w:rsidR="371D831A" w:rsidRDefault="00853533" w:rsidP="00FB5C60">
      <w:pPr>
        <w:pStyle w:val="Caption"/>
        <w:rPr>
          <w:rFonts w:eastAsia="Times New Roman"/>
          <w:lang w:eastAsia="en-CA"/>
        </w:rPr>
      </w:pPr>
      <w:bookmarkStart w:id="11" w:name="_Toc172323770"/>
      <w:r>
        <w:t xml:space="preserve">Table </w:t>
      </w:r>
      <w:fldSimple w:instr=" SEQ Table \* ARABIC ">
        <w:r w:rsidR="002D07CD">
          <w:rPr>
            <w:noProof/>
          </w:rPr>
          <w:t>1</w:t>
        </w:r>
      </w:fldSimple>
      <w:r>
        <w:t>: Data Dictionary – User table</w:t>
      </w:r>
      <w:bookmarkEnd w:id="11"/>
    </w:p>
    <w:p w14:paraId="4C706E82" w14:textId="59D3E09F" w:rsidR="70330643" w:rsidRDefault="00E97C72">
      <w:pPr>
        <w:spacing w:after="160" w:line="259" w:lineRule="auto"/>
        <w:rPr>
          <w:rFonts w:eastAsia="Times New Roman" w:cs="Times New Roman"/>
          <w:szCs w:val="24"/>
          <w:lang w:eastAsia="en-CA"/>
        </w:rPr>
      </w:pPr>
      <w:r>
        <w:rPr>
          <w:rFonts w:eastAsia="Times New Roman" w:cs="Times New Roman"/>
          <w:szCs w:val="24"/>
          <w:lang w:eastAsia="en-CA"/>
        </w:rPr>
        <w:br w:type="page"/>
      </w:r>
    </w:p>
    <w:p w14:paraId="5756C63E" w14:textId="1FAA9F72" w:rsidR="70330643" w:rsidRDefault="70330643" w:rsidP="70330643">
      <w:pPr>
        <w:spacing w:after="0" w:line="240" w:lineRule="auto"/>
        <w:rPr>
          <w:rFonts w:eastAsia="Times New Roman" w:cs="Times New Roman"/>
          <w:szCs w:val="24"/>
          <w:lang w:eastAsia="en-C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2076"/>
        <w:gridCol w:w="1532"/>
        <w:gridCol w:w="1967"/>
        <w:gridCol w:w="3785"/>
      </w:tblGrid>
      <w:tr w:rsidR="4E88D54B" w14:paraId="69B6102C" w14:textId="77777777" w:rsidTr="00F65810">
        <w:trPr>
          <w:trHeight w:val="405"/>
        </w:trPr>
        <w:tc>
          <w:tcPr>
            <w:tcW w:w="9360" w:type="dxa"/>
            <w:gridSpan w:val="4"/>
            <w:vMerge w:val="restart"/>
            <w:tcMar>
              <w:top w:w="15" w:type="dxa"/>
              <w:left w:w="15" w:type="dxa"/>
              <w:right w:w="15" w:type="dxa"/>
            </w:tcMar>
            <w:vAlign w:val="center"/>
          </w:tcPr>
          <w:p w14:paraId="0B6B56AE" w14:textId="755C1E58" w:rsidR="4E88D54B" w:rsidRDefault="4E88D54B" w:rsidP="007523E7">
            <w:pPr>
              <w:spacing w:after="0" w:line="240" w:lineRule="auto"/>
              <w:jc w:val="center"/>
            </w:pPr>
            <w:proofErr w:type="spellStart"/>
            <w:r w:rsidRPr="4E88D54B">
              <w:rPr>
                <w:rFonts w:eastAsia="Times New Roman" w:cs="Times New Roman"/>
                <w:b/>
                <w:bCs/>
                <w:color w:val="074F69"/>
                <w:sz w:val="36"/>
                <w:szCs w:val="36"/>
              </w:rPr>
              <w:t>user_credentials</w:t>
            </w:r>
            <w:proofErr w:type="spellEnd"/>
          </w:p>
        </w:tc>
      </w:tr>
      <w:tr w:rsidR="4E88D54B" w14:paraId="4117ACB8" w14:textId="77777777" w:rsidTr="00F65810">
        <w:trPr>
          <w:trHeight w:val="504"/>
        </w:trPr>
        <w:tc>
          <w:tcPr>
            <w:tcW w:w="9360" w:type="dxa"/>
            <w:gridSpan w:val="4"/>
            <w:vMerge/>
            <w:vAlign w:val="center"/>
          </w:tcPr>
          <w:p w14:paraId="30D5F7EF" w14:textId="77777777" w:rsidR="00042C2D" w:rsidRDefault="00042C2D" w:rsidP="007523E7">
            <w:pPr>
              <w:spacing w:after="0" w:line="240" w:lineRule="auto"/>
            </w:pPr>
          </w:p>
        </w:tc>
      </w:tr>
      <w:tr w:rsidR="4E88D54B" w14:paraId="283BD101" w14:textId="77777777" w:rsidTr="00F65810">
        <w:trPr>
          <w:trHeight w:val="480"/>
        </w:trPr>
        <w:tc>
          <w:tcPr>
            <w:tcW w:w="2076" w:type="dxa"/>
            <w:shd w:val="clear" w:color="auto" w:fill="074F69"/>
            <w:tcMar>
              <w:top w:w="15" w:type="dxa"/>
              <w:left w:w="15" w:type="dxa"/>
              <w:right w:w="15" w:type="dxa"/>
            </w:tcMar>
            <w:vAlign w:val="center"/>
          </w:tcPr>
          <w:p w14:paraId="0DEECACD" w14:textId="3181FA4D" w:rsidR="4E88D54B" w:rsidRDefault="4E88D54B" w:rsidP="007523E7">
            <w:pPr>
              <w:spacing w:after="0" w:line="240" w:lineRule="auto"/>
              <w:jc w:val="center"/>
            </w:pPr>
            <w:r w:rsidRPr="4E88D54B">
              <w:rPr>
                <w:rFonts w:eastAsia="Times New Roman" w:cs="Times New Roman"/>
                <w:b/>
                <w:color w:val="FFFFFF" w:themeColor="background1"/>
                <w:szCs w:val="24"/>
              </w:rPr>
              <w:t>Column Name</w:t>
            </w:r>
          </w:p>
        </w:tc>
        <w:tc>
          <w:tcPr>
            <w:tcW w:w="1532" w:type="dxa"/>
            <w:shd w:val="clear" w:color="auto" w:fill="074F69"/>
            <w:tcMar>
              <w:top w:w="15" w:type="dxa"/>
              <w:left w:w="15" w:type="dxa"/>
              <w:right w:w="15" w:type="dxa"/>
            </w:tcMar>
            <w:vAlign w:val="center"/>
          </w:tcPr>
          <w:p w14:paraId="70981EC0" w14:textId="6019F40A" w:rsidR="4E88D54B" w:rsidRDefault="4E88D54B" w:rsidP="007523E7">
            <w:pPr>
              <w:spacing w:after="0" w:line="240" w:lineRule="auto"/>
              <w:jc w:val="center"/>
            </w:pPr>
            <w:r w:rsidRPr="4E88D54B">
              <w:rPr>
                <w:rFonts w:eastAsia="Times New Roman" w:cs="Times New Roman"/>
                <w:b/>
                <w:color w:val="FFFFFF" w:themeColor="background1"/>
                <w:szCs w:val="24"/>
              </w:rPr>
              <w:t>Data Type</w:t>
            </w:r>
          </w:p>
        </w:tc>
        <w:tc>
          <w:tcPr>
            <w:tcW w:w="1967" w:type="dxa"/>
            <w:shd w:val="clear" w:color="auto" w:fill="074F69"/>
            <w:tcMar>
              <w:top w:w="15" w:type="dxa"/>
              <w:left w:w="15" w:type="dxa"/>
              <w:right w:w="15" w:type="dxa"/>
            </w:tcMar>
            <w:vAlign w:val="center"/>
          </w:tcPr>
          <w:p w14:paraId="7A19D45D" w14:textId="70C11763" w:rsidR="4E88D54B" w:rsidRDefault="4E88D54B" w:rsidP="007523E7">
            <w:pPr>
              <w:spacing w:after="0" w:line="240" w:lineRule="auto"/>
              <w:jc w:val="center"/>
            </w:pPr>
            <w:r w:rsidRPr="4E88D54B">
              <w:rPr>
                <w:rFonts w:eastAsia="Times New Roman" w:cs="Times New Roman"/>
                <w:b/>
                <w:color w:val="FFFFFF" w:themeColor="background1"/>
                <w:szCs w:val="24"/>
              </w:rPr>
              <w:t>Constraints</w:t>
            </w:r>
          </w:p>
        </w:tc>
        <w:tc>
          <w:tcPr>
            <w:tcW w:w="3785" w:type="dxa"/>
            <w:shd w:val="clear" w:color="auto" w:fill="074F69"/>
            <w:tcMar>
              <w:top w:w="15" w:type="dxa"/>
              <w:left w:w="15" w:type="dxa"/>
              <w:right w:w="15" w:type="dxa"/>
            </w:tcMar>
            <w:vAlign w:val="center"/>
          </w:tcPr>
          <w:p w14:paraId="09CFBE4C" w14:textId="6AC8C034" w:rsidR="4E88D54B" w:rsidRDefault="4E88D54B" w:rsidP="007523E7">
            <w:pPr>
              <w:spacing w:after="0" w:line="240" w:lineRule="auto"/>
              <w:jc w:val="center"/>
            </w:pPr>
            <w:r w:rsidRPr="4E88D54B">
              <w:rPr>
                <w:rFonts w:eastAsia="Times New Roman" w:cs="Times New Roman"/>
                <w:b/>
                <w:color w:val="FFFFFF" w:themeColor="background1"/>
                <w:szCs w:val="24"/>
              </w:rPr>
              <w:t>Description</w:t>
            </w:r>
          </w:p>
        </w:tc>
      </w:tr>
      <w:tr w:rsidR="4E88D54B" w14:paraId="049FEFDC" w14:textId="77777777" w:rsidTr="00F65810">
        <w:trPr>
          <w:trHeight w:val="480"/>
        </w:trPr>
        <w:tc>
          <w:tcPr>
            <w:tcW w:w="2076" w:type="dxa"/>
            <w:tcMar>
              <w:top w:w="15" w:type="dxa"/>
              <w:left w:w="15" w:type="dxa"/>
              <w:right w:w="15" w:type="dxa"/>
            </w:tcMar>
            <w:vAlign w:val="center"/>
          </w:tcPr>
          <w:p w14:paraId="473313A2" w14:textId="7290DDAF" w:rsidR="4E88D54B" w:rsidRDefault="4E88D54B" w:rsidP="007523E7">
            <w:pPr>
              <w:spacing w:after="0" w:line="240" w:lineRule="auto"/>
              <w:jc w:val="center"/>
            </w:pPr>
            <w:proofErr w:type="spellStart"/>
            <w:r w:rsidRPr="4E88D54B">
              <w:rPr>
                <w:rFonts w:eastAsia="Times New Roman" w:cs="Times New Roman"/>
                <w:color w:val="000000" w:themeColor="text1"/>
                <w:szCs w:val="24"/>
              </w:rPr>
              <w:t>credential_id</w:t>
            </w:r>
            <w:proofErr w:type="spellEnd"/>
          </w:p>
        </w:tc>
        <w:tc>
          <w:tcPr>
            <w:tcW w:w="1532" w:type="dxa"/>
            <w:tcMar>
              <w:top w:w="15" w:type="dxa"/>
              <w:left w:w="15" w:type="dxa"/>
              <w:right w:w="15" w:type="dxa"/>
            </w:tcMar>
            <w:vAlign w:val="center"/>
          </w:tcPr>
          <w:p w14:paraId="14D44EEA" w14:textId="36559F57" w:rsidR="4E88D54B" w:rsidRDefault="4E88D54B" w:rsidP="007523E7">
            <w:pPr>
              <w:spacing w:after="0" w:line="240" w:lineRule="auto"/>
              <w:jc w:val="center"/>
            </w:pPr>
            <w:r w:rsidRPr="4E88D54B">
              <w:rPr>
                <w:rFonts w:eastAsia="Times New Roman" w:cs="Times New Roman"/>
                <w:color w:val="000000" w:themeColor="text1"/>
                <w:szCs w:val="24"/>
              </w:rPr>
              <w:t>int</w:t>
            </w:r>
          </w:p>
        </w:tc>
        <w:tc>
          <w:tcPr>
            <w:tcW w:w="1967" w:type="dxa"/>
            <w:tcMar>
              <w:top w:w="15" w:type="dxa"/>
              <w:left w:w="15" w:type="dxa"/>
              <w:right w:w="15" w:type="dxa"/>
            </w:tcMar>
            <w:vAlign w:val="center"/>
          </w:tcPr>
          <w:p w14:paraId="65D13002" w14:textId="449DDB36" w:rsidR="4E88D54B" w:rsidRDefault="4E88D54B" w:rsidP="007523E7">
            <w:pPr>
              <w:spacing w:after="0" w:line="240" w:lineRule="auto"/>
              <w:jc w:val="center"/>
            </w:pPr>
            <w:r w:rsidRPr="4E88D54B">
              <w:rPr>
                <w:rFonts w:eastAsia="Times New Roman" w:cs="Times New Roman"/>
                <w:color w:val="000000" w:themeColor="text1"/>
                <w:szCs w:val="24"/>
              </w:rPr>
              <w:t>PK, NOT NULL</w:t>
            </w:r>
          </w:p>
        </w:tc>
        <w:tc>
          <w:tcPr>
            <w:tcW w:w="3785" w:type="dxa"/>
            <w:tcMar>
              <w:top w:w="15" w:type="dxa"/>
              <w:left w:w="15" w:type="dxa"/>
              <w:right w:w="15" w:type="dxa"/>
            </w:tcMar>
            <w:vAlign w:val="center"/>
          </w:tcPr>
          <w:p w14:paraId="266D0716" w14:textId="7AE7E550" w:rsidR="4E88D54B" w:rsidRDefault="4E88D54B" w:rsidP="007523E7">
            <w:pPr>
              <w:spacing w:after="0" w:line="240" w:lineRule="auto"/>
              <w:jc w:val="center"/>
            </w:pPr>
            <w:r w:rsidRPr="4E88D54B">
              <w:rPr>
                <w:rFonts w:eastAsia="Times New Roman" w:cs="Times New Roman"/>
                <w:color w:val="000000" w:themeColor="text1"/>
                <w:szCs w:val="24"/>
              </w:rPr>
              <w:t>Unique identifier for credentials</w:t>
            </w:r>
          </w:p>
        </w:tc>
      </w:tr>
      <w:tr w:rsidR="4E88D54B" w14:paraId="2FBFA806" w14:textId="77777777" w:rsidTr="00F65810">
        <w:trPr>
          <w:trHeight w:val="480"/>
        </w:trPr>
        <w:tc>
          <w:tcPr>
            <w:tcW w:w="2076" w:type="dxa"/>
            <w:tcMar>
              <w:top w:w="15" w:type="dxa"/>
              <w:left w:w="15" w:type="dxa"/>
              <w:right w:w="15" w:type="dxa"/>
            </w:tcMar>
            <w:vAlign w:val="center"/>
          </w:tcPr>
          <w:p w14:paraId="6FFB872F" w14:textId="305E83EC" w:rsidR="4E88D54B" w:rsidRDefault="4E88D54B" w:rsidP="007523E7">
            <w:pPr>
              <w:spacing w:after="0" w:line="240" w:lineRule="auto"/>
              <w:jc w:val="center"/>
            </w:pPr>
            <w:proofErr w:type="spellStart"/>
            <w:r w:rsidRPr="4E88D54B">
              <w:rPr>
                <w:rFonts w:eastAsia="Times New Roman" w:cs="Times New Roman"/>
                <w:color w:val="000000" w:themeColor="text1"/>
                <w:szCs w:val="24"/>
              </w:rPr>
              <w:t>userid</w:t>
            </w:r>
            <w:proofErr w:type="spellEnd"/>
          </w:p>
        </w:tc>
        <w:tc>
          <w:tcPr>
            <w:tcW w:w="1532" w:type="dxa"/>
            <w:tcMar>
              <w:top w:w="15" w:type="dxa"/>
              <w:left w:w="15" w:type="dxa"/>
              <w:right w:w="15" w:type="dxa"/>
            </w:tcMar>
            <w:vAlign w:val="center"/>
          </w:tcPr>
          <w:p w14:paraId="5A0CF1D6" w14:textId="02BCB4CD" w:rsidR="4E88D54B" w:rsidRDefault="4E88D54B" w:rsidP="007523E7">
            <w:pPr>
              <w:spacing w:after="0" w:line="240" w:lineRule="auto"/>
              <w:jc w:val="center"/>
            </w:pPr>
            <w:r w:rsidRPr="4E88D54B">
              <w:rPr>
                <w:rFonts w:eastAsia="Times New Roman" w:cs="Times New Roman"/>
                <w:color w:val="000000" w:themeColor="text1"/>
                <w:szCs w:val="24"/>
              </w:rPr>
              <w:t>int</w:t>
            </w:r>
          </w:p>
        </w:tc>
        <w:tc>
          <w:tcPr>
            <w:tcW w:w="1967" w:type="dxa"/>
            <w:tcMar>
              <w:top w:w="15" w:type="dxa"/>
              <w:left w:w="15" w:type="dxa"/>
              <w:right w:w="15" w:type="dxa"/>
            </w:tcMar>
            <w:vAlign w:val="center"/>
          </w:tcPr>
          <w:p w14:paraId="51705F39" w14:textId="6F42981B" w:rsidR="4E88D54B" w:rsidRDefault="4E88D54B" w:rsidP="007523E7">
            <w:pPr>
              <w:spacing w:after="0" w:line="240" w:lineRule="auto"/>
              <w:jc w:val="center"/>
            </w:pPr>
            <w:r w:rsidRPr="4E88D54B">
              <w:rPr>
                <w:rFonts w:eastAsia="Times New Roman" w:cs="Times New Roman"/>
                <w:color w:val="000000" w:themeColor="text1"/>
                <w:szCs w:val="24"/>
              </w:rPr>
              <w:t>FK, NOT NULL</w:t>
            </w:r>
          </w:p>
        </w:tc>
        <w:tc>
          <w:tcPr>
            <w:tcW w:w="3785" w:type="dxa"/>
            <w:tcMar>
              <w:top w:w="15" w:type="dxa"/>
              <w:left w:w="15" w:type="dxa"/>
              <w:right w:w="15" w:type="dxa"/>
            </w:tcMar>
            <w:vAlign w:val="center"/>
          </w:tcPr>
          <w:p w14:paraId="4B6CD80A" w14:textId="0541AA23" w:rsidR="4E88D54B" w:rsidRDefault="4E88D54B" w:rsidP="007523E7">
            <w:pPr>
              <w:spacing w:after="0" w:line="240" w:lineRule="auto"/>
              <w:jc w:val="center"/>
            </w:pPr>
            <w:r w:rsidRPr="4E88D54B">
              <w:rPr>
                <w:rFonts w:eastAsia="Times New Roman" w:cs="Times New Roman"/>
                <w:color w:val="000000" w:themeColor="text1"/>
                <w:szCs w:val="24"/>
              </w:rPr>
              <w:t>User identifier</w:t>
            </w:r>
          </w:p>
        </w:tc>
      </w:tr>
      <w:tr w:rsidR="4E88D54B" w14:paraId="6592109D" w14:textId="77777777" w:rsidTr="00F65810">
        <w:trPr>
          <w:trHeight w:val="480"/>
        </w:trPr>
        <w:tc>
          <w:tcPr>
            <w:tcW w:w="2076" w:type="dxa"/>
            <w:tcMar>
              <w:top w:w="15" w:type="dxa"/>
              <w:left w:w="15" w:type="dxa"/>
              <w:right w:w="15" w:type="dxa"/>
            </w:tcMar>
            <w:vAlign w:val="center"/>
          </w:tcPr>
          <w:p w14:paraId="04C3B925" w14:textId="3FBA98E8" w:rsidR="4E88D54B" w:rsidRDefault="4E88D54B" w:rsidP="007523E7">
            <w:pPr>
              <w:spacing w:after="0" w:line="240" w:lineRule="auto"/>
              <w:jc w:val="center"/>
            </w:pPr>
            <w:r w:rsidRPr="4E88D54B">
              <w:rPr>
                <w:rFonts w:eastAsia="Times New Roman" w:cs="Times New Roman"/>
                <w:color w:val="000000" w:themeColor="text1"/>
                <w:szCs w:val="24"/>
              </w:rPr>
              <w:t>username</w:t>
            </w:r>
          </w:p>
        </w:tc>
        <w:tc>
          <w:tcPr>
            <w:tcW w:w="1532" w:type="dxa"/>
            <w:tcMar>
              <w:top w:w="15" w:type="dxa"/>
              <w:left w:w="15" w:type="dxa"/>
              <w:right w:w="15" w:type="dxa"/>
            </w:tcMar>
            <w:vAlign w:val="center"/>
          </w:tcPr>
          <w:p w14:paraId="72614C4B" w14:textId="51ED9495" w:rsidR="4E88D54B" w:rsidRDefault="4E88D54B" w:rsidP="007523E7">
            <w:pPr>
              <w:spacing w:after="0" w:line="240" w:lineRule="auto"/>
              <w:jc w:val="center"/>
            </w:pPr>
            <w:r w:rsidRPr="4E88D54B">
              <w:rPr>
                <w:rFonts w:eastAsia="Times New Roman" w:cs="Times New Roman"/>
                <w:color w:val="000000" w:themeColor="text1"/>
                <w:szCs w:val="24"/>
              </w:rPr>
              <w:t>varchar(255)</w:t>
            </w:r>
          </w:p>
        </w:tc>
        <w:tc>
          <w:tcPr>
            <w:tcW w:w="1967" w:type="dxa"/>
            <w:tcMar>
              <w:top w:w="15" w:type="dxa"/>
              <w:left w:w="15" w:type="dxa"/>
              <w:right w:w="15" w:type="dxa"/>
            </w:tcMar>
            <w:vAlign w:val="center"/>
          </w:tcPr>
          <w:p w14:paraId="2903132A" w14:textId="4818D49C" w:rsidR="4E88D54B" w:rsidRDefault="4E88D54B" w:rsidP="007523E7">
            <w:pPr>
              <w:spacing w:after="0" w:line="240" w:lineRule="auto"/>
              <w:jc w:val="center"/>
            </w:pPr>
            <w:r w:rsidRPr="4E88D54B">
              <w:rPr>
                <w:rFonts w:eastAsia="Times New Roman" w:cs="Times New Roman"/>
                <w:color w:val="000000" w:themeColor="text1"/>
                <w:szCs w:val="24"/>
              </w:rPr>
              <w:t>NOT NULL</w:t>
            </w:r>
          </w:p>
        </w:tc>
        <w:tc>
          <w:tcPr>
            <w:tcW w:w="3785" w:type="dxa"/>
            <w:tcMar>
              <w:top w:w="15" w:type="dxa"/>
              <w:left w:w="15" w:type="dxa"/>
              <w:right w:w="15" w:type="dxa"/>
            </w:tcMar>
            <w:vAlign w:val="center"/>
          </w:tcPr>
          <w:p w14:paraId="4A728639" w14:textId="3672C313" w:rsidR="4E88D54B" w:rsidRDefault="4E88D54B" w:rsidP="007523E7">
            <w:pPr>
              <w:spacing w:after="0" w:line="240" w:lineRule="auto"/>
              <w:jc w:val="center"/>
            </w:pPr>
            <w:r w:rsidRPr="4E88D54B">
              <w:rPr>
                <w:rFonts w:eastAsia="Times New Roman" w:cs="Times New Roman"/>
                <w:color w:val="000000" w:themeColor="text1"/>
                <w:szCs w:val="24"/>
              </w:rPr>
              <w:t>Username for login</w:t>
            </w:r>
          </w:p>
        </w:tc>
      </w:tr>
      <w:tr w:rsidR="4E88D54B" w14:paraId="3CECF8EE" w14:textId="77777777" w:rsidTr="00F65810">
        <w:trPr>
          <w:trHeight w:val="480"/>
        </w:trPr>
        <w:tc>
          <w:tcPr>
            <w:tcW w:w="2076" w:type="dxa"/>
            <w:tcMar>
              <w:top w:w="15" w:type="dxa"/>
              <w:left w:w="15" w:type="dxa"/>
              <w:right w:w="15" w:type="dxa"/>
            </w:tcMar>
            <w:vAlign w:val="center"/>
          </w:tcPr>
          <w:p w14:paraId="1F7A1059" w14:textId="4476804A" w:rsidR="4E88D54B" w:rsidRDefault="4E88D54B" w:rsidP="007523E7">
            <w:pPr>
              <w:spacing w:after="0" w:line="240" w:lineRule="auto"/>
              <w:jc w:val="center"/>
            </w:pPr>
            <w:r w:rsidRPr="4E88D54B">
              <w:rPr>
                <w:rFonts w:eastAsia="Times New Roman" w:cs="Times New Roman"/>
                <w:color w:val="000000" w:themeColor="text1"/>
                <w:szCs w:val="24"/>
              </w:rPr>
              <w:t>password</w:t>
            </w:r>
          </w:p>
        </w:tc>
        <w:tc>
          <w:tcPr>
            <w:tcW w:w="1532" w:type="dxa"/>
            <w:tcMar>
              <w:top w:w="15" w:type="dxa"/>
              <w:left w:w="15" w:type="dxa"/>
              <w:right w:w="15" w:type="dxa"/>
            </w:tcMar>
            <w:vAlign w:val="center"/>
          </w:tcPr>
          <w:p w14:paraId="660BB758" w14:textId="41AE3B1B" w:rsidR="4E88D54B" w:rsidRDefault="4E88D54B" w:rsidP="007523E7">
            <w:pPr>
              <w:spacing w:after="0" w:line="240" w:lineRule="auto"/>
              <w:jc w:val="center"/>
            </w:pPr>
            <w:r w:rsidRPr="4E88D54B">
              <w:rPr>
                <w:rFonts w:eastAsia="Times New Roman" w:cs="Times New Roman"/>
                <w:color w:val="000000" w:themeColor="text1"/>
                <w:szCs w:val="24"/>
              </w:rPr>
              <w:t>varchar(255)</w:t>
            </w:r>
          </w:p>
        </w:tc>
        <w:tc>
          <w:tcPr>
            <w:tcW w:w="1967" w:type="dxa"/>
            <w:tcMar>
              <w:top w:w="15" w:type="dxa"/>
              <w:left w:w="15" w:type="dxa"/>
              <w:right w:w="15" w:type="dxa"/>
            </w:tcMar>
            <w:vAlign w:val="center"/>
          </w:tcPr>
          <w:p w14:paraId="2B7E8EEB" w14:textId="1C037EDD" w:rsidR="4E88D54B" w:rsidRDefault="4E88D54B" w:rsidP="007523E7">
            <w:pPr>
              <w:spacing w:after="0" w:line="240" w:lineRule="auto"/>
              <w:jc w:val="center"/>
            </w:pPr>
            <w:r w:rsidRPr="4E88D54B">
              <w:rPr>
                <w:rFonts w:eastAsia="Times New Roman" w:cs="Times New Roman"/>
                <w:color w:val="000000" w:themeColor="text1"/>
                <w:szCs w:val="24"/>
              </w:rPr>
              <w:t>NOT NULL</w:t>
            </w:r>
          </w:p>
        </w:tc>
        <w:tc>
          <w:tcPr>
            <w:tcW w:w="3785" w:type="dxa"/>
            <w:tcMar>
              <w:top w:w="15" w:type="dxa"/>
              <w:left w:w="15" w:type="dxa"/>
              <w:right w:w="15" w:type="dxa"/>
            </w:tcMar>
            <w:vAlign w:val="center"/>
          </w:tcPr>
          <w:p w14:paraId="6142BA54" w14:textId="0E3043B1" w:rsidR="4E88D54B" w:rsidRDefault="4E88D54B" w:rsidP="007523E7">
            <w:pPr>
              <w:spacing w:after="0" w:line="240" w:lineRule="auto"/>
              <w:jc w:val="center"/>
            </w:pPr>
            <w:r w:rsidRPr="4E88D54B">
              <w:rPr>
                <w:rFonts w:eastAsia="Times New Roman" w:cs="Times New Roman"/>
                <w:color w:val="000000" w:themeColor="text1"/>
                <w:szCs w:val="24"/>
              </w:rPr>
              <w:t>Password for login</w:t>
            </w:r>
          </w:p>
        </w:tc>
      </w:tr>
      <w:tr w:rsidR="4E88D54B" w14:paraId="715FCC50" w14:textId="77777777" w:rsidTr="00F65810">
        <w:trPr>
          <w:trHeight w:val="480"/>
        </w:trPr>
        <w:tc>
          <w:tcPr>
            <w:tcW w:w="2076" w:type="dxa"/>
            <w:tcMar>
              <w:top w:w="15" w:type="dxa"/>
              <w:left w:w="15" w:type="dxa"/>
              <w:right w:w="15" w:type="dxa"/>
            </w:tcMar>
            <w:vAlign w:val="center"/>
          </w:tcPr>
          <w:p w14:paraId="39BC72A5" w14:textId="6F0D8C61" w:rsidR="4E88D54B" w:rsidRDefault="4E88D54B" w:rsidP="007523E7">
            <w:pPr>
              <w:spacing w:after="0" w:line="240" w:lineRule="auto"/>
              <w:jc w:val="center"/>
            </w:pPr>
            <w:proofErr w:type="spellStart"/>
            <w:r w:rsidRPr="4E88D54B">
              <w:rPr>
                <w:rFonts w:eastAsia="Times New Roman" w:cs="Times New Roman"/>
                <w:color w:val="000000" w:themeColor="text1"/>
                <w:szCs w:val="24"/>
              </w:rPr>
              <w:t>created_date</w:t>
            </w:r>
            <w:proofErr w:type="spellEnd"/>
          </w:p>
        </w:tc>
        <w:tc>
          <w:tcPr>
            <w:tcW w:w="1532" w:type="dxa"/>
            <w:tcMar>
              <w:top w:w="15" w:type="dxa"/>
              <w:left w:w="15" w:type="dxa"/>
              <w:right w:w="15" w:type="dxa"/>
            </w:tcMar>
            <w:vAlign w:val="center"/>
          </w:tcPr>
          <w:p w14:paraId="38A18C2F" w14:textId="58208286" w:rsidR="4E88D54B" w:rsidRDefault="4E88D54B" w:rsidP="007523E7">
            <w:pPr>
              <w:spacing w:after="0" w:line="240" w:lineRule="auto"/>
              <w:jc w:val="center"/>
            </w:pPr>
            <w:r w:rsidRPr="4E88D54B">
              <w:rPr>
                <w:rFonts w:eastAsia="Times New Roman" w:cs="Times New Roman"/>
                <w:color w:val="000000" w:themeColor="text1"/>
                <w:szCs w:val="24"/>
              </w:rPr>
              <w:t>date</w:t>
            </w:r>
          </w:p>
        </w:tc>
        <w:tc>
          <w:tcPr>
            <w:tcW w:w="1967" w:type="dxa"/>
            <w:tcMar>
              <w:top w:w="15" w:type="dxa"/>
              <w:left w:w="15" w:type="dxa"/>
              <w:right w:w="15" w:type="dxa"/>
            </w:tcMar>
            <w:vAlign w:val="center"/>
          </w:tcPr>
          <w:p w14:paraId="4419FBFA" w14:textId="75BDB707" w:rsidR="4E88D54B" w:rsidRDefault="4E88D54B" w:rsidP="007523E7">
            <w:pPr>
              <w:spacing w:after="0" w:line="240" w:lineRule="auto"/>
              <w:jc w:val="center"/>
            </w:pPr>
            <w:r w:rsidRPr="4E88D54B">
              <w:rPr>
                <w:rFonts w:eastAsia="Times New Roman" w:cs="Times New Roman"/>
                <w:color w:val="000000" w:themeColor="text1"/>
                <w:szCs w:val="24"/>
              </w:rPr>
              <w:t>NOT NULL</w:t>
            </w:r>
          </w:p>
        </w:tc>
        <w:tc>
          <w:tcPr>
            <w:tcW w:w="3785" w:type="dxa"/>
            <w:tcMar>
              <w:top w:w="15" w:type="dxa"/>
              <w:left w:w="15" w:type="dxa"/>
              <w:right w:w="15" w:type="dxa"/>
            </w:tcMar>
            <w:vAlign w:val="center"/>
          </w:tcPr>
          <w:p w14:paraId="16611FC2" w14:textId="029F5BE6" w:rsidR="4E88D54B" w:rsidRDefault="4E88D54B" w:rsidP="007523E7">
            <w:pPr>
              <w:spacing w:after="0" w:line="240" w:lineRule="auto"/>
              <w:jc w:val="center"/>
            </w:pPr>
            <w:r w:rsidRPr="4E88D54B">
              <w:rPr>
                <w:rFonts w:eastAsia="Times New Roman" w:cs="Times New Roman"/>
                <w:color w:val="000000" w:themeColor="text1"/>
                <w:szCs w:val="24"/>
              </w:rPr>
              <w:t>Date when credentials were created</w:t>
            </w:r>
          </w:p>
        </w:tc>
      </w:tr>
      <w:tr w:rsidR="4E88D54B" w14:paraId="43B9B81C" w14:textId="77777777" w:rsidTr="00F65810">
        <w:trPr>
          <w:trHeight w:val="480"/>
        </w:trPr>
        <w:tc>
          <w:tcPr>
            <w:tcW w:w="2076" w:type="dxa"/>
            <w:tcMar>
              <w:top w:w="15" w:type="dxa"/>
              <w:left w:w="15" w:type="dxa"/>
              <w:right w:w="15" w:type="dxa"/>
            </w:tcMar>
            <w:vAlign w:val="center"/>
          </w:tcPr>
          <w:p w14:paraId="62A32A27" w14:textId="08E0103B" w:rsidR="4E88D54B" w:rsidRDefault="4E88D54B" w:rsidP="007523E7">
            <w:pPr>
              <w:spacing w:after="0" w:line="240" w:lineRule="auto"/>
              <w:jc w:val="center"/>
            </w:pPr>
            <w:proofErr w:type="spellStart"/>
            <w:r w:rsidRPr="4E88D54B">
              <w:rPr>
                <w:rFonts w:eastAsia="Times New Roman" w:cs="Times New Roman"/>
                <w:color w:val="000000" w:themeColor="text1"/>
                <w:szCs w:val="24"/>
              </w:rPr>
              <w:t>last_updated_date</w:t>
            </w:r>
            <w:proofErr w:type="spellEnd"/>
          </w:p>
        </w:tc>
        <w:tc>
          <w:tcPr>
            <w:tcW w:w="1532" w:type="dxa"/>
            <w:tcMar>
              <w:top w:w="15" w:type="dxa"/>
              <w:left w:w="15" w:type="dxa"/>
              <w:right w:w="15" w:type="dxa"/>
            </w:tcMar>
            <w:vAlign w:val="center"/>
          </w:tcPr>
          <w:p w14:paraId="4E93BFA0" w14:textId="1F47AFAE" w:rsidR="4E88D54B" w:rsidRDefault="4E88D54B" w:rsidP="007523E7">
            <w:pPr>
              <w:spacing w:after="0" w:line="240" w:lineRule="auto"/>
              <w:jc w:val="center"/>
            </w:pPr>
            <w:r w:rsidRPr="4E88D54B">
              <w:rPr>
                <w:rFonts w:eastAsia="Times New Roman" w:cs="Times New Roman"/>
                <w:color w:val="000000" w:themeColor="text1"/>
                <w:szCs w:val="24"/>
              </w:rPr>
              <w:t>date</w:t>
            </w:r>
          </w:p>
        </w:tc>
        <w:tc>
          <w:tcPr>
            <w:tcW w:w="1967" w:type="dxa"/>
            <w:tcMar>
              <w:top w:w="15" w:type="dxa"/>
              <w:left w:w="15" w:type="dxa"/>
              <w:right w:w="15" w:type="dxa"/>
            </w:tcMar>
            <w:vAlign w:val="center"/>
          </w:tcPr>
          <w:p w14:paraId="59294017" w14:textId="27290E99" w:rsidR="4E88D54B" w:rsidRDefault="4E88D54B" w:rsidP="007523E7">
            <w:pPr>
              <w:spacing w:after="0" w:line="240" w:lineRule="auto"/>
              <w:jc w:val="center"/>
            </w:pPr>
            <w:r w:rsidRPr="4E88D54B">
              <w:rPr>
                <w:rFonts w:eastAsia="Times New Roman" w:cs="Times New Roman"/>
                <w:color w:val="000000" w:themeColor="text1"/>
                <w:szCs w:val="24"/>
              </w:rPr>
              <w:t>NULL</w:t>
            </w:r>
          </w:p>
        </w:tc>
        <w:tc>
          <w:tcPr>
            <w:tcW w:w="3785" w:type="dxa"/>
            <w:tcMar>
              <w:top w:w="15" w:type="dxa"/>
              <w:left w:w="15" w:type="dxa"/>
              <w:right w:w="15" w:type="dxa"/>
            </w:tcMar>
            <w:vAlign w:val="center"/>
          </w:tcPr>
          <w:p w14:paraId="33C2C511" w14:textId="284E44E9" w:rsidR="4E88D54B" w:rsidRDefault="4E88D54B" w:rsidP="007523E7">
            <w:pPr>
              <w:keepNext/>
              <w:spacing w:after="0" w:line="240" w:lineRule="auto"/>
              <w:jc w:val="center"/>
            </w:pPr>
            <w:r w:rsidRPr="4E88D54B">
              <w:rPr>
                <w:rFonts w:eastAsia="Times New Roman" w:cs="Times New Roman"/>
                <w:color w:val="000000" w:themeColor="text1"/>
                <w:szCs w:val="24"/>
              </w:rPr>
              <w:t>Date when credentials were last updated</w:t>
            </w:r>
          </w:p>
        </w:tc>
      </w:tr>
    </w:tbl>
    <w:p w14:paraId="697ED02A" w14:textId="189E640A" w:rsidR="2CDE87EF" w:rsidRDefault="00853533" w:rsidP="00FB5C60">
      <w:pPr>
        <w:pStyle w:val="Caption"/>
        <w:rPr>
          <w:rFonts w:eastAsia="Times New Roman"/>
          <w:lang w:eastAsia="en-CA"/>
        </w:rPr>
      </w:pPr>
      <w:bookmarkStart w:id="12" w:name="_Toc172323771"/>
      <w:r>
        <w:t xml:space="preserve">Table </w:t>
      </w:r>
      <w:fldSimple w:instr=" SEQ Table \* ARABIC ">
        <w:r w:rsidR="002D07CD">
          <w:rPr>
            <w:noProof/>
          </w:rPr>
          <w:t>2</w:t>
        </w:r>
      </w:fldSimple>
      <w:r w:rsidR="0024086E">
        <w:t>: Data Dictionary</w:t>
      </w:r>
      <w:r w:rsidR="005B0DAE">
        <w:t xml:space="preserve"> – User Credentials</w:t>
      </w:r>
      <w:bookmarkEnd w:id="12"/>
    </w:p>
    <w:p w14:paraId="1F68B8DF" w14:textId="27D62EA0" w:rsidR="55873434" w:rsidRDefault="55873434" w:rsidP="55873434">
      <w:pPr>
        <w:spacing w:after="0" w:line="240" w:lineRule="auto"/>
        <w:rPr>
          <w:rFonts w:eastAsia="Times New Roman" w:cs="Times New Roman"/>
          <w:szCs w:val="24"/>
          <w:lang w:eastAsia="en-CA"/>
        </w:rPr>
      </w:pPr>
    </w:p>
    <w:tbl>
      <w:tblPr>
        <w:tblW w:w="9360" w:type="dxa"/>
        <w:tblLayout w:type="fixed"/>
        <w:tblLook w:val="06A0" w:firstRow="1" w:lastRow="0" w:firstColumn="1" w:lastColumn="0" w:noHBand="1" w:noVBand="1"/>
      </w:tblPr>
      <w:tblGrid>
        <w:gridCol w:w="2057"/>
        <w:gridCol w:w="1534"/>
        <w:gridCol w:w="1971"/>
        <w:gridCol w:w="3798"/>
      </w:tblGrid>
      <w:tr w:rsidR="00A94BFE" w14:paraId="1FAA5F27" w14:textId="77777777" w:rsidTr="00F65810">
        <w:trPr>
          <w:trHeight w:val="304"/>
        </w:trPr>
        <w:tc>
          <w:tcPr>
            <w:tcW w:w="9360" w:type="dxa"/>
            <w:gridSpan w:val="4"/>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4A0DB77" w14:textId="14DD22B4" w:rsidR="22A1358E" w:rsidRDefault="22A1358E" w:rsidP="007523E7">
            <w:pPr>
              <w:spacing w:after="0" w:line="240" w:lineRule="auto"/>
              <w:jc w:val="center"/>
            </w:pPr>
            <w:proofErr w:type="spellStart"/>
            <w:r w:rsidRPr="22A1358E">
              <w:rPr>
                <w:rFonts w:eastAsia="Times New Roman" w:cs="Times New Roman"/>
                <w:b/>
                <w:bCs/>
                <w:color w:val="074F69"/>
                <w:sz w:val="36"/>
                <w:szCs w:val="36"/>
              </w:rPr>
              <w:t>user_role</w:t>
            </w:r>
            <w:proofErr w:type="spellEnd"/>
          </w:p>
        </w:tc>
      </w:tr>
      <w:tr w:rsidR="22A1358E" w14:paraId="48B5A36F" w14:textId="77777777" w:rsidTr="00F65810">
        <w:trPr>
          <w:trHeight w:val="435"/>
        </w:trPr>
        <w:tc>
          <w:tcPr>
            <w:tcW w:w="2057" w:type="dxa"/>
            <w:tcBorders>
              <w:top w:val="nil"/>
              <w:left w:val="single" w:sz="4" w:space="0" w:color="auto"/>
              <w:bottom w:val="single" w:sz="4" w:space="0" w:color="auto"/>
              <w:right w:val="single" w:sz="4" w:space="0" w:color="auto"/>
            </w:tcBorders>
            <w:shd w:val="clear" w:color="auto" w:fill="074F69"/>
            <w:tcMar>
              <w:top w:w="15" w:type="dxa"/>
              <w:left w:w="15" w:type="dxa"/>
              <w:right w:w="15" w:type="dxa"/>
            </w:tcMar>
            <w:vAlign w:val="center"/>
          </w:tcPr>
          <w:p w14:paraId="47490400" w14:textId="1EB575E7" w:rsidR="22A1358E" w:rsidRDefault="22A1358E" w:rsidP="007523E7">
            <w:pPr>
              <w:spacing w:after="0" w:line="240" w:lineRule="auto"/>
              <w:jc w:val="center"/>
            </w:pPr>
            <w:r w:rsidRPr="22A1358E">
              <w:rPr>
                <w:rFonts w:eastAsia="Times New Roman" w:cs="Times New Roman"/>
                <w:b/>
                <w:color w:val="FFFFFF" w:themeColor="background1"/>
                <w:szCs w:val="24"/>
              </w:rPr>
              <w:t>Column Name</w:t>
            </w:r>
          </w:p>
        </w:tc>
        <w:tc>
          <w:tcPr>
            <w:tcW w:w="1534" w:type="dxa"/>
            <w:tcBorders>
              <w:top w:val="nil"/>
              <w:left w:val="single" w:sz="4" w:space="0" w:color="auto"/>
              <w:bottom w:val="single" w:sz="4" w:space="0" w:color="auto"/>
              <w:right w:val="single" w:sz="4" w:space="0" w:color="auto"/>
            </w:tcBorders>
            <w:shd w:val="clear" w:color="auto" w:fill="074F69"/>
            <w:tcMar>
              <w:top w:w="15" w:type="dxa"/>
              <w:left w:w="15" w:type="dxa"/>
              <w:right w:w="15" w:type="dxa"/>
            </w:tcMar>
            <w:vAlign w:val="center"/>
          </w:tcPr>
          <w:p w14:paraId="3E2183B7" w14:textId="639E871D" w:rsidR="22A1358E" w:rsidRDefault="22A1358E" w:rsidP="007523E7">
            <w:pPr>
              <w:spacing w:after="0" w:line="240" w:lineRule="auto"/>
              <w:jc w:val="center"/>
            </w:pPr>
            <w:r w:rsidRPr="22A1358E">
              <w:rPr>
                <w:rFonts w:eastAsia="Times New Roman" w:cs="Times New Roman"/>
                <w:b/>
                <w:color w:val="FFFFFF" w:themeColor="background1"/>
                <w:szCs w:val="24"/>
              </w:rPr>
              <w:t>Data Type</w:t>
            </w:r>
          </w:p>
        </w:tc>
        <w:tc>
          <w:tcPr>
            <w:tcW w:w="1971" w:type="dxa"/>
            <w:tcBorders>
              <w:top w:val="nil"/>
              <w:left w:val="single" w:sz="4" w:space="0" w:color="auto"/>
              <w:bottom w:val="single" w:sz="4" w:space="0" w:color="auto"/>
              <w:right w:val="single" w:sz="4" w:space="0" w:color="auto"/>
            </w:tcBorders>
            <w:shd w:val="clear" w:color="auto" w:fill="074F69"/>
            <w:tcMar>
              <w:top w:w="15" w:type="dxa"/>
              <w:left w:w="15" w:type="dxa"/>
              <w:right w:w="15" w:type="dxa"/>
            </w:tcMar>
            <w:vAlign w:val="center"/>
          </w:tcPr>
          <w:p w14:paraId="792B11DF" w14:textId="15984F8B" w:rsidR="22A1358E" w:rsidRDefault="22A1358E" w:rsidP="007523E7">
            <w:pPr>
              <w:spacing w:after="0" w:line="240" w:lineRule="auto"/>
              <w:jc w:val="center"/>
            </w:pPr>
            <w:r w:rsidRPr="22A1358E">
              <w:rPr>
                <w:rFonts w:eastAsia="Times New Roman" w:cs="Times New Roman"/>
                <w:b/>
                <w:color w:val="FFFFFF" w:themeColor="background1"/>
                <w:szCs w:val="24"/>
              </w:rPr>
              <w:t>Constraints</w:t>
            </w:r>
          </w:p>
        </w:tc>
        <w:tc>
          <w:tcPr>
            <w:tcW w:w="3798" w:type="dxa"/>
            <w:tcBorders>
              <w:top w:val="nil"/>
              <w:left w:val="single" w:sz="4" w:space="0" w:color="auto"/>
              <w:bottom w:val="single" w:sz="4" w:space="0" w:color="auto"/>
              <w:right w:val="single" w:sz="4" w:space="0" w:color="auto"/>
            </w:tcBorders>
            <w:shd w:val="clear" w:color="auto" w:fill="074F69"/>
            <w:tcMar>
              <w:top w:w="15" w:type="dxa"/>
              <w:left w:w="15" w:type="dxa"/>
              <w:right w:w="15" w:type="dxa"/>
            </w:tcMar>
            <w:vAlign w:val="center"/>
          </w:tcPr>
          <w:p w14:paraId="7A11FD26" w14:textId="72E5D02C" w:rsidR="22A1358E" w:rsidRDefault="22A1358E" w:rsidP="007523E7">
            <w:pPr>
              <w:spacing w:after="0" w:line="240" w:lineRule="auto"/>
              <w:jc w:val="center"/>
            </w:pPr>
            <w:r w:rsidRPr="22A1358E">
              <w:rPr>
                <w:rFonts w:eastAsia="Times New Roman" w:cs="Times New Roman"/>
                <w:b/>
                <w:color w:val="FFFFFF" w:themeColor="background1"/>
                <w:szCs w:val="24"/>
              </w:rPr>
              <w:t>Description</w:t>
            </w:r>
          </w:p>
        </w:tc>
      </w:tr>
      <w:tr w:rsidR="22A1358E" w14:paraId="0E86034E" w14:textId="77777777" w:rsidTr="00F65810">
        <w:trPr>
          <w:trHeight w:val="435"/>
        </w:trPr>
        <w:tc>
          <w:tcPr>
            <w:tcW w:w="205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007A7A6" w14:textId="67C56965" w:rsidR="22A1358E" w:rsidRDefault="22A1358E" w:rsidP="007523E7">
            <w:pPr>
              <w:spacing w:after="0" w:line="240" w:lineRule="auto"/>
              <w:jc w:val="center"/>
            </w:pPr>
            <w:proofErr w:type="spellStart"/>
            <w:r w:rsidRPr="22A1358E">
              <w:rPr>
                <w:rFonts w:eastAsia="Times New Roman" w:cs="Times New Roman"/>
                <w:color w:val="000000" w:themeColor="text1"/>
                <w:szCs w:val="24"/>
              </w:rPr>
              <w:t>roleid</w:t>
            </w:r>
            <w:proofErr w:type="spellEnd"/>
          </w:p>
        </w:tc>
        <w:tc>
          <w:tcPr>
            <w:tcW w:w="153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19CBEF4" w14:textId="53406C5C" w:rsidR="22A1358E" w:rsidRDefault="22A1358E" w:rsidP="007523E7">
            <w:pPr>
              <w:spacing w:after="0" w:line="240" w:lineRule="auto"/>
              <w:jc w:val="center"/>
            </w:pPr>
            <w:r w:rsidRPr="22A1358E">
              <w:rPr>
                <w:rFonts w:eastAsia="Times New Roman" w:cs="Times New Roman"/>
                <w:color w:val="000000" w:themeColor="text1"/>
                <w:szCs w:val="24"/>
              </w:rPr>
              <w:t>int</w:t>
            </w:r>
          </w:p>
        </w:tc>
        <w:tc>
          <w:tcPr>
            <w:tcW w:w="197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C169CBA" w14:textId="5934B155" w:rsidR="22A1358E" w:rsidRDefault="22A1358E" w:rsidP="007523E7">
            <w:pPr>
              <w:spacing w:after="0" w:line="240" w:lineRule="auto"/>
              <w:jc w:val="center"/>
            </w:pPr>
            <w:r w:rsidRPr="22A1358E">
              <w:rPr>
                <w:rFonts w:eastAsia="Times New Roman" w:cs="Times New Roman"/>
                <w:color w:val="000000" w:themeColor="text1"/>
                <w:szCs w:val="24"/>
              </w:rPr>
              <w:t>PK, NOT NULL</w:t>
            </w:r>
          </w:p>
        </w:tc>
        <w:tc>
          <w:tcPr>
            <w:tcW w:w="37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F647E42" w14:textId="7CB5DCFF" w:rsidR="22A1358E" w:rsidRDefault="22A1358E" w:rsidP="007523E7">
            <w:pPr>
              <w:spacing w:after="0" w:line="240" w:lineRule="auto"/>
              <w:jc w:val="center"/>
            </w:pPr>
            <w:r w:rsidRPr="22A1358E">
              <w:rPr>
                <w:rFonts w:eastAsia="Times New Roman" w:cs="Times New Roman"/>
                <w:color w:val="000000" w:themeColor="text1"/>
                <w:szCs w:val="24"/>
              </w:rPr>
              <w:t>Unique identifier for role</w:t>
            </w:r>
          </w:p>
        </w:tc>
      </w:tr>
      <w:tr w:rsidR="22A1358E" w14:paraId="1ECFBAB2" w14:textId="77777777" w:rsidTr="00F65810">
        <w:trPr>
          <w:trHeight w:val="435"/>
        </w:trPr>
        <w:tc>
          <w:tcPr>
            <w:tcW w:w="205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2A19BF9" w14:textId="6180CAB7" w:rsidR="22A1358E" w:rsidRDefault="22A1358E" w:rsidP="007523E7">
            <w:pPr>
              <w:spacing w:after="0" w:line="240" w:lineRule="auto"/>
              <w:jc w:val="center"/>
            </w:pPr>
            <w:proofErr w:type="spellStart"/>
            <w:r w:rsidRPr="22A1358E">
              <w:rPr>
                <w:rFonts w:eastAsia="Times New Roman" w:cs="Times New Roman"/>
                <w:color w:val="000000" w:themeColor="text1"/>
                <w:szCs w:val="24"/>
              </w:rPr>
              <w:t>role_name</w:t>
            </w:r>
            <w:proofErr w:type="spellEnd"/>
          </w:p>
        </w:tc>
        <w:tc>
          <w:tcPr>
            <w:tcW w:w="153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6A5BFD3" w14:textId="14FCA5CD" w:rsidR="22A1358E" w:rsidRDefault="22A1358E" w:rsidP="007523E7">
            <w:pPr>
              <w:spacing w:after="0" w:line="240" w:lineRule="auto"/>
              <w:jc w:val="center"/>
            </w:pPr>
            <w:r w:rsidRPr="22A1358E">
              <w:rPr>
                <w:rFonts w:eastAsia="Times New Roman" w:cs="Times New Roman"/>
                <w:color w:val="000000" w:themeColor="text1"/>
                <w:szCs w:val="24"/>
              </w:rPr>
              <w:t>varchar(255)</w:t>
            </w:r>
          </w:p>
        </w:tc>
        <w:tc>
          <w:tcPr>
            <w:tcW w:w="197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5D18EAE" w14:textId="40117B4B" w:rsidR="22A1358E" w:rsidRDefault="22A1358E" w:rsidP="007523E7">
            <w:pPr>
              <w:spacing w:after="0" w:line="240" w:lineRule="auto"/>
              <w:jc w:val="center"/>
            </w:pPr>
            <w:r w:rsidRPr="22A1358E">
              <w:rPr>
                <w:rFonts w:eastAsia="Times New Roman" w:cs="Times New Roman"/>
                <w:color w:val="000000" w:themeColor="text1"/>
                <w:szCs w:val="24"/>
              </w:rPr>
              <w:t>NOT NULL</w:t>
            </w:r>
          </w:p>
        </w:tc>
        <w:tc>
          <w:tcPr>
            <w:tcW w:w="37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7CE3531" w14:textId="56048F14" w:rsidR="22A1358E" w:rsidRDefault="22A1358E" w:rsidP="007523E7">
            <w:pPr>
              <w:keepNext/>
              <w:spacing w:after="0" w:line="240" w:lineRule="auto"/>
              <w:jc w:val="center"/>
            </w:pPr>
            <w:r w:rsidRPr="22A1358E">
              <w:rPr>
                <w:rFonts w:eastAsia="Times New Roman" w:cs="Times New Roman"/>
                <w:color w:val="000000" w:themeColor="text1"/>
                <w:szCs w:val="24"/>
              </w:rPr>
              <w:t>Name of the user role</w:t>
            </w:r>
          </w:p>
        </w:tc>
      </w:tr>
    </w:tbl>
    <w:p w14:paraId="4A06AE82" w14:textId="469DF6AC" w:rsidR="55873434" w:rsidRDefault="005B0DAE" w:rsidP="00FB5C60">
      <w:pPr>
        <w:pStyle w:val="Caption"/>
        <w:rPr>
          <w:rFonts w:eastAsia="Times New Roman"/>
          <w:lang w:eastAsia="en-CA"/>
        </w:rPr>
      </w:pPr>
      <w:bookmarkStart w:id="13" w:name="_Toc172323772"/>
      <w:r>
        <w:t xml:space="preserve">Table </w:t>
      </w:r>
      <w:fldSimple w:instr=" SEQ Table \* ARABIC ">
        <w:r w:rsidR="002D07CD">
          <w:rPr>
            <w:noProof/>
          </w:rPr>
          <w:t>3</w:t>
        </w:r>
      </w:fldSimple>
      <w:r>
        <w:t>: Data Dictionary – User Role</w:t>
      </w:r>
      <w:bookmarkEnd w:id="13"/>
    </w:p>
    <w:p w14:paraId="095676A4" w14:textId="6B80B514" w:rsidR="5E4DEDE4" w:rsidRDefault="5E4DEDE4" w:rsidP="5E4DEDE4">
      <w:pPr>
        <w:spacing w:after="0" w:line="240" w:lineRule="auto"/>
        <w:rPr>
          <w:rFonts w:eastAsia="Times New Roman" w:cs="Times New Roman"/>
          <w:szCs w:val="24"/>
          <w:lang w:eastAsia="en-CA"/>
        </w:rPr>
      </w:pPr>
    </w:p>
    <w:tbl>
      <w:tblPr>
        <w:tblW w:w="9360" w:type="dxa"/>
        <w:tblLayout w:type="fixed"/>
        <w:tblLook w:val="06A0" w:firstRow="1" w:lastRow="0" w:firstColumn="1" w:lastColumn="0" w:noHBand="1" w:noVBand="1"/>
      </w:tblPr>
      <w:tblGrid>
        <w:gridCol w:w="1986"/>
        <w:gridCol w:w="1478"/>
        <w:gridCol w:w="1900"/>
        <w:gridCol w:w="3996"/>
      </w:tblGrid>
      <w:tr w:rsidR="5BCAE428" w14:paraId="7B2F9B69" w14:textId="77777777" w:rsidTr="00F65810">
        <w:trPr>
          <w:trHeight w:val="585"/>
        </w:trPr>
        <w:tc>
          <w:tcPr>
            <w:tcW w:w="9360" w:type="dxa"/>
            <w:gridSpan w:val="4"/>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1ED46D9" w14:textId="0A277968" w:rsidR="5BCAE428" w:rsidRDefault="5BCAE428" w:rsidP="007523E7">
            <w:pPr>
              <w:spacing w:after="0" w:line="240" w:lineRule="auto"/>
              <w:jc w:val="center"/>
            </w:pPr>
            <w:proofErr w:type="spellStart"/>
            <w:r w:rsidRPr="5BCAE428">
              <w:rPr>
                <w:rFonts w:eastAsia="Times New Roman" w:cs="Times New Roman"/>
                <w:b/>
                <w:bCs/>
                <w:color w:val="074F69"/>
                <w:sz w:val="36"/>
                <w:szCs w:val="36"/>
              </w:rPr>
              <w:t>case_study</w:t>
            </w:r>
            <w:proofErr w:type="spellEnd"/>
          </w:p>
        </w:tc>
      </w:tr>
      <w:tr w:rsidR="5BCAE428" w14:paraId="108FEA03" w14:textId="77777777" w:rsidTr="00F65810">
        <w:trPr>
          <w:trHeight w:val="435"/>
        </w:trPr>
        <w:tc>
          <w:tcPr>
            <w:tcW w:w="1986" w:type="dxa"/>
            <w:tcBorders>
              <w:top w:val="nil"/>
              <w:left w:val="single" w:sz="4" w:space="0" w:color="auto"/>
              <w:bottom w:val="single" w:sz="4" w:space="0" w:color="auto"/>
              <w:right w:val="single" w:sz="4" w:space="0" w:color="auto"/>
            </w:tcBorders>
            <w:shd w:val="clear" w:color="auto" w:fill="074F69"/>
            <w:tcMar>
              <w:top w:w="15" w:type="dxa"/>
              <w:left w:w="15" w:type="dxa"/>
              <w:right w:w="15" w:type="dxa"/>
            </w:tcMar>
            <w:vAlign w:val="center"/>
          </w:tcPr>
          <w:p w14:paraId="36C85980" w14:textId="5D7F8C7F" w:rsidR="5BCAE428" w:rsidRDefault="5BCAE428" w:rsidP="007523E7">
            <w:pPr>
              <w:spacing w:after="0" w:line="240" w:lineRule="auto"/>
              <w:jc w:val="center"/>
            </w:pPr>
            <w:r w:rsidRPr="5BCAE428">
              <w:rPr>
                <w:rFonts w:eastAsia="Times New Roman" w:cs="Times New Roman"/>
                <w:b/>
                <w:color w:val="FFFFFF" w:themeColor="background1"/>
                <w:szCs w:val="24"/>
              </w:rPr>
              <w:t>Column Name</w:t>
            </w:r>
          </w:p>
        </w:tc>
        <w:tc>
          <w:tcPr>
            <w:tcW w:w="1478" w:type="dxa"/>
            <w:tcBorders>
              <w:top w:val="nil"/>
              <w:left w:val="single" w:sz="4" w:space="0" w:color="auto"/>
              <w:bottom w:val="single" w:sz="4" w:space="0" w:color="auto"/>
              <w:right w:val="single" w:sz="4" w:space="0" w:color="auto"/>
            </w:tcBorders>
            <w:shd w:val="clear" w:color="auto" w:fill="074F69"/>
            <w:tcMar>
              <w:top w:w="15" w:type="dxa"/>
              <w:left w:w="15" w:type="dxa"/>
              <w:right w:w="15" w:type="dxa"/>
            </w:tcMar>
            <w:vAlign w:val="center"/>
          </w:tcPr>
          <w:p w14:paraId="179CD734" w14:textId="5FA3F995" w:rsidR="5BCAE428" w:rsidRDefault="5BCAE428" w:rsidP="007523E7">
            <w:pPr>
              <w:spacing w:after="0" w:line="240" w:lineRule="auto"/>
              <w:jc w:val="center"/>
            </w:pPr>
            <w:r w:rsidRPr="5BCAE428">
              <w:rPr>
                <w:rFonts w:eastAsia="Times New Roman" w:cs="Times New Roman"/>
                <w:b/>
                <w:color w:val="FFFFFF" w:themeColor="background1"/>
                <w:szCs w:val="24"/>
              </w:rPr>
              <w:t>Data Type</w:t>
            </w:r>
          </w:p>
        </w:tc>
        <w:tc>
          <w:tcPr>
            <w:tcW w:w="1900" w:type="dxa"/>
            <w:tcBorders>
              <w:top w:val="nil"/>
              <w:left w:val="single" w:sz="4" w:space="0" w:color="auto"/>
              <w:bottom w:val="single" w:sz="4" w:space="0" w:color="auto"/>
              <w:right w:val="single" w:sz="4" w:space="0" w:color="auto"/>
            </w:tcBorders>
            <w:shd w:val="clear" w:color="auto" w:fill="074F69"/>
            <w:tcMar>
              <w:top w:w="15" w:type="dxa"/>
              <w:left w:w="15" w:type="dxa"/>
              <w:right w:w="15" w:type="dxa"/>
            </w:tcMar>
            <w:vAlign w:val="center"/>
          </w:tcPr>
          <w:p w14:paraId="2294C4D8" w14:textId="4796A921" w:rsidR="5BCAE428" w:rsidRDefault="5BCAE428" w:rsidP="007523E7">
            <w:pPr>
              <w:spacing w:after="0" w:line="240" w:lineRule="auto"/>
              <w:jc w:val="center"/>
            </w:pPr>
            <w:r w:rsidRPr="5BCAE428">
              <w:rPr>
                <w:rFonts w:eastAsia="Times New Roman" w:cs="Times New Roman"/>
                <w:b/>
                <w:color w:val="FFFFFF" w:themeColor="background1"/>
                <w:szCs w:val="24"/>
              </w:rPr>
              <w:t>Constraints</w:t>
            </w:r>
          </w:p>
        </w:tc>
        <w:tc>
          <w:tcPr>
            <w:tcW w:w="3996" w:type="dxa"/>
            <w:tcBorders>
              <w:top w:val="nil"/>
              <w:left w:val="single" w:sz="4" w:space="0" w:color="auto"/>
              <w:bottom w:val="single" w:sz="4" w:space="0" w:color="auto"/>
              <w:right w:val="single" w:sz="4" w:space="0" w:color="auto"/>
            </w:tcBorders>
            <w:shd w:val="clear" w:color="auto" w:fill="074F69"/>
            <w:tcMar>
              <w:top w:w="15" w:type="dxa"/>
              <w:left w:w="15" w:type="dxa"/>
              <w:right w:w="15" w:type="dxa"/>
            </w:tcMar>
            <w:vAlign w:val="center"/>
          </w:tcPr>
          <w:p w14:paraId="239725D3" w14:textId="09DF652D" w:rsidR="5BCAE428" w:rsidRDefault="5BCAE428" w:rsidP="007523E7">
            <w:pPr>
              <w:spacing w:after="0" w:line="240" w:lineRule="auto"/>
              <w:jc w:val="center"/>
            </w:pPr>
            <w:r w:rsidRPr="5BCAE428">
              <w:rPr>
                <w:rFonts w:eastAsia="Times New Roman" w:cs="Times New Roman"/>
                <w:b/>
                <w:color w:val="FFFFFF" w:themeColor="background1"/>
                <w:szCs w:val="24"/>
              </w:rPr>
              <w:t>Description</w:t>
            </w:r>
          </w:p>
        </w:tc>
      </w:tr>
      <w:tr w:rsidR="5BCAE428" w14:paraId="6E413F28" w14:textId="77777777" w:rsidTr="00F65810">
        <w:trPr>
          <w:trHeight w:val="435"/>
        </w:trPr>
        <w:tc>
          <w:tcPr>
            <w:tcW w:w="19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52D286F" w14:textId="48A73E33" w:rsidR="5BCAE428" w:rsidRDefault="5BCAE428" w:rsidP="007523E7">
            <w:pPr>
              <w:spacing w:after="0" w:line="240" w:lineRule="auto"/>
              <w:jc w:val="center"/>
            </w:pPr>
            <w:proofErr w:type="spellStart"/>
            <w:r w:rsidRPr="5BCAE428">
              <w:rPr>
                <w:rFonts w:eastAsia="Times New Roman" w:cs="Times New Roman"/>
                <w:color w:val="000000" w:themeColor="text1"/>
                <w:szCs w:val="24"/>
              </w:rPr>
              <w:t>caseid</w:t>
            </w:r>
            <w:proofErr w:type="spellEnd"/>
          </w:p>
        </w:tc>
        <w:tc>
          <w:tcPr>
            <w:tcW w:w="147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959C52D" w14:textId="4464396A" w:rsidR="5BCAE428" w:rsidRDefault="5BCAE428" w:rsidP="007523E7">
            <w:pPr>
              <w:spacing w:after="0" w:line="240" w:lineRule="auto"/>
              <w:jc w:val="center"/>
            </w:pPr>
            <w:r w:rsidRPr="5BCAE428">
              <w:rPr>
                <w:rFonts w:eastAsia="Times New Roman" w:cs="Times New Roman"/>
                <w:color w:val="000000" w:themeColor="text1"/>
                <w:szCs w:val="24"/>
              </w:rPr>
              <w:t>int</w:t>
            </w:r>
          </w:p>
        </w:tc>
        <w:tc>
          <w:tcPr>
            <w:tcW w:w="190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5C1DD6D" w14:textId="4C572CEE" w:rsidR="5BCAE428" w:rsidRDefault="5BCAE428" w:rsidP="007523E7">
            <w:pPr>
              <w:spacing w:after="0" w:line="240" w:lineRule="auto"/>
              <w:jc w:val="center"/>
            </w:pPr>
            <w:r w:rsidRPr="5BCAE428">
              <w:rPr>
                <w:rFonts w:eastAsia="Times New Roman" w:cs="Times New Roman"/>
                <w:color w:val="000000" w:themeColor="text1"/>
                <w:szCs w:val="24"/>
              </w:rPr>
              <w:t>PK, NOT NULL</w:t>
            </w:r>
          </w:p>
        </w:tc>
        <w:tc>
          <w:tcPr>
            <w:tcW w:w="399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8267FBE" w14:textId="3D84CED1" w:rsidR="5BCAE428" w:rsidRDefault="5BCAE428" w:rsidP="007523E7">
            <w:pPr>
              <w:spacing w:after="0" w:line="240" w:lineRule="auto"/>
              <w:jc w:val="center"/>
            </w:pPr>
            <w:r w:rsidRPr="5BCAE428">
              <w:rPr>
                <w:rFonts w:eastAsia="Times New Roman" w:cs="Times New Roman"/>
                <w:color w:val="000000" w:themeColor="text1"/>
                <w:szCs w:val="24"/>
              </w:rPr>
              <w:t>Unique identifier for case study</w:t>
            </w:r>
          </w:p>
        </w:tc>
      </w:tr>
      <w:tr w:rsidR="5BCAE428" w14:paraId="27E6A9B3" w14:textId="77777777" w:rsidTr="00F65810">
        <w:trPr>
          <w:trHeight w:val="435"/>
        </w:trPr>
        <w:tc>
          <w:tcPr>
            <w:tcW w:w="19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02A655D" w14:textId="706AF643" w:rsidR="5BCAE428" w:rsidRDefault="5BCAE428" w:rsidP="007523E7">
            <w:pPr>
              <w:spacing w:after="0" w:line="240" w:lineRule="auto"/>
              <w:jc w:val="center"/>
            </w:pPr>
            <w:proofErr w:type="spellStart"/>
            <w:r w:rsidRPr="5BCAE428">
              <w:rPr>
                <w:rFonts w:eastAsia="Times New Roman" w:cs="Times New Roman"/>
                <w:color w:val="000000" w:themeColor="text1"/>
                <w:szCs w:val="24"/>
              </w:rPr>
              <w:t>userid</w:t>
            </w:r>
            <w:proofErr w:type="spellEnd"/>
          </w:p>
        </w:tc>
        <w:tc>
          <w:tcPr>
            <w:tcW w:w="147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D80D502" w14:textId="7438ABE6" w:rsidR="5BCAE428" w:rsidRDefault="5BCAE428" w:rsidP="007523E7">
            <w:pPr>
              <w:spacing w:after="0" w:line="240" w:lineRule="auto"/>
              <w:jc w:val="center"/>
            </w:pPr>
            <w:r w:rsidRPr="5BCAE428">
              <w:rPr>
                <w:rFonts w:eastAsia="Times New Roman" w:cs="Times New Roman"/>
                <w:color w:val="000000" w:themeColor="text1"/>
                <w:szCs w:val="24"/>
              </w:rPr>
              <w:t>int</w:t>
            </w:r>
          </w:p>
        </w:tc>
        <w:tc>
          <w:tcPr>
            <w:tcW w:w="190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1F31CA7" w14:textId="32145B45" w:rsidR="5BCAE428" w:rsidRDefault="5BCAE428" w:rsidP="007523E7">
            <w:pPr>
              <w:spacing w:after="0" w:line="240" w:lineRule="auto"/>
              <w:jc w:val="center"/>
            </w:pPr>
            <w:r w:rsidRPr="5BCAE428">
              <w:rPr>
                <w:rFonts w:eastAsia="Times New Roman" w:cs="Times New Roman"/>
                <w:color w:val="000000" w:themeColor="text1"/>
                <w:szCs w:val="24"/>
              </w:rPr>
              <w:t>FK, NOT NULL</w:t>
            </w:r>
          </w:p>
        </w:tc>
        <w:tc>
          <w:tcPr>
            <w:tcW w:w="399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E4D5EEE" w14:textId="18AD6DF7" w:rsidR="5BCAE428" w:rsidRDefault="5BCAE428" w:rsidP="007523E7">
            <w:pPr>
              <w:spacing w:after="0" w:line="240" w:lineRule="auto"/>
              <w:jc w:val="center"/>
            </w:pPr>
            <w:r w:rsidRPr="5BCAE428">
              <w:rPr>
                <w:rFonts w:eastAsia="Times New Roman" w:cs="Times New Roman"/>
                <w:color w:val="000000" w:themeColor="text1"/>
                <w:szCs w:val="24"/>
              </w:rPr>
              <w:t>User identifier who submitted the case study</w:t>
            </w:r>
          </w:p>
        </w:tc>
      </w:tr>
      <w:tr w:rsidR="5BCAE428" w14:paraId="57AD683C" w14:textId="77777777" w:rsidTr="00F65810">
        <w:trPr>
          <w:trHeight w:val="435"/>
        </w:trPr>
        <w:tc>
          <w:tcPr>
            <w:tcW w:w="19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6CA0028" w14:textId="64BC01E2" w:rsidR="5BCAE428" w:rsidRDefault="5BCAE428" w:rsidP="007523E7">
            <w:pPr>
              <w:spacing w:after="0" w:line="240" w:lineRule="auto"/>
              <w:jc w:val="center"/>
            </w:pPr>
            <w:r w:rsidRPr="5BCAE428">
              <w:rPr>
                <w:rFonts w:eastAsia="Times New Roman" w:cs="Times New Roman"/>
                <w:color w:val="000000" w:themeColor="text1"/>
                <w:szCs w:val="24"/>
              </w:rPr>
              <w:t>title</w:t>
            </w:r>
          </w:p>
        </w:tc>
        <w:tc>
          <w:tcPr>
            <w:tcW w:w="147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03E12EB" w14:textId="06E1167F" w:rsidR="5BCAE428" w:rsidRDefault="5BCAE428" w:rsidP="007523E7">
            <w:pPr>
              <w:spacing w:after="0" w:line="240" w:lineRule="auto"/>
              <w:jc w:val="center"/>
            </w:pPr>
            <w:r w:rsidRPr="5BCAE428">
              <w:rPr>
                <w:rFonts w:eastAsia="Times New Roman" w:cs="Times New Roman"/>
                <w:color w:val="000000" w:themeColor="text1"/>
                <w:szCs w:val="24"/>
              </w:rPr>
              <w:t>varchar(255)</w:t>
            </w:r>
          </w:p>
        </w:tc>
        <w:tc>
          <w:tcPr>
            <w:tcW w:w="190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EE6AB00" w14:textId="18625F72" w:rsidR="5BCAE428" w:rsidRDefault="5BCAE428" w:rsidP="007523E7">
            <w:pPr>
              <w:spacing w:after="0" w:line="240" w:lineRule="auto"/>
              <w:jc w:val="center"/>
            </w:pPr>
            <w:r w:rsidRPr="5BCAE428">
              <w:rPr>
                <w:rFonts w:eastAsia="Times New Roman" w:cs="Times New Roman"/>
                <w:color w:val="000000" w:themeColor="text1"/>
                <w:szCs w:val="24"/>
              </w:rPr>
              <w:t>NULL</w:t>
            </w:r>
          </w:p>
        </w:tc>
        <w:tc>
          <w:tcPr>
            <w:tcW w:w="399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725B240" w14:textId="19D401C8" w:rsidR="5BCAE428" w:rsidRDefault="5BCAE428" w:rsidP="007523E7">
            <w:pPr>
              <w:spacing w:after="0" w:line="240" w:lineRule="auto"/>
              <w:jc w:val="center"/>
            </w:pPr>
            <w:r w:rsidRPr="5BCAE428">
              <w:rPr>
                <w:rFonts w:eastAsia="Times New Roman" w:cs="Times New Roman"/>
                <w:color w:val="000000" w:themeColor="text1"/>
                <w:szCs w:val="24"/>
              </w:rPr>
              <w:t>Title of the case study</w:t>
            </w:r>
          </w:p>
        </w:tc>
      </w:tr>
      <w:tr w:rsidR="5BCAE428" w14:paraId="2ABF22B6" w14:textId="77777777" w:rsidTr="00F65810">
        <w:trPr>
          <w:trHeight w:val="435"/>
        </w:trPr>
        <w:tc>
          <w:tcPr>
            <w:tcW w:w="19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FADBDAC" w14:textId="0B9AB195" w:rsidR="5BCAE428" w:rsidRDefault="5BCAE428" w:rsidP="007523E7">
            <w:pPr>
              <w:spacing w:after="0" w:line="240" w:lineRule="auto"/>
              <w:jc w:val="center"/>
            </w:pPr>
            <w:r w:rsidRPr="5BCAE428">
              <w:rPr>
                <w:rFonts w:eastAsia="Times New Roman" w:cs="Times New Roman"/>
                <w:color w:val="000000" w:themeColor="text1"/>
                <w:szCs w:val="24"/>
              </w:rPr>
              <w:t>content</w:t>
            </w:r>
          </w:p>
        </w:tc>
        <w:tc>
          <w:tcPr>
            <w:tcW w:w="147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AEF7E6B" w14:textId="4570AA66" w:rsidR="5BCAE428" w:rsidRDefault="5BCAE428" w:rsidP="007523E7">
            <w:pPr>
              <w:spacing w:after="0" w:line="240" w:lineRule="auto"/>
              <w:jc w:val="center"/>
            </w:pPr>
            <w:r w:rsidRPr="5BCAE428">
              <w:rPr>
                <w:rFonts w:eastAsia="Times New Roman" w:cs="Times New Roman"/>
                <w:color w:val="000000" w:themeColor="text1"/>
                <w:szCs w:val="24"/>
              </w:rPr>
              <w:t>text</w:t>
            </w:r>
          </w:p>
        </w:tc>
        <w:tc>
          <w:tcPr>
            <w:tcW w:w="190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F067498" w14:textId="349B2F2C" w:rsidR="5BCAE428" w:rsidRDefault="5BCAE428" w:rsidP="007523E7">
            <w:pPr>
              <w:spacing w:after="0" w:line="240" w:lineRule="auto"/>
              <w:jc w:val="center"/>
            </w:pPr>
            <w:r w:rsidRPr="5BCAE428">
              <w:rPr>
                <w:rFonts w:eastAsia="Times New Roman" w:cs="Times New Roman"/>
                <w:color w:val="000000" w:themeColor="text1"/>
                <w:szCs w:val="24"/>
              </w:rPr>
              <w:t>NULL</w:t>
            </w:r>
          </w:p>
        </w:tc>
        <w:tc>
          <w:tcPr>
            <w:tcW w:w="399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30D10D1" w14:textId="56E5FA03" w:rsidR="5BCAE428" w:rsidRDefault="5BCAE428" w:rsidP="007523E7">
            <w:pPr>
              <w:spacing w:after="0" w:line="240" w:lineRule="auto"/>
              <w:jc w:val="center"/>
            </w:pPr>
            <w:r w:rsidRPr="5BCAE428">
              <w:rPr>
                <w:rFonts w:eastAsia="Times New Roman" w:cs="Times New Roman"/>
                <w:color w:val="000000" w:themeColor="text1"/>
                <w:szCs w:val="24"/>
              </w:rPr>
              <w:t>Content of the case study</w:t>
            </w:r>
          </w:p>
        </w:tc>
      </w:tr>
      <w:tr w:rsidR="5BCAE428" w14:paraId="25E213B2" w14:textId="77777777" w:rsidTr="00F65810">
        <w:trPr>
          <w:trHeight w:val="435"/>
        </w:trPr>
        <w:tc>
          <w:tcPr>
            <w:tcW w:w="19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E6E0821" w14:textId="52864BE8" w:rsidR="5BCAE428" w:rsidRDefault="5BCAE428" w:rsidP="007523E7">
            <w:pPr>
              <w:spacing w:after="0" w:line="240" w:lineRule="auto"/>
              <w:jc w:val="center"/>
            </w:pPr>
            <w:proofErr w:type="spellStart"/>
            <w:r w:rsidRPr="5BCAE428">
              <w:rPr>
                <w:rFonts w:eastAsia="Times New Roman" w:cs="Times New Roman"/>
                <w:color w:val="000000" w:themeColor="text1"/>
                <w:szCs w:val="24"/>
              </w:rPr>
              <w:t>posted_date</w:t>
            </w:r>
            <w:proofErr w:type="spellEnd"/>
          </w:p>
        </w:tc>
        <w:tc>
          <w:tcPr>
            <w:tcW w:w="147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84FA5C6" w14:textId="7E0151E6" w:rsidR="5BCAE428" w:rsidRDefault="5BCAE428" w:rsidP="007523E7">
            <w:pPr>
              <w:spacing w:after="0" w:line="240" w:lineRule="auto"/>
              <w:jc w:val="center"/>
            </w:pPr>
            <w:r w:rsidRPr="5BCAE428">
              <w:rPr>
                <w:rFonts w:eastAsia="Times New Roman" w:cs="Times New Roman"/>
                <w:color w:val="000000" w:themeColor="text1"/>
                <w:szCs w:val="24"/>
              </w:rPr>
              <w:t>date</w:t>
            </w:r>
          </w:p>
        </w:tc>
        <w:tc>
          <w:tcPr>
            <w:tcW w:w="190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28FDA4B" w14:textId="7F4643FB" w:rsidR="5BCAE428" w:rsidRDefault="5BCAE428" w:rsidP="007523E7">
            <w:pPr>
              <w:spacing w:after="0" w:line="240" w:lineRule="auto"/>
              <w:jc w:val="center"/>
            </w:pPr>
            <w:r w:rsidRPr="5BCAE428">
              <w:rPr>
                <w:rFonts w:eastAsia="Times New Roman" w:cs="Times New Roman"/>
                <w:color w:val="000000" w:themeColor="text1"/>
                <w:szCs w:val="24"/>
              </w:rPr>
              <w:t>NULL</w:t>
            </w:r>
          </w:p>
        </w:tc>
        <w:tc>
          <w:tcPr>
            <w:tcW w:w="399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D66527D" w14:textId="2CBFC596" w:rsidR="5BCAE428" w:rsidRDefault="5BCAE428" w:rsidP="007523E7">
            <w:pPr>
              <w:spacing w:after="0" w:line="240" w:lineRule="auto"/>
              <w:jc w:val="center"/>
            </w:pPr>
            <w:r w:rsidRPr="5BCAE428">
              <w:rPr>
                <w:rFonts w:eastAsia="Times New Roman" w:cs="Times New Roman"/>
                <w:color w:val="000000" w:themeColor="text1"/>
                <w:szCs w:val="24"/>
              </w:rPr>
              <w:t>Date when case study was posted</w:t>
            </w:r>
          </w:p>
        </w:tc>
      </w:tr>
      <w:tr w:rsidR="5BCAE428" w14:paraId="40FAE09F" w14:textId="77777777" w:rsidTr="00F65810">
        <w:trPr>
          <w:trHeight w:val="435"/>
        </w:trPr>
        <w:tc>
          <w:tcPr>
            <w:tcW w:w="19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D349D42" w14:textId="72AB67BF" w:rsidR="5BCAE428" w:rsidRDefault="5BCAE428" w:rsidP="007523E7">
            <w:pPr>
              <w:spacing w:after="0" w:line="240" w:lineRule="auto"/>
              <w:jc w:val="center"/>
            </w:pPr>
            <w:r w:rsidRPr="5BCAE428">
              <w:rPr>
                <w:rFonts w:eastAsia="Times New Roman" w:cs="Times New Roman"/>
                <w:color w:val="000000" w:themeColor="text1"/>
                <w:szCs w:val="24"/>
              </w:rPr>
              <w:t>image</w:t>
            </w:r>
          </w:p>
        </w:tc>
        <w:tc>
          <w:tcPr>
            <w:tcW w:w="147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76C9857" w14:textId="1519A30B" w:rsidR="5BCAE428" w:rsidRDefault="5BCAE428" w:rsidP="007523E7">
            <w:pPr>
              <w:spacing w:after="0" w:line="240" w:lineRule="auto"/>
              <w:jc w:val="center"/>
            </w:pPr>
            <w:r w:rsidRPr="5BCAE428">
              <w:rPr>
                <w:rFonts w:eastAsia="Times New Roman" w:cs="Times New Roman"/>
                <w:color w:val="000000" w:themeColor="text1"/>
                <w:szCs w:val="24"/>
              </w:rPr>
              <w:t>varchar(255)</w:t>
            </w:r>
          </w:p>
        </w:tc>
        <w:tc>
          <w:tcPr>
            <w:tcW w:w="190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0F7DAF1" w14:textId="792D420D" w:rsidR="5BCAE428" w:rsidRDefault="5BCAE428" w:rsidP="007523E7">
            <w:pPr>
              <w:spacing w:after="0" w:line="240" w:lineRule="auto"/>
              <w:jc w:val="center"/>
            </w:pPr>
            <w:r w:rsidRPr="5BCAE428">
              <w:rPr>
                <w:rFonts w:eastAsia="Times New Roman" w:cs="Times New Roman"/>
                <w:color w:val="000000" w:themeColor="text1"/>
                <w:szCs w:val="24"/>
              </w:rPr>
              <w:t>NULL</w:t>
            </w:r>
          </w:p>
        </w:tc>
        <w:tc>
          <w:tcPr>
            <w:tcW w:w="399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BCF9F89" w14:textId="02E83D4A" w:rsidR="5BCAE428" w:rsidRDefault="5BCAE428" w:rsidP="007523E7">
            <w:pPr>
              <w:spacing w:after="0" w:line="240" w:lineRule="auto"/>
              <w:jc w:val="center"/>
            </w:pPr>
            <w:r w:rsidRPr="5BCAE428">
              <w:rPr>
                <w:rFonts w:eastAsia="Times New Roman" w:cs="Times New Roman"/>
                <w:color w:val="000000" w:themeColor="text1"/>
                <w:szCs w:val="24"/>
              </w:rPr>
              <w:t>Image related to the case study</w:t>
            </w:r>
          </w:p>
        </w:tc>
      </w:tr>
      <w:tr w:rsidR="5BCAE428" w14:paraId="2822E09B" w14:textId="77777777" w:rsidTr="00F65810">
        <w:trPr>
          <w:trHeight w:val="435"/>
        </w:trPr>
        <w:tc>
          <w:tcPr>
            <w:tcW w:w="19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C60FD39" w14:textId="05737034" w:rsidR="5BCAE428" w:rsidRDefault="5BCAE428" w:rsidP="007523E7">
            <w:pPr>
              <w:spacing w:after="0" w:line="240" w:lineRule="auto"/>
              <w:jc w:val="center"/>
            </w:pPr>
            <w:proofErr w:type="spellStart"/>
            <w:r w:rsidRPr="5BCAE428">
              <w:rPr>
                <w:rFonts w:eastAsia="Times New Roman" w:cs="Times New Roman"/>
                <w:color w:val="000000" w:themeColor="text1"/>
                <w:szCs w:val="24"/>
              </w:rPr>
              <w:t>isactive</w:t>
            </w:r>
            <w:proofErr w:type="spellEnd"/>
          </w:p>
        </w:tc>
        <w:tc>
          <w:tcPr>
            <w:tcW w:w="147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18BA255" w14:textId="22F54C58" w:rsidR="5BCAE428" w:rsidRDefault="5BCAE428" w:rsidP="007523E7">
            <w:pPr>
              <w:spacing w:after="0" w:line="240" w:lineRule="auto"/>
              <w:jc w:val="center"/>
            </w:pPr>
            <w:proofErr w:type="spellStart"/>
            <w:r w:rsidRPr="5BCAE428">
              <w:rPr>
                <w:rFonts w:eastAsia="Times New Roman" w:cs="Times New Roman"/>
                <w:color w:val="000000" w:themeColor="text1"/>
                <w:szCs w:val="24"/>
              </w:rPr>
              <w:t>boolean</w:t>
            </w:r>
            <w:proofErr w:type="spellEnd"/>
          </w:p>
        </w:tc>
        <w:tc>
          <w:tcPr>
            <w:tcW w:w="190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C522B8E" w14:textId="20586548" w:rsidR="5BCAE428" w:rsidRDefault="5BCAE428" w:rsidP="007523E7">
            <w:pPr>
              <w:spacing w:after="0" w:line="240" w:lineRule="auto"/>
              <w:jc w:val="center"/>
            </w:pPr>
            <w:r w:rsidRPr="5BCAE428">
              <w:rPr>
                <w:rFonts w:eastAsia="Times New Roman" w:cs="Times New Roman"/>
                <w:color w:val="000000" w:themeColor="text1"/>
                <w:szCs w:val="24"/>
              </w:rPr>
              <w:t>DEFAULT (1)</w:t>
            </w:r>
          </w:p>
        </w:tc>
        <w:tc>
          <w:tcPr>
            <w:tcW w:w="399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7617507" w14:textId="617C2BF1" w:rsidR="5BCAE428" w:rsidRDefault="5BCAE428" w:rsidP="007523E7">
            <w:pPr>
              <w:keepNext/>
              <w:spacing w:after="0" w:line="240" w:lineRule="auto"/>
              <w:jc w:val="center"/>
            </w:pPr>
            <w:r w:rsidRPr="5BCAE428">
              <w:rPr>
                <w:rFonts w:eastAsia="Times New Roman" w:cs="Times New Roman"/>
                <w:color w:val="000000" w:themeColor="text1"/>
                <w:szCs w:val="24"/>
              </w:rPr>
              <w:t>Case study active status</w:t>
            </w:r>
          </w:p>
        </w:tc>
      </w:tr>
    </w:tbl>
    <w:p w14:paraId="6F3A3E21" w14:textId="5D2D622C" w:rsidR="5E4DEDE4" w:rsidRDefault="002D07CD" w:rsidP="00FB5C60">
      <w:pPr>
        <w:pStyle w:val="Caption"/>
      </w:pPr>
      <w:bookmarkStart w:id="14" w:name="_Toc172323773"/>
      <w:r>
        <w:t xml:space="preserve">Table </w:t>
      </w:r>
      <w:fldSimple w:instr=" SEQ Table \* ARABIC ">
        <w:r>
          <w:rPr>
            <w:noProof/>
          </w:rPr>
          <w:t>4</w:t>
        </w:r>
      </w:fldSimple>
      <w:r>
        <w:t>: Data Dictionary – Case Study</w:t>
      </w:r>
      <w:bookmarkEnd w:id="14"/>
    </w:p>
    <w:p w14:paraId="4B2B7106" w14:textId="77777777" w:rsidR="1B150E48" w:rsidRPr="00452A2B" w:rsidRDefault="1B150E48" w:rsidP="1B150E48">
      <w:pPr>
        <w:spacing w:after="0" w:line="240" w:lineRule="auto"/>
      </w:pPr>
    </w:p>
    <w:tbl>
      <w:tblPr>
        <w:tblW w:w="9360" w:type="dxa"/>
        <w:tblLayout w:type="fixed"/>
        <w:tblLook w:val="06A0" w:firstRow="1" w:lastRow="0" w:firstColumn="1" w:lastColumn="0" w:noHBand="1" w:noVBand="1"/>
      </w:tblPr>
      <w:tblGrid>
        <w:gridCol w:w="1991"/>
        <w:gridCol w:w="1478"/>
        <w:gridCol w:w="1899"/>
        <w:gridCol w:w="3992"/>
      </w:tblGrid>
      <w:tr w:rsidR="273261E1" w14:paraId="0AEC2E67" w14:textId="77777777" w:rsidTr="00C11FFE">
        <w:trPr>
          <w:trHeight w:val="585"/>
        </w:trPr>
        <w:tc>
          <w:tcPr>
            <w:tcW w:w="9360" w:type="dxa"/>
            <w:gridSpan w:val="4"/>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87A1E61" w14:textId="18942648" w:rsidR="273261E1" w:rsidRDefault="273261E1" w:rsidP="007523E7">
            <w:pPr>
              <w:spacing w:after="0" w:line="240" w:lineRule="auto"/>
              <w:jc w:val="center"/>
            </w:pPr>
            <w:r w:rsidRPr="273261E1">
              <w:rPr>
                <w:rFonts w:eastAsia="Times New Roman" w:cs="Times New Roman"/>
                <w:b/>
                <w:bCs/>
                <w:color w:val="074F69"/>
                <w:sz w:val="36"/>
                <w:szCs w:val="36"/>
              </w:rPr>
              <w:lastRenderedPageBreak/>
              <w:t>testimonial</w:t>
            </w:r>
          </w:p>
        </w:tc>
      </w:tr>
      <w:tr w:rsidR="273261E1" w14:paraId="41F4A655" w14:textId="77777777" w:rsidTr="00C11FFE">
        <w:trPr>
          <w:trHeight w:val="435"/>
        </w:trPr>
        <w:tc>
          <w:tcPr>
            <w:tcW w:w="1991" w:type="dxa"/>
            <w:tcBorders>
              <w:top w:val="nil"/>
              <w:left w:val="single" w:sz="4" w:space="0" w:color="auto"/>
              <w:bottom w:val="single" w:sz="4" w:space="0" w:color="auto"/>
              <w:right w:val="single" w:sz="4" w:space="0" w:color="auto"/>
            </w:tcBorders>
            <w:shd w:val="clear" w:color="auto" w:fill="074F69"/>
            <w:tcMar>
              <w:top w:w="15" w:type="dxa"/>
              <w:left w:w="15" w:type="dxa"/>
              <w:right w:w="15" w:type="dxa"/>
            </w:tcMar>
            <w:vAlign w:val="bottom"/>
          </w:tcPr>
          <w:p w14:paraId="24793794" w14:textId="7E07DBE0" w:rsidR="273261E1" w:rsidRDefault="273261E1" w:rsidP="007523E7">
            <w:pPr>
              <w:spacing w:after="0" w:line="240" w:lineRule="auto"/>
              <w:jc w:val="center"/>
            </w:pPr>
            <w:r w:rsidRPr="273261E1">
              <w:rPr>
                <w:rFonts w:eastAsia="Times New Roman" w:cs="Times New Roman"/>
                <w:b/>
                <w:color w:val="FFFFFF" w:themeColor="background1"/>
                <w:szCs w:val="24"/>
              </w:rPr>
              <w:t>Column Name</w:t>
            </w:r>
          </w:p>
        </w:tc>
        <w:tc>
          <w:tcPr>
            <w:tcW w:w="1478" w:type="dxa"/>
            <w:tcBorders>
              <w:top w:val="nil"/>
              <w:left w:val="single" w:sz="4" w:space="0" w:color="auto"/>
              <w:bottom w:val="single" w:sz="4" w:space="0" w:color="auto"/>
              <w:right w:val="single" w:sz="4" w:space="0" w:color="auto"/>
            </w:tcBorders>
            <w:shd w:val="clear" w:color="auto" w:fill="074F69"/>
            <w:tcMar>
              <w:top w:w="15" w:type="dxa"/>
              <w:left w:w="15" w:type="dxa"/>
              <w:right w:w="15" w:type="dxa"/>
            </w:tcMar>
            <w:vAlign w:val="bottom"/>
          </w:tcPr>
          <w:p w14:paraId="33873F90" w14:textId="4B165447" w:rsidR="273261E1" w:rsidRDefault="273261E1" w:rsidP="007523E7">
            <w:pPr>
              <w:spacing w:after="0" w:line="240" w:lineRule="auto"/>
              <w:jc w:val="center"/>
            </w:pPr>
            <w:r w:rsidRPr="273261E1">
              <w:rPr>
                <w:rFonts w:eastAsia="Times New Roman" w:cs="Times New Roman"/>
                <w:b/>
                <w:color w:val="FFFFFF" w:themeColor="background1"/>
                <w:szCs w:val="24"/>
              </w:rPr>
              <w:t>Data Type</w:t>
            </w:r>
          </w:p>
        </w:tc>
        <w:tc>
          <w:tcPr>
            <w:tcW w:w="1899" w:type="dxa"/>
            <w:tcBorders>
              <w:top w:val="nil"/>
              <w:left w:val="single" w:sz="4" w:space="0" w:color="auto"/>
              <w:bottom w:val="single" w:sz="4" w:space="0" w:color="auto"/>
              <w:right w:val="single" w:sz="4" w:space="0" w:color="auto"/>
            </w:tcBorders>
            <w:shd w:val="clear" w:color="auto" w:fill="074F69"/>
            <w:tcMar>
              <w:top w:w="15" w:type="dxa"/>
              <w:left w:w="15" w:type="dxa"/>
              <w:right w:w="15" w:type="dxa"/>
            </w:tcMar>
            <w:vAlign w:val="bottom"/>
          </w:tcPr>
          <w:p w14:paraId="4F410D14" w14:textId="492FD128" w:rsidR="273261E1" w:rsidRDefault="273261E1" w:rsidP="007523E7">
            <w:pPr>
              <w:spacing w:after="0" w:line="240" w:lineRule="auto"/>
              <w:jc w:val="center"/>
            </w:pPr>
            <w:r w:rsidRPr="273261E1">
              <w:rPr>
                <w:rFonts w:eastAsia="Times New Roman" w:cs="Times New Roman"/>
                <w:b/>
                <w:color w:val="FFFFFF" w:themeColor="background1"/>
                <w:szCs w:val="24"/>
              </w:rPr>
              <w:t>Constraints</w:t>
            </w:r>
          </w:p>
        </w:tc>
        <w:tc>
          <w:tcPr>
            <w:tcW w:w="3992" w:type="dxa"/>
            <w:tcBorders>
              <w:top w:val="nil"/>
              <w:left w:val="single" w:sz="4" w:space="0" w:color="auto"/>
              <w:bottom w:val="single" w:sz="4" w:space="0" w:color="auto"/>
              <w:right w:val="single" w:sz="4" w:space="0" w:color="auto"/>
            </w:tcBorders>
            <w:shd w:val="clear" w:color="auto" w:fill="074F69"/>
            <w:tcMar>
              <w:top w:w="15" w:type="dxa"/>
              <w:left w:w="15" w:type="dxa"/>
              <w:right w:w="15" w:type="dxa"/>
            </w:tcMar>
            <w:vAlign w:val="bottom"/>
          </w:tcPr>
          <w:p w14:paraId="10F7B4A9" w14:textId="32486370" w:rsidR="273261E1" w:rsidRDefault="273261E1" w:rsidP="007523E7">
            <w:pPr>
              <w:spacing w:after="0" w:line="240" w:lineRule="auto"/>
              <w:jc w:val="center"/>
            </w:pPr>
            <w:r w:rsidRPr="273261E1">
              <w:rPr>
                <w:rFonts w:eastAsia="Times New Roman" w:cs="Times New Roman"/>
                <w:b/>
                <w:color w:val="FFFFFF" w:themeColor="background1"/>
                <w:szCs w:val="24"/>
              </w:rPr>
              <w:t>Description</w:t>
            </w:r>
          </w:p>
        </w:tc>
      </w:tr>
      <w:tr w:rsidR="273261E1" w14:paraId="7796CEAF" w14:textId="77777777" w:rsidTr="00C11FFE">
        <w:trPr>
          <w:trHeight w:val="435"/>
        </w:trPr>
        <w:tc>
          <w:tcPr>
            <w:tcW w:w="199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28E8342" w14:textId="0B54CC52" w:rsidR="273261E1" w:rsidRDefault="273261E1" w:rsidP="007523E7">
            <w:pPr>
              <w:spacing w:after="0" w:line="240" w:lineRule="auto"/>
              <w:jc w:val="center"/>
            </w:pPr>
            <w:proofErr w:type="spellStart"/>
            <w:r w:rsidRPr="273261E1">
              <w:rPr>
                <w:rFonts w:eastAsia="Times New Roman" w:cs="Times New Roman"/>
                <w:color w:val="000000" w:themeColor="text1"/>
                <w:szCs w:val="24"/>
              </w:rPr>
              <w:t>testimonial_id</w:t>
            </w:r>
            <w:proofErr w:type="spellEnd"/>
          </w:p>
        </w:tc>
        <w:tc>
          <w:tcPr>
            <w:tcW w:w="147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36CCEB2" w14:textId="18288CCD" w:rsidR="273261E1" w:rsidRDefault="273261E1" w:rsidP="007523E7">
            <w:pPr>
              <w:spacing w:after="0" w:line="240" w:lineRule="auto"/>
              <w:jc w:val="center"/>
            </w:pPr>
            <w:r w:rsidRPr="273261E1">
              <w:rPr>
                <w:rFonts w:eastAsia="Times New Roman" w:cs="Times New Roman"/>
                <w:color w:val="000000" w:themeColor="text1"/>
                <w:szCs w:val="24"/>
              </w:rPr>
              <w:t>int</w:t>
            </w:r>
          </w:p>
        </w:tc>
        <w:tc>
          <w:tcPr>
            <w:tcW w:w="189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2CAC5FD" w14:textId="71828CCB" w:rsidR="273261E1" w:rsidRDefault="273261E1" w:rsidP="007523E7">
            <w:pPr>
              <w:spacing w:after="0" w:line="240" w:lineRule="auto"/>
              <w:jc w:val="center"/>
            </w:pPr>
            <w:r w:rsidRPr="273261E1">
              <w:rPr>
                <w:rFonts w:eastAsia="Times New Roman" w:cs="Times New Roman"/>
                <w:color w:val="000000" w:themeColor="text1"/>
                <w:szCs w:val="24"/>
              </w:rPr>
              <w:t>PK, NOT NULL</w:t>
            </w:r>
          </w:p>
        </w:tc>
        <w:tc>
          <w:tcPr>
            <w:tcW w:w="399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9BE2485" w14:textId="070C9A9C" w:rsidR="273261E1" w:rsidRDefault="273261E1" w:rsidP="007523E7">
            <w:pPr>
              <w:spacing w:after="0" w:line="240" w:lineRule="auto"/>
              <w:jc w:val="center"/>
            </w:pPr>
            <w:r w:rsidRPr="273261E1">
              <w:rPr>
                <w:rFonts w:eastAsia="Times New Roman" w:cs="Times New Roman"/>
                <w:color w:val="000000" w:themeColor="text1"/>
                <w:szCs w:val="24"/>
              </w:rPr>
              <w:t>Unique identifier for testimonial</w:t>
            </w:r>
          </w:p>
        </w:tc>
      </w:tr>
      <w:tr w:rsidR="273261E1" w14:paraId="5405FAC5" w14:textId="77777777" w:rsidTr="00C11FFE">
        <w:trPr>
          <w:trHeight w:val="435"/>
        </w:trPr>
        <w:tc>
          <w:tcPr>
            <w:tcW w:w="199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D672B3F" w14:textId="541B220F" w:rsidR="273261E1" w:rsidRDefault="273261E1" w:rsidP="007523E7">
            <w:pPr>
              <w:spacing w:after="0" w:line="240" w:lineRule="auto"/>
              <w:jc w:val="center"/>
            </w:pPr>
            <w:proofErr w:type="spellStart"/>
            <w:r w:rsidRPr="273261E1">
              <w:rPr>
                <w:rFonts w:eastAsia="Times New Roman" w:cs="Times New Roman"/>
                <w:color w:val="000000" w:themeColor="text1"/>
                <w:szCs w:val="24"/>
              </w:rPr>
              <w:t>userid</w:t>
            </w:r>
            <w:proofErr w:type="spellEnd"/>
          </w:p>
        </w:tc>
        <w:tc>
          <w:tcPr>
            <w:tcW w:w="147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0AE6DF9" w14:textId="1D56DB98" w:rsidR="273261E1" w:rsidRDefault="273261E1" w:rsidP="007523E7">
            <w:pPr>
              <w:spacing w:after="0" w:line="240" w:lineRule="auto"/>
              <w:jc w:val="center"/>
            </w:pPr>
            <w:r w:rsidRPr="273261E1">
              <w:rPr>
                <w:rFonts w:eastAsia="Times New Roman" w:cs="Times New Roman"/>
                <w:color w:val="000000" w:themeColor="text1"/>
                <w:szCs w:val="24"/>
              </w:rPr>
              <w:t>int</w:t>
            </w:r>
          </w:p>
        </w:tc>
        <w:tc>
          <w:tcPr>
            <w:tcW w:w="189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6252D20" w14:textId="4978CD72" w:rsidR="273261E1" w:rsidRDefault="273261E1" w:rsidP="007523E7">
            <w:pPr>
              <w:spacing w:after="0" w:line="240" w:lineRule="auto"/>
              <w:jc w:val="center"/>
            </w:pPr>
            <w:r w:rsidRPr="273261E1">
              <w:rPr>
                <w:rFonts w:eastAsia="Times New Roman" w:cs="Times New Roman"/>
                <w:color w:val="000000" w:themeColor="text1"/>
                <w:szCs w:val="24"/>
              </w:rPr>
              <w:t>FK, NOT NULL</w:t>
            </w:r>
          </w:p>
        </w:tc>
        <w:tc>
          <w:tcPr>
            <w:tcW w:w="399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126142B" w14:textId="18D39E01" w:rsidR="273261E1" w:rsidRDefault="273261E1" w:rsidP="007523E7">
            <w:pPr>
              <w:spacing w:after="0" w:line="240" w:lineRule="auto"/>
              <w:jc w:val="center"/>
            </w:pPr>
            <w:r w:rsidRPr="273261E1">
              <w:rPr>
                <w:rFonts w:eastAsia="Times New Roman" w:cs="Times New Roman"/>
                <w:color w:val="000000" w:themeColor="text1"/>
                <w:szCs w:val="24"/>
              </w:rPr>
              <w:t>User identifier who submitted the testimonial</w:t>
            </w:r>
          </w:p>
        </w:tc>
      </w:tr>
      <w:tr w:rsidR="273261E1" w14:paraId="68C18196" w14:textId="77777777" w:rsidTr="00C11FFE">
        <w:trPr>
          <w:trHeight w:val="435"/>
        </w:trPr>
        <w:tc>
          <w:tcPr>
            <w:tcW w:w="199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DB575BC" w14:textId="6B7661EA" w:rsidR="273261E1" w:rsidRDefault="273261E1" w:rsidP="007523E7">
            <w:pPr>
              <w:spacing w:after="0" w:line="240" w:lineRule="auto"/>
              <w:jc w:val="center"/>
            </w:pPr>
            <w:r w:rsidRPr="273261E1">
              <w:rPr>
                <w:rFonts w:eastAsia="Times New Roman" w:cs="Times New Roman"/>
                <w:color w:val="000000" w:themeColor="text1"/>
                <w:szCs w:val="24"/>
              </w:rPr>
              <w:t>title</w:t>
            </w:r>
          </w:p>
        </w:tc>
        <w:tc>
          <w:tcPr>
            <w:tcW w:w="147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A1347E2" w14:textId="0B06D7DE" w:rsidR="273261E1" w:rsidRDefault="273261E1" w:rsidP="007523E7">
            <w:pPr>
              <w:spacing w:after="0" w:line="240" w:lineRule="auto"/>
              <w:jc w:val="center"/>
            </w:pPr>
            <w:r w:rsidRPr="273261E1">
              <w:rPr>
                <w:rFonts w:eastAsia="Times New Roman" w:cs="Times New Roman"/>
                <w:color w:val="000000" w:themeColor="text1"/>
                <w:szCs w:val="24"/>
              </w:rPr>
              <w:t>varchar(255)</w:t>
            </w:r>
          </w:p>
        </w:tc>
        <w:tc>
          <w:tcPr>
            <w:tcW w:w="189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91ACD30" w14:textId="0BD2999E" w:rsidR="273261E1" w:rsidRDefault="273261E1" w:rsidP="007523E7">
            <w:pPr>
              <w:spacing w:after="0" w:line="240" w:lineRule="auto"/>
              <w:jc w:val="center"/>
            </w:pPr>
            <w:r w:rsidRPr="273261E1">
              <w:rPr>
                <w:rFonts w:eastAsia="Times New Roman" w:cs="Times New Roman"/>
                <w:color w:val="000000" w:themeColor="text1"/>
                <w:szCs w:val="24"/>
              </w:rPr>
              <w:t>NULL</w:t>
            </w:r>
          </w:p>
        </w:tc>
        <w:tc>
          <w:tcPr>
            <w:tcW w:w="399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D522534" w14:textId="05E76C2B" w:rsidR="273261E1" w:rsidRDefault="273261E1" w:rsidP="007523E7">
            <w:pPr>
              <w:spacing w:after="0" w:line="240" w:lineRule="auto"/>
              <w:jc w:val="center"/>
            </w:pPr>
            <w:r w:rsidRPr="273261E1">
              <w:rPr>
                <w:rFonts w:eastAsia="Times New Roman" w:cs="Times New Roman"/>
                <w:color w:val="000000" w:themeColor="text1"/>
                <w:szCs w:val="24"/>
              </w:rPr>
              <w:t>Title of the testimonial</w:t>
            </w:r>
          </w:p>
        </w:tc>
      </w:tr>
      <w:tr w:rsidR="273261E1" w14:paraId="646B12B1" w14:textId="77777777" w:rsidTr="00C11FFE">
        <w:trPr>
          <w:trHeight w:val="435"/>
        </w:trPr>
        <w:tc>
          <w:tcPr>
            <w:tcW w:w="199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A21DEDD" w14:textId="736760B0" w:rsidR="273261E1" w:rsidRDefault="273261E1" w:rsidP="007523E7">
            <w:pPr>
              <w:spacing w:after="0" w:line="240" w:lineRule="auto"/>
              <w:jc w:val="center"/>
            </w:pPr>
            <w:r w:rsidRPr="273261E1">
              <w:rPr>
                <w:rFonts w:eastAsia="Times New Roman" w:cs="Times New Roman"/>
                <w:color w:val="000000" w:themeColor="text1"/>
                <w:szCs w:val="24"/>
              </w:rPr>
              <w:t>content</w:t>
            </w:r>
          </w:p>
        </w:tc>
        <w:tc>
          <w:tcPr>
            <w:tcW w:w="147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E9B55E1" w14:textId="4CA78E0A" w:rsidR="273261E1" w:rsidRDefault="273261E1" w:rsidP="007523E7">
            <w:pPr>
              <w:spacing w:after="0" w:line="240" w:lineRule="auto"/>
              <w:jc w:val="center"/>
            </w:pPr>
            <w:r w:rsidRPr="273261E1">
              <w:rPr>
                <w:rFonts w:eastAsia="Times New Roman" w:cs="Times New Roman"/>
                <w:color w:val="000000" w:themeColor="text1"/>
                <w:szCs w:val="24"/>
              </w:rPr>
              <w:t>text</w:t>
            </w:r>
          </w:p>
        </w:tc>
        <w:tc>
          <w:tcPr>
            <w:tcW w:w="189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E756062" w14:textId="2812D8C8" w:rsidR="273261E1" w:rsidRDefault="273261E1" w:rsidP="007523E7">
            <w:pPr>
              <w:spacing w:after="0" w:line="240" w:lineRule="auto"/>
              <w:jc w:val="center"/>
            </w:pPr>
            <w:r w:rsidRPr="273261E1">
              <w:rPr>
                <w:rFonts w:eastAsia="Times New Roman" w:cs="Times New Roman"/>
                <w:color w:val="000000" w:themeColor="text1"/>
                <w:szCs w:val="24"/>
              </w:rPr>
              <w:t>NULL</w:t>
            </w:r>
          </w:p>
        </w:tc>
        <w:tc>
          <w:tcPr>
            <w:tcW w:w="399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8475620" w14:textId="0C85D830" w:rsidR="273261E1" w:rsidRDefault="273261E1" w:rsidP="007523E7">
            <w:pPr>
              <w:spacing w:after="0" w:line="240" w:lineRule="auto"/>
              <w:jc w:val="center"/>
            </w:pPr>
            <w:r w:rsidRPr="273261E1">
              <w:rPr>
                <w:rFonts w:eastAsia="Times New Roman" w:cs="Times New Roman"/>
                <w:color w:val="000000" w:themeColor="text1"/>
                <w:szCs w:val="24"/>
              </w:rPr>
              <w:t>Content of the testimonial</w:t>
            </w:r>
          </w:p>
        </w:tc>
      </w:tr>
      <w:tr w:rsidR="273261E1" w14:paraId="3A1C9E6D" w14:textId="77777777" w:rsidTr="00C11FFE">
        <w:trPr>
          <w:trHeight w:val="435"/>
        </w:trPr>
        <w:tc>
          <w:tcPr>
            <w:tcW w:w="199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2B3BB0D" w14:textId="461BA086" w:rsidR="273261E1" w:rsidRDefault="273261E1" w:rsidP="007523E7">
            <w:pPr>
              <w:spacing w:after="0" w:line="240" w:lineRule="auto"/>
              <w:jc w:val="center"/>
            </w:pPr>
            <w:proofErr w:type="spellStart"/>
            <w:r w:rsidRPr="273261E1">
              <w:rPr>
                <w:rFonts w:eastAsia="Times New Roman" w:cs="Times New Roman"/>
                <w:color w:val="000000" w:themeColor="text1"/>
                <w:szCs w:val="24"/>
              </w:rPr>
              <w:t>posted_date</w:t>
            </w:r>
            <w:proofErr w:type="spellEnd"/>
          </w:p>
        </w:tc>
        <w:tc>
          <w:tcPr>
            <w:tcW w:w="147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DE9348B" w14:textId="3E568DB4" w:rsidR="273261E1" w:rsidRDefault="273261E1" w:rsidP="007523E7">
            <w:pPr>
              <w:spacing w:after="0" w:line="240" w:lineRule="auto"/>
              <w:jc w:val="center"/>
            </w:pPr>
            <w:r w:rsidRPr="273261E1">
              <w:rPr>
                <w:rFonts w:eastAsia="Times New Roman" w:cs="Times New Roman"/>
                <w:color w:val="000000" w:themeColor="text1"/>
                <w:szCs w:val="24"/>
              </w:rPr>
              <w:t>date</w:t>
            </w:r>
          </w:p>
        </w:tc>
        <w:tc>
          <w:tcPr>
            <w:tcW w:w="189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B80C095" w14:textId="00BD0611" w:rsidR="273261E1" w:rsidRDefault="273261E1" w:rsidP="007523E7">
            <w:pPr>
              <w:spacing w:after="0" w:line="240" w:lineRule="auto"/>
              <w:jc w:val="center"/>
            </w:pPr>
            <w:r w:rsidRPr="273261E1">
              <w:rPr>
                <w:rFonts w:eastAsia="Times New Roman" w:cs="Times New Roman"/>
                <w:color w:val="000000" w:themeColor="text1"/>
                <w:szCs w:val="24"/>
              </w:rPr>
              <w:t>NULL</w:t>
            </w:r>
          </w:p>
        </w:tc>
        <w:tc>
          <w:tcPr>
            <w:tcW w:w="399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9E3D20A" w14:textId="441FB3C8" w:rsidR="273261E1" w:rsidRDefault="273261E1" w:rsidP="007523E7">
            <w:pPr>
              <w:spacing w:after="0" w:line="240" w:lineRule="auto"/>
              <w:jc w:val="center"/>
            </w:pPr>
            <w:r w:rsidRPr="273261E1">
              <w:rPr>
                <w:rFonts w:eastAsia="Times New Roman" w:cs="Times New Roman"/>
                <w:color w:val="000000" w:themeColor="text1"/>
                <w:szCs w:val="24"/>
              </w:rPr>
              <w:t>Date when testimonial was posted</w:t>
            </w:r>
          </w:p>
        </w:tc>
      </w:tr>
      <w:tr w:rsidR="273261E1" w14:paraId="2E6EF6E0" w14:textId="77777777" w:rsidTr="00C11FFE">
        <w:trPr>
          <w:trHeight w:val="435"/>
        </w:trPr>
        <w:tc>
          <w:tcPr>
            <w:tcW w:w="199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6E07B22" w14:textId="1D437FA9" w:rsidR="273261E1" w:rsidRDefault="273261E1" w:rsidP="007523E7">
            <w:pPr>
              <w:spacing w:after="0" w:line="240" w:lineRule="auto"/>
              <w:jc w:val="center"/>
            </w:pPr>
            <w:r w:rsidRPr="273261E1">
              <w:rPr>
                <w:rFonts w:eastAsia="Times New Roman" w:cs="Times New Roman"/>
                <w:color w:val="000000" w:themeColor="text1"/>
                <w:szCs w:val="24"/>
              </w:rPr>
              <w:t>image</w:t>
            </w:r>
          </w:p>
        </w:tc>
        <w:tc>
          <w:tcPr>
            <w:tcW w:w="147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D7685E8" w14:textId="65FAE77F" w:rsidR="273261E1" w:rsidRDefault="273261E1" w:rsidP="007523E7">
            <w:pPr>
              <w:spacing w:after="0" w:line="240" w:lineRule="auto"/>
              <w:jc w:val="center"/>
            </w:pPr>
            <w:r w:rsidRPr="273261E1">
              <w:rPr>
                <w:rFonts w:eastAsia="Times New Roman" w:cs="Times New Roman"/>
                <w:color w:val="000000" w:themeColor="text1"/>
                <w:szCs w:val="24"/>
              </w:rPr>
              <w:t>varchar(255)</w:t>
            </w:r>
          </w:p>
        </w:tc>
        <w:tc>
          <w:tcPr>
            <w:tcW w:w="189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30A662B" w14:textId="5E9628F9" w:rsidR="273261E1" w:rsidRDefault="273261E1" w:rsidP="007523E7">
            <w:pPr>
              <w:spacing w:after="0" w:line="240" w:lineRule="auto"/>
              <w:jc w:val="center"/>
            </w:pPr>
            <w:r w:rsidRPr="273261E1">
              <w:rPr>
                <w:rFonts w:eastAsia="Times New Roman" w:cs="Times New Roman"/>
                <w:color w:val="000000" w:themeColor="text1"/>
                <w:szCs w:val="24"/>
              </w:rPr>
              <w:t>NULL</w:t>
            </w:r>
          </w:p>
        </w:tc>
        <w:tc>
          <w:tcPr>
            <w:tcW w:w="399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C848CCD" w14:textId="547CC978" w:rsidR="273261E1" w:rsidRDefault="273261E1" w:rsidP="007523E7">
            <w:pPr>
              <w:spacing w:after="0" w:line="240" w:lineRule="auto"/>
              <w:jc w:val="center"/>
            </w:pPr>
            <w:r w:rsidRPr="273261E1">
              <w:rPr>
                <w:rFonts w:eastAsia="Times New Roman" w:cs="Times New Roman"/>
                <w:color w:val="000000" w:themeColor="text1"/>
                <w:szCs w:val="24"/>
              </w:rPr>
              <w:t>Image related to the testimonial</w:t>
            </w:r>
          </w:p>
        </w:tc>
      </w:tr>
      <w:tr w:rsidR="273261E1" w14:paraId="5CC80D91" w14:textId="77777777" w:rsidTr="00C11FFE">
        <w:trPr>
          <w:trHeight w:val="435"/>
        </w:trPr>
        <w:tc>
          <w:tcPr>
            <w:tcW w:w="199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4B9D600" w14:textId="499832EE" w:rsidR="273261E1" w:rsidRDefault="273261E1" w:rsidP="007523E7">
            <w:pPr>
              <w:spacing w:after="0" w:line="240" w:lineRule="auto"/>
              <w:jc w:val="center"/>
            </w:pPr>
            <w:proofErr w:type="spellStart"/>
            <w:r w:rsidRPr="273261E1">
              <w:rPr>
                <w:rFonts w:eastAsia="Times New Roman" w:cs="Times New Roman"/>
                <w:color w:val="000000" w:themeColor="text1"/>
                <w:szCs w:val="24"/>
              </w:rPr>
              <w:t>isactive</w:t>
            </w:r>
            <w:proofErr w:type="spellEnd"/>
          </w:p>
        </w:tc>
        <w:tc>
          <w:tcPr>
            <w:tcW w:w="147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D92570B" w14:textId="4631A4D6" w:rsidR="273261E1" w:rsidRDefault="273261E1" w:rsidP="007523E7">
            <w:pPr>
              <w:spacing w:after="0" w:line="240" w:lineRule="auto"/>
              <w:jc w:val="center"/>
            </w:pPr>
            <w:proofErr w:type="spellStart"/>
            <w:r w:rsidRPr="273261E1">
              <w:rPr>
                <w:rFonts w:eastAsia="Times New Roman" w:cs="Times New Roman"/>
                <w:color w:val="000000" w:themeColor="text1"/>
                <w:szCs w:val="24"/>
              </w:rPr>
              <w:t>boolean</w:t>
            </w:r>
            <w:proofErr w:type="spellEnd"/>
          </w:p>
        </w:tc>
        <w:tc>
          <w:tcPr>
            <w:tcW w:w="189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ED4EC86" w14:textId="52B54A4B" w:rsidR="273261E1" w:rsidRDefault="273261E1" w:rsidP="007523E7">
            <w:pPr>
              <w:spacing w:after="0" w:line="240" w:lineRule="auto"/>
              <w:jc w:val="center"/>
            </w:pPr>
            <w:r w:rsidRPr="273261E1">
              <w:rPr>
                <w:rFonts w:eastAsia="Times New Roman" w:cs="Times New Roman"/>
                <w:color w:val="000000" w:themeColor="text1"/>
                <w:szCs w:val="24"/>
              </w:rPr>
              <w:t>DEFAULT (1)</w:t>
            </w:r>
          </w:p>
        </w:tc>
        <w:tc>
          <w:tcPr>
            <w:tcW w:w="399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09638CB" w14:textId="528A943B" w:rsidR="273261E1" w:rsidRDefault="273261E1" w:rsidP="007523E7">
            <w:pPr>
              <w:keepNext/>
              <w:spacing w:after="0" w:line="240" w:lineRule="auto"/>
              <w:jc w:val="center"/>
            </w:pPr>
            <w:r w:rsidRPr="273261E1">
              <w:rPr>
                <w:rFonts w:eastAsia="Times New Roman" w:cs="Times New Roman"/>
                <w:color w:val="000000" w:themeColor="text1"/>
                <w:szCs w:val="24"/>
              </w:rPr>
              <w:t>Testimonial active status</w:t>
            </w:r>
          </w:p>
        </w:tc>
      </w:tr>
    </w:tbl>
    <w:p w14:paraId="0CECAE9A" w14:textId="470237A5" w:rsidR="1B150E48" w:rsidRDefault="002D07CD" w:rsidP="00FB5C60">
      <w:pPr>
        <w:pStyle w:val="Caption"/>
        <w:rPr>
          <w:rFonts w:eastAsia="Times New Roman"/>
          <w:lang w:eastAsia="en-CA"/>
        </w:rPr>
      </w:pPr>
      <w:bookmarkStart w:id="15" w:name="_Toc172323774"/>
      <w:r>
        <w:t xml:space="preserve">Table </w:t>
      </w:r>
      <w:fldSimple w:instr=" SEQ Table \* ARABIC ">
        <w:r>
          <w:rPr>
            <w:noProof/>
          </w:rPr>
          <w:t>5</w:t>
        </w:r>
      </w:fldSimple>
      <w:r>
        <w:t>: Data Dictionary - Testimonial</w:t>
      </w:r>
      <w:bookmarkEnd w:id="15"/>
    </w:p>
    <w:p w14:paraId="11C72CE8" w14:textId="7A381F2D" w:rsidR="1E77839B" w:rsidRDefault="1E77839B" w:rsidP="1E77839B">
      <w:pPr>
        <w:spacing w:after="0" w:line="240" w:lineRule="auto"/>
        <w:rPr>
          <w:rFonts w:eastAsia="Times New Roman" w:cs="Times New Roman"/>
          <w:szCs w:val="24"/>
          <w:lang w:eastAsia="en-CA"/>
        </w:rPr>
      </w:pPr>
    </w:p>
    <w:tbl>
      <w:tblPr>
        <w:tblW w:w="9359" w:type="dxa"/>
        <w:tblLayout w:type="fixed"/>
        <w:tblLook w:val="06A0" w:firstRow="1" w:lastRow="0" w:firstColumn="1" w:lastColumn="0" w:noHBand="1" w:noVBand="1"/>
      </w:tblPr>
      <w:tblGrid>
        <w:gridCol w:w="1876"/>
        <w:gridCol w:w="1395"/>
        <w:gridCol w:w="1794"/>
        <w:gridCol w:w="4294"/>
      </w:tblGrid>
      <w:tr w:rsidR="372A4604" w14:paraId="5C342B60" w14:textId="77777777" w:rsidTr="00C11FFE">
        <w:trPr>
          <w:trHeight w:val="420"/>
        </w:trPr>
        <w:tc>
          <w:tcPr>
            <w:tcW w:w="9359" w:type="dxa"/>
            <w:gridSpan w:val="4"/>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3A62763" w14:textId="72BFE14D" w:rsidR="372A4604" w:rsidRDefault="372A4604" w:rsidP="007523E7">
            <w:pPr>
              <w:spacing w:after="0" w:line="240" w:lineRule="auto"/>
              <w:jc w:val="center"/>
            </w:pPr>
            <w:r w:rsidRPr="372A4604">
              <w:rPr>
                <w:rFonts w:eastAsia="Times New Roman" w:cs="Times New Roman"/>
                <w:b/>
                <w:bCs/>
                <w:color w:val="074F69"/>
                <w:sz w:val="36"/>
                <w:szCs w:val="36"/>
              </w:rPr>
              <w:t>careers</w:t>
            </w:r>
          </w:p>
        </w:tc>
      </w:tr>
      <w:tr w:rsidR="372A4604" w14:paraId="1FAC339C" w14:textId="77777777" w:rsidTr="00C11FFE">
        <w:trPr>
          <w:trHeight w:val="435"/>
        </w:trPr>
        <w:tc>
          <w:tcPr>
            <w:tcW w:w="1876" w:type="dxa"/>
            <w:tcBorders>
              <w:top w:val="nil"/>
              <w:left w:val="single" w:sz="4" w:space="0" w:color="auto"/>
              <w:bottom w:val="single" w:sz="4" w:space="0" w:color="auto"/>
              <w:right w:val="single" w:sz="4" w:space="0" w:color="auto"/>
            </w:tcBorders>
            <w:shd w:val="clear" w:color="auto" w:fill="074F69"/>
            <w:tcMar>
              <w:top w:w="15" w:type="dxa"/>
              <w:left w:w="15" w:type="dxa"/>
              <w:right w:w="15" w:type="dxa"/>
            </w:tcMar>
            <w:vAlign w:val="center"/>
          </w:tcPr>
          <w:p w14:paraId="4A04D8C8" w14:textId="687DC6E1" w:rsidR="372A4604" w:rsidRDefault="372A4604" w:rsidP="007523E7">
            <w:pPr>
              <w:spacing w:after="0" w:line="240" w:lineRule="auto"/>
              <w:jc w:val="center"/>
            </w:pPr>
            <w:r w:rsidRPr="372A4604">
              <w:rPr>
                <w:rFonts w:eastAsia="Times New Roman" w:cs="Times New Roman"/>
                <w:b/>
                <w:color w:val="FFFFFF" w:themeColor="background1"/>
                <w:szCs w:val="24"/>
              </w:rPr>
              <w:t>Column Name</w:t>
            </w:r>
          </w:p>
        </w:tc>
        <w:tc>
          <w:tcPr>
            <w:tcW w:w="1395" w:type="dxa"/>
            <w:tcBorders>
              <w:top w:val="nil"/>
              <w:left w:val="single" w:sz="4" w:space="0" w:color="auto"/>
              <w:bottom w:val="single" w:sz="4" w:space="0" w:color="auto"/>
              <w:right w:val="single" w:sz="4" w:space="0" w:color="auto"/>
            </w:tcBorders>
            <w:shd w:val="clear" w:color="auto" w:fill="074F69"/>
            <w:tcMar>
              <w:top w:w="15" w:type="dxa"/>
              <w:left w:w="15" w:type="dxa"/>
              <w:right w:w="15" w:type="dxa"/>
            </w:tcMar>
            <w:vAlign w:val="center"/>
          </w:tcPr>
          <w:p w14:paraId="5C3BCF2C" w14:textId="1A581E5F" w:rsidR="372A4604" w:rsidRDefault="372A4604" w:rsidP="007523E7">
            <w:pPr>
              <w:spacing w:after="0" w:line="240" w:lineRule="auto"/>
              <w:jc w:val="center"/>
            </w:pPr>
            <w:r w:rsidRPr="372A4604">
              <w:rPr>
                <w:rFonts w:eastAsia="Times New Roman" w:cs="Times New Roman"/>
                <w:b/>
                <w:color w:val="FFFFFF" w:themeColor="background1"/>
                <w:szCs w:val="24"/>
              </w:rPr>
              <w:t>Data Type</w:t>
            </w:r>
          </w:p>
        </w:tc>
        <w:tc>
          <w:tcPr>
            <w:tcW w:w="1794" w:type="dxa"/>
            <w:tcBorders>
              <w:top w:val="nil"/>
              <w:left w:val="single" w:sz="4" w:space="0" w:color="auto"/>
              <w:bottom w:val="single" w:sz="4" w:space="0" w:color="auto"/>
              <w:right w:val="single" w:sz="4" w:space="0" w:color="auto"/>
            </w:tcBorders>
            <w:shd w:val="clear" w:color="auto" w:fill="074F69"/>
            <w:tcMar>
              <w:top w:w="15" w:type="dxa"/>
              <w:left w:w="15" w:type="dxa"/>
              <w:right w:w="15" w:type="dxa"/>
            </w:tcMar>
            <w:vAlign w:val="center"/>
          </w:tcPr>
          <w:p w14:paraId="51C06E92" w14:textId="7C3AB3C5" w:rsidR="372A4604" w:rsidRDefault="372A4604" w:rsidP="007523E7">
            <w:pPr>
              <w:spacing w:after="0" w:line="240" w:lineRule="auto"/>
              <w:jc w:val="center"/>
            </w:pPr>
            <w:r w:rsidRPr="372A4604">
              <w:rPr>
                <w:rFonts w:eastAsia="Times New Roman" w:cs="Times New Roman"/>
                <w:b/>
                <w:color w:val="FFFFFF" w:themeColor="background1"/>
                <w:szCs w:val="24"/>
              </w:rPr>
              <w:t>Constraints</w:t>
            </w:r>
          </w:p>
        </w:tc>
        <w:tc>
          <w:tcPr>
            <w:tcW w:w="4294" w:type="dxa"/>
            <w:tcBorders>
              <w:top w:val="nil"/>
              <w:left w:val="single" w:sz="4" w:space="0" w:color="auto"/>
              <w:bottom w:val="single" w:sz="4" w:space="0" w:color="auto"/>
              <w:right w:val="single" w:sz="4" w:space="0" w:color="auto"/>
            </w:tcBorders>
            <w:shd w:val="clear" w:color="auto" w:fill="074F69"/>
            <w:tcMar>
              <w:top w:w="15" w:type="dxa"/>
              <w:left w:w="15" w:type="dxa"/>
              <w:right w:w="15" w:type="dxa"/>
            </w:tcMar>
            <w:vAlign w:val="center"/>
          </w:tcPr>
          <w:p w14:paraId="77881B32" w14:textId="1AD3F3FF" w:rsidR="372A4604" w:rsidRDefault="372A4604" w:rsidP="007523E7">
            <w:pPr>
              <w:spacing w:after="0" w:line="240" w:lineRule="auto"/>
              <w:jc w:val="center"/>
            </w:pPr>
            <w:r w:rsidRPr="372A4604">
              <w:rPr>
                <w:rFonts w:eastAsia="Times New Roman" w:cs="Times New Roman"/>
                <w:b/>
                <w:color w:val="FFFFFF" w:themeColor="background1"/>
                <w:szCs w:val="24"/>
              </w:rPr>
              <w:t>Description</w:t>
            </w:r>
          </w:p>
        </w:tc>
      </w:tr>
      <w:tr w:rsidR="372A4604" w14:paraId="11DC2708" w14:textId="77777777" w:rsidTr="00C11FFE">
        <w:trPr>
          <w:trHeight w:val="435"/>
        </w:trPr>
        <w:tc>
          <w:tcPr>
            <w:tcW w:w="187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0D21A8D" w14:textId="577EBB55" w:rsidR="372A4604" w:rsidRDefault="372A4604" w:rsidP="007523E7">
            <w:pPr>
              <w:spacing w:after="0" w:line="240" w:lineRule="auto"/>
              <w:jc w:val="center"/>
            </w:pPr>
            <w:proofErr w:type="spellStart"/>
            <w:r w:rsidRPr="372A4604">
              <w:rPr>
                <w:rFonts w:eastAsia="Times New Roman" w:cs="Times New Roman"/>
                <w:color w:val="000000" w:themeColor="text1"/>
                <w:szCs w:val="24"/>
              </w:rPr>
              <w:t>careerid</w:t>
            </w:r>
            <w:proofErr w:type="spellEnd"/>
          </w:p>
        </w:tc>
        <w:tc>
          <w:tcPr>
            <w:tcW w:w="13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CAFBE11" w14:textId="68438B36" w:rsidR="372A4604" w:rsidRDefault="372A4604" w:rsidP="007523E7">
            <w:pPr>
              <w:spacing w:after="0" w:line="240" w:lineRule="auto"/>
              <w:jc w:val="center"/>
            </w:pPr>
            <w:r w:rsidRPr="372A4604">
              <w:rPr>
                <w:rFonts w:eastAsia="Times New Roman" w:cs="Times New Roman"/>
                <w:color w:val="000000" w:themeColor="text1"/>
                <w:szCs w:val="24"/>
              </w:rPr>
              <w:t>int</w:t>
            </w:r>
          </w:p>
        </w:tc>
        <w:tc>
          <w:tcPr>
            <w:tcW w:w="179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6D9117C" w14:textId="1A37D5F1" w:rsidR="372A4604" w:rsidRDefault="372A4604" w:rsidP="007523E7">
            <w:pPr>
              <w:spacing w:after="0" w:line="240" w:lineRule="auto"/>
              <w:jc w:val="center"/>
            </w:pPr>
            <w:r w:rsidRPr="372A4604">
              <w:rPr>
                <w:rFonts w:eastAsia="Times New Roman" w:cs="Times New Roman"/>
                <w:color w:val="000000" w:themeColor="text1"/>
                <w:szCs w:val="24"/>
              </w:rPr>
              <w:t>PK, NOT NULL</w:t>
            </w:r>
          </w:p>
        </w:tc>
        <w:tc>
          <w:tcPr>
            <w:tcW w:w="429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7021F7F" w14:textId="2947ED55" w:rsidR="372A4604" w:rsidRDefault="372A4604" w:rsidP="007523E7">
            <w:pPr>
              <w:spacing w:after="0" w:line="240" w:lineRule="auto"/>
              <w:jc w:val="center"/>
            </w:pPr>
            <w:r w:rsidRPr="372A4604">
              <w:rPr>
                <w:rFonts w:eastAsia="Times New Roman" w:cs="Times New Roman"/>
                <w:color w:val="000000" w:themeColor="text1"/>
                <w:szCs w:val="24"/>
              </w:rPr>
              <w:t>Unique identifier for career opportunity</w:t>
            </w:r>
          </w:p>
        </w:tc>
      </w:tr>
      <w:tr w:rsidR="372A4604" w14:paraId="106C533D" w14:textId="77777777" w:rsidTr="00C11FFE">
        <w:trPr>
          <w:trHeight w:val="435"/>
        </w:trPr>
        <w:tc>
          <w:tcPr>
            <w:tcW w:w="187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C9A84F2" w14:textId="09909CC1" w:rsidR="372A4604" w:rsidRDefault="372A4604" w:rsidP="007523E7">
            <w:pPr>
              <w:spacing w:after="0" w:line="240" w:lineRule="auto"/>
              <w:jc w:val="center"/>
            </w:pPr>
            <w:proofErr w:type="spellStart"/>
            <w:r w:rsidRPr="372A4604">
              <w:rPr>
                <w:rFonts w:eastAsia="Times New Roman" w:cs="Times New Roman"/>
                <w:color w:val="000000" w:themeColor="text1"/>
                <w:szCs w:val="24"/>
              </w:rPr>
              <w:t>userid</w:t>
            </w:r>
            <w:proofErr w:type="spellEnd"/>
          </w:p>
        </w:tc>
        <w:tc>
          <w:tcPr>
            <w:tcW w:w="13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BD1BC0F" w14:textId="1C92AE63" w:rsidR="372A4604" w:rsidRDefault="372A4604" w:rsidP="007523E7">
            <w:pPr>
              <w:spacing w:after="0" w:line="240" w:lineRule="auto"/>
              <w:jc w:val="center"/>
            </w:pPr>
            <w:r w:rsidRPr="372A4604">
              <w:rPr>
                <w:rFonts w:eastAsia="Times New Roman" w:cs="Times New Roman"/>
                <w:color w:val="000000" w:themeColor="text1"/>
                <w:szCs w:val="24"/>
              </w:rPr>
              <w:t>int</w:t>
            </w:r>
          </w:p>
        </w:tc>
        <w:tc>
          <w:tcPr>
            <w:tcW w:w="179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852DCF9" w14:textId="3F0C9648" w:rsidR="372A4604" w:rsidRDefault="372A4604" w:rsidP="007523E7">
            <w:pPr>
              <w:spacing w:after="0" w:line="240" w:lineRule="auto"/>
              <w:jc w:val="center"/>
            </w:pPr>
            <w:r w:rsidRPr="372A4604">
              <w:rPr>
                <w:rFonts w:eastAsia="Times New Roman" w:cs="Times New Roman"/>
                <w:color w:val="000000" w:themeColor="text1"/>
                <w:szCs w:val="24"/>
              </w:rPr>
              <w:t>FK, NOT NULL</w:t>
            </w:r>
          </w:p>
        </w:tc>
        <w:tc>
          <w:tcPr>
            <w:tcW w:w="429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F650490" w14:textId="7CF84A6F" w:rsidR="372A4604" w:rsidRDefault="372A4604" w:rsidP="007523E7">
            <w:pPr>
              <w:spacing w:after="0" w:line="240" w:lineRule="auto"/>
              <w:jc w:val="center"/>
            </w:pPr>
            <w:r w:rsidRPr="372A4604">
              <w:rPr>
                <w:rFonts w:eastAsia="Times New Roman" w:cs="Times New Roman"/>
                <w:color w:val="000000" w:themeColor="text1"/>
                <w:szCs w:val="24"/>
              </w:rPr>
              <w:t>User identifier who posted the career opportunity</w:t>
            </w:r>
          </w:p>
        </w:tc>
      </w:tr>
      <w:tr w:rsidR="372A4604" w14:paraId="5F8C56BC" w14:textId="77777777" w:rsidTr="00C11FFE">
        <w:trPr>
          <w:trHeight w:val="435"/>
        </w:trPr>
        <w:tc>
          <w:tcPr>
            <w:tcW w:w="187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B5DB052" w14:textId="577478C6" w:rsidR="372A4604" w:rsidRDefault="372A4604" w:rsidP="007523E7">
            <w:pPr>
              <w:spacing w:after="0" w:line="240" w:lineRule="auto"/>
              <w:jc w:val="center"/>
            </w:pPr>
            <w:r w:rsidRPr="372A4604">
              <w:rPr>
                <w:rFonts w:eastAsia="Times New Roman" w:cs="Times New Roman"/>
                <w:color w:val="000000" w:themeColor="text1"/>
                <w:szCs w:val="24"/>
              </w:rPr>
              <w:t>title</w:t>
            </w:r>
          </w:p>
        </w:tc>
        <w:tc>
          <w:tcPr>
            <w:tcW w:w="13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CDA517A" w14:textId="5A4D937D" w:rsidR="372A4604" w:rsidRDefault="372A4604" w:rsidP="007523E7">
            <w:pPr>
              <w:spacing w:after="0" w:line="240" w:lineRule="auto"/>
              <w:jc w:val="center"/>
            </w:pPr>
            <w:r w:rsidRPr="372A4604">
              <w:rPr>
                <w:rFonts w:eastAsia="Times New Roman" w:cs="Times New Roman"/>
                <w:color w:val="000000" w:themeColor="text1"/>
                <w:szCs w:val="24"/>
              </w:rPr>
              <w:t>varchar(255)</w:t>
            </w:r>
          </w:p>
        </w:tc>
        <w:tc>
          <w:tcPr>
            <w:tcW w:w="179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BF8DA3F" w14:textId="2C558F5B" w:rsidR="372A4604" w:rsidRDefault="372A4604" w:rsidP="007523E7">
            <w:pPr>
              <w:spacing w:after="0" w:line="240" w:lineRule="auto"/>
              <w:jc w:val="center"/>
            </w:pPr>
            <w:r w:rsidRPr="372A4604">
              <w:rPr>
                <w:rFonts w:eastAsia="Times New Roman" w:cs="Times New Roman"/>
                <w:color w:val="000000" w:themeColor="text1"/>
                <w:szCs w:val="24"/>
              </w:rPr>
              <w:t>NULL</w:t>
            </w:r>
          </w:p>
        </w:tc>
        <w:tc>
          <w:tcPr>
            <w:tcW w:w="429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F0043CA" w14:textId="03753172" w:rsidR="372A4604" w:rsidRDefault="372A4604" w:rsidP="007523E7">
            <w:pPr>
              <w:spacing w:after="0" w:line="240" w:lineRule="auto"/>
              <w:jc w:val="center"/>
            </w:pPr>
            <w:r w:rsidRPr="372A4604">
              <w:rPr>
                <w:rFonts w:eastAsia="Times New Roman" w:cs="Times New Roman"/>
                <w:color w:val="000000" w:themeColor="text1"/>
                <w:szCs w:val="24"/>
              </w:rPr>
              <w:t>Title of the career opportunity</w:t>
            </w:r>
          </w:p>
        </w:tc>
      </w:tr>
      <w:tr w:rsidR="372A4604" w14:paraId="01AAD39D" w14:textId="77777777" w:rsidTr="00C11FFE">
        <w:trPr>
          <w:trHeight w:val="435"/>
        </w:trPr>
        <w:tc>
          <w:tcPr>
            <w:tcW w:w="187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68EE722" w14:textId="36881E34" w:rsidR="372A4604" w:rsidRDefault="372A4604" w:rsidP="007523E7">
            <w:pPr>
              <w:spacing w:after="0" w:line="240" w:lineRule="auto"/>
              <w:jc w:val="center"/>
            </w:pPr>
            <w:r w:rsidRPr="372A4604">
              <w:rPr>
                <w:rFonts w:eastAsia="Times New Roman" w:cs="Times New Roman"/>
                <w:color w:val="000000" w:themeColor="text1"/>
                <w:szCs w:val="24"/>
              </w:rPr>
              <w:t>content</w:t>
            </w:r>
          </w:p>
        </w:tc>
        <w:tc>
          <w:tcPr>
            <w:tcW w:w="13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975E2D2" w14:textId="7B653771" w:rsidR="372A4604" w:rsidRDefault="372A4604" w:rsidP="007523E7">
            <w:pPr>
              <w:spacing w:after="0" w:line="240" w:lineRule="auto"/>
              <w:jc w:val="center"/>
            </w:pPr>
            <w:r w:rsidRPr="372A4604">
              <w:rPr>
                <w:rFonts w:eastAsia="Times New Roman" w:cs="Times New Roman"/>
                <w:color w:val="000000" w:themeColor="text1"/>
                <w:szCs w:val="24"/>
              </w:rPr>
              <w:t>text</w:t>
            </w:r>
          </w:p>
        </w:tc>
        <w:tc>
          <w:tcPr>
            <w:tcW w:w="179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0C29BEA" w14:textId="6FB08431" w:rsidR="372A4604" w:rsidRDefault="372A4604" w:rsidP="007523E7">
            <w:pPr>
              <w:spacing w:after="0" w:line="240" w:lineRule="auto"/>
              <w:jc w:val="center"/>
            </w:pPr>
            <w:r w:rsidRPr="372A4604">
              <w:rPr>
                <w:rFonts w:eastAsia="Times New Roman" w:cs="Times New Roman"/>
                <w:color w:val="000000" w:themeColor="text1"/>
                <w:szCs w:val="24"/>
              </w:rPr>
              <w:t>NULL</w:t>
            </w:r>
          </w:p>
        </w:tc>
        <w:tc>
          <w:tcPr>
            <w:tcW w:w="429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D323BF4" w14:textId="49D77795" w:rsidR="372A4604" w:rsidRDefault="372A4604" w:rsidP="007523E7">
            <w:pPr>
              <w:spacing w:after="0" w:line="240" w:lineRule="auto"/>
              <w:jc w:val="center"/>
            </w:pPr>
            <w:r w:rsidRPr="372A4604">
              <w:rPr>
                <w:rFonts w:eastAsia="Times New Roman" w:cs="Times New Roman"/>
                <w:color w:val="000000" w:themeColor="text1"/>
                <w:szCs w:val="24"/>
              </w:rPr>
              <w:t>Content of the career opportunity</w:t>
            </w:r>
          </w:p>
        </w:tc>
      </w:tr>
      <w:tr w:rsidR="372A4604" w14:paraId="54174F14" w14:textId="77777777" w:rsidTr="00C11FFE">
        <w:trPr>
          <w:trHeight w:val="435"/>
        </w:trPr>
        <w:tc>
          <w:tcPr>
            <w:tcW w:w="187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C145EF6" w14:textId="55B3B84D" w:rsidR="372A4604" w:rsidRDefault="372A4604" w:rsidP="007523E7">
            <w:pPr>
              <w:spacing w:after="0" w:line="240" w:lineRule="auto"/>
              <w:jc w:val="center"/>
            </w:pPr>
            <w:proofErr w:type="spellStart"/>
            <w:r w:rsidRPr="372A4604">
              <w:rPr>
                <w:rFonts w:eastAsia="Times New Roman" w:cs="Times New Roman"/>
                <w:color w:val="000000" w:themeColor="text1"/>
                <w:szCs w:val="24"/>
              </w:rPr>
              <w:t>posted_date</w:t>
            </w:r>
            <w:proofErr w:type="spellEnd"/>
          </w:p>
        </w:tc>
        <w:tc>
          <w:tcPr>
            <w:tcW w:w="13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94E6A5D" w14:textId="48AB1DE5" w:rsidR="372A4604" w:rsidRDefault="372A4604" w:rsidP="007523E7">
            <w:pPr>
              <w:spacing w:after="0" w:line="240" w:lineRule="auto"/>
              <w:jc w:val="center"/>
            </w:pPr>
            <w:r w:rsidRPr="372A4604">
              <w:rPr>
                <w:rFonts w:eastAsia="Times New Roman" w:cs="Times New Roman"/>
                <w:color w:val="000000" w:themeColor="text1"/>
                <w:szCs w:val="24"/>
              </w:rPr>
              <w:t>date</w:t>
            </w:r>
          </w:p>
        </w:tc>
        <w:tc>
          <w:tcPr>
            <w:tcW w:w="179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3F22398" w14:textId="772FB1AE" w:rsidR="372A4604" w:rsidRDefault="372A4604" w:rsidP="007523E7">
            <w:pPr>
              <w:spacing w:after="0" w:line="240" w:lineRule="auto"/>
              <w:jc w:val="center"/>
            </w:pPr>
            <w:r w:rsidRPr="372A4604">
              <w:rPr>
                <w:rFonts w:eastAsia="Times New Roman" w:cs="Times New Roman"/>
                <w:color w:val="000000" w:themeColor="text1"/>
                <w:szCs w:val="24"/>
              </w:rPr>
              <w:t>NULL</w:t>
            </w:r>
          </w:p>
        </w:tc>
        <w:tc>
          <w:tcPr>
            <w:tcW w:w="429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A4B47B9" w14:textId="279C3AF3" w:rsidR="372A4604" w:rsidRDefault="372A4604" w:rsidP="007523E7">
            <w:pPr>
              <w:spacing w:after="0" w:line="240" w:lineRule="auto"/>
              <w:jc w:val="center"/>
            </w:pPr>
            <w:r w:rsidRPr="372A4604">
              <w:rPr>
                <w:rFonts w:eastAsia="Times New Roman" w:cs="Times New Roman"/>
                <w:color w:val="000000" w:themeColor="text1"/>
                <w:szCs w:val="24"/>
              </w:rPr>
              <w:t>Date when career opportunity was posted</w:t>
            </w:r>
          </w:p>
        </w:tc>
      </w:tr>
      <w:tr w:rsidR="372A4604" w14:paraId="0E3FFBB7" w14:textId="77777777" w:rsidTr="00C11FFE">
        <w:trPr>
          <w:trHeight w:val="435"/>
        </w:trPr>
        <w:tc>
          <w:tcPr>
            <w:tcW w:w="187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74B3F85" w14:textId="2501230C" w:rsidR="372A4604" w:rsidRDefault="372A4604" w:rsidP="007523E7">
            <w:pPr>
              <w:spacing w:after="0" w:line="240" w:lineRule="auto"/>
              <w:jc w:val="center"/>
            </w:pPr>
            <w:proofErr w:type="spellStart"/>
            <w:r w:rsidRPr="372A4604">
              <w:rPr>
                <w:rFonts w:eastAsia="Times New Roman" w:cs="Times New Roman"/>
                <w:color w:val="000000" w:themeColor="text1"/>
                <w:szCs w:val="24"/>
              </w:rPr>
              <w:t>isactive</w:t>
            </w:r>
            <w:proofErr w:type="spellEnd"/>
          </w:p>
        </w:tc>
        <w:tc>
          <w:tcPr>
            <w:tcW w:w="13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1F7740D" w14:textId="4D2A201B" w:rsidR="372A4604" w:rsidRDefault="372A4604" w:rsidP="007523E7">
            <w:pPr>
              <w:spacing w:after="0" w:line="240" w:lineRule="auto"/>
              <w:jc w:val="center"/>
            </w:pPr>
            <w:proofErr w:type="spellStart"/>
            <w:r w:rsidRPr="372A4604">
              <w:rPr>
                <w:rFonts w:eastAsia="Times New Roman" w:cs="Times New Roman"/>
                <w:color w:val="000000" w:themeColor="text1"/>
                <w:szCs w:val="24"/>
              </w:rPr>
              <w:t>boolean</w:t>
            </w:r>
            <w:proofErr w:type="spellEnd"/>
          </w:p>
        </w:tc>
        <w:tc>
          <w:tcPr>
            <w:tcW w:w="179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9FAAD7F" w14:textId="75ED4A7B" w:rsidR="372A4604" w:rsidRDefault="372A4604" w:rsidP="007523E7">
            <w:pPr>
              <w:spacing w:after="0" w:line="240" w:lineRule="auto"/>
              <w:jc w:val="center"/>
            </w:pPr>
            <w:r w:rsidRPr="372A4604">
              <w:rPr>
                <w:rFonts w:eastAsia="Times New Roman" w:cs="Times New Roman"/>
                <w:color w:val="000000" w:themeColor="text1"/>
                <w:szCs w:val="24"/>
              </w:rPr>
              <w:t>DEFAULT (1)</w:t>
            </w:r>
          </w:p>
        </w:tc>
        <w:tc>
          <w:tcPr>
            <w:tcW w:w="429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87B210F" w14:textId="060B897F" w:rsidR="372A4604" w:rsidRDefault="372A4604" w:rsidP="007523E7">
            <w:pPr>
              <w:keepNext/>
              <w:spacing w:after="0" w:line="240" w:lineRule="auto"/>
              <w:jc w:val="center"/>
            </w:pPr>
            <w:r w:rsidRPr="372A4604">
              <w:rPr>
                <w:rFonts w:eastAsia="Times New Roman" w:cs="Times New Roman"/>
                <w:color w:val="000000" w:themeColor="text1"/>
                <w:szCs w:val="24"/>
              </w:rPr>
              <w:t>Career opportunity active status</w:t>
            </w:r>
          </w:p>
        </w:tc>
      </w:tr>
    </w:tbl>
    <w:p w14:paraId="7F7C606A" w14:textId="342DD75A" w:rsidR="1E77839B" w:rsidRDefault="002D07CD" w:rsidP="00FB5C60">
      <w:pPr>
        <w:pStyle w:val="Caption"/>
        <w:rPr>
          <w:rFonts w:eastAsia="Times New Roman"/>
          <w:lang w:eastAsia="en-CA"/>
        </w:rPr>
      </w:pPr>
      <w:bookmarkStart w:id="16" w:name="_Toc172323775"/>
      <w:r>
        <w:t xml:space="preserve">Table </w:t>
      </w:r>
      <w:fldSimple w:instr=" SEQ Table \* ARABIC ">
        <w:r>
          <w:rPr>
            <w:noProof/>
          </w:rPr>
          <w:t>6</w:t>
        </w:r>
      </w:fldSimple>
      <w:r>
        <w:t>: Data Dictionary - Careers</w:t>
      </w:r>
      <w:bookmarkEnd w:id="16"/>
    </w:p>
    <w:p w14:paraId="014FC7DA" w14:textId="5B892558" w:rsidR="372A4604" w:rsidRDefault="00E97C72">
      <w:pPr>
        <w:spacing w:after="160" w:line="259" w:lineRule="auto"/>
        <w:rPr>
          <w:rFonts w:eastAsia="Times New Roman" w:cs="Times New Roman"/>
          <w:szCs w:val="24"/>
          <w:lang w:eastAsia="en-CA"/>
        </w:rPr>
      </w:pPr>
      <w:r>
        <w:rPr>
          <w:rFonts w:eastAsia="Times New Roman" w:cs="Times New Roman"/>
          <w:szCs w:val="24"/>
          <w:lang w:eastAsia="en-CA"/>
        </w:rPr>
        <w:br w:type="page"/>
      </w:r>
    </w:p>
    <w:p w14:paraId="18ECEA0A" w14:textId="5C81CF39" w:rsidR="372A4604" w:rsidRPr="0066375D" w:rsidRDefault="372A4604" w:rsidP="372A4604">
      <w:pPr>
        <w:spacing w:after="0" w:line="240" w:lineRule="auto"/>
        <w:rPr>
          <w:rFonts w:eastAsia="Times New Roman" w:cs="Times New Roman"/>
          <w:szCs w:val="24"/>
          <w:lang w:val="en-US" w:eastAsia="en-CA"/>
        </w:rPr>
      </w:pPr>
    </w:p>
    <w:tbl>
      <w:tblPr>
        <w:tblW w:w="9359" w:type="dxa"/>
        <w:tblLayout w:type="fixed"/>
        <w:tblLook w:val="06A0" w:firstRow="1" w:lastRow="0" w:firstColumn="1" w:lastColumn="0" w:noHBand="1" w:noVBand="1"/>
      </w:tblPr>
      <w:tblGrid>
        <w:gridCol w:w="1875"/>
        <w:gridCol w:w="1395"/>
        <w:gridCol w:w="1794"/>
        <w:gridCol w:w="4295"/>
      </w:tblGrid>
      <w:tr w:rsidR="474A3A7E" w14:paraId="35D9814B" w14:textId="77777777" w:rsidTr="00C11FFE">
        <w:trPr>
          <w:trHeight w:val="825"/>
        </w:trPr>
        <w:tc>
          <w:tcPr>
            <w:tcW w:w="9359" w:type="dxa"/>
            <w:gridSpan w:val="4"/>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797C77F" w14:textId="79B681A6" w:rsidR="474A3A7E" w:rsidRDefault="474A3A7E" w:rsidP="007523E7">
            <w:pPr>
              <w:spacing w:after="0" w:line="240" w:lineRule="auto"/>
              <w:jc w:val="center"/>
            </w:pPr>
            <w:proofErr w:type="spellStart"/>
            <w:r w:rsidRPr="474A3A7E">
              <w:rPr>
                <w:rFonts w:eastAsia="Times New Roman" w:cs="Times New Roman"/>
                <w:b/>
                <w:bCs/>
                <w:color w:val="074F69"/>
                <w:sz w:val="36"/>
                <w:szCs w:val="36"/>
              </w:rPr>
              <w:t>support_ticket</w:t>
            </w:r>
            <w:proofErr w:type="spellEnd"/>
          </w:p>
        </w:tc>
      </w:tr>
      <w:tr w:rsidR="474A3A7E" w14:paraId="3C2FB7EE" w14:textId="77777777" w:rsidTr="00C11FFE">
        <w:trPr>
          <w:trHeight w:val="435"/>
        </w:trPr>
        <w:tc>
          <w:tcPr>
            <w:tcW w:w="1875" w:type="dxa"/>
            <w:tcBorders>
              <w:top w:val="nil"/>
              <w:left w:val="single" w:sz="4" w:space="0" w:color="auto"/>
              <w:bottom w:val="single" w:sz="4" w:space="0" w:color="auto"/>
              <w:right w:val="single" w:sz="4" w:space="0" w:color="auto"/>
            </w:tcBorders>
            <w:shd w:val="clear" w:color="auto" w:fill="074F69"/>
            <w:tcMar>
              <w:top w:w="15" w:type="dxa"/>
              <w:left w:w="15" w:type="dxa"/>
              <w:right w:w="15" w:type="dxa"/>
            </w:tcMar>
            <w:vAlign w:val="center"/>
          </w:tcPr>
          <w:p w14:paraId="547C8424" w14:textId="1F6E221B" w:rsidR="474A3A7E" w:rsidRDefault="474A3A7E" w:rsidP="007523E7">
            <w:pPr>
              <w:spacing w:after="0" w:line="240" w:lineRule="auto"/>
              <w:jc w:val="center"/>
            </w:pPr>
            <w:r w:rsidRPr="474A3A7E">
              <w:rPr>
                <w:rFonts w:eastAsia="Times New Roman" w:cs="Times New Roman"/>
                <w:b/>
                <w:color w:val="FFFFFF" w:themeColor="background1"/>
                <w:szCs w:val="24"/>
              </w:rPr>
              <w:t>Column Name</w:t>
            </w:r>
          </w:p>
        </w:tc>
        <w:tc>
          <w:tcPr>
            <w:tcW w:w="1395" w:type="dxa"/>
            <w:tcBorders>
              <w:top w:val="nil"/>
              <w:left w:val="single" w:sz="4" w:space="0" w:color="auto"/>
              <w:bottom w:val="single" w:sz="4" w:space="0" w:color="auto"/>
              <w:right w:val="single" w:sz="4" w:space="0" w:color="auto"/>
            </w:tcBorders>
            <w:shd w:val="clear" w:color="auto" w:fill="074F69"/>
            <w:tcMar>
              <w:top w:w="15" w:type="dxa"/>
              <w:left w:w="15" w:type="dxa"/>
              <w:right w:w="15" w:type="dxa"/>
            </w:tcMar>
            <w:vAlign w:val="center"/>
          </w:tcPr>
          <w:p w14:paraId="4231CBE8" w14:textId="170D0AEE" w:rsidR="474A3A7E" w:rsidRDefault="474A3A7E" w:rsidP="007523E7">
            <w:pPr>
              <w:spacing w:after="0" w:line="240" w:lineRule="auto"/>
              <w:jc w:val="center"/>
            </w:pPr>
            <w:r w:rsidRPr="474A3A7E">
              <w:rPr>
                <w:rFonts w:eastAsia="Times New Roman" w:cs="Times New Roman"/>
                <w:b/>
                <w:color w:val="FFFFFF" w:themeColor="background1"/>
                <w:szCs w:val="24"/>
              </w:rPr>
              <w:t>Data Type</w:t>
            </w:r>
          </w:p>
        </w:tc>
        <w:tc>
          <w:tcPr>
            <w:tcW w:w="1794" w:type="dxa"/>
            <w:tcBorders>
              <w:top w:val="nil"/>
              <w:left w:val="single" w:sz="4" w:space="0" w:color="auto"/>
              <w:bottom w:val="single" w:sz="4" w:space="0" w:color="auto"/>
              <w:right w:val="single" w:sz="4" w:space="0" w:color="auto"/>
            </w:tcBorders>
            <w:shd w:val="clear" w:color="auto" w:fill="074F69"/>
            <w:tcMar>
              <w:top w:w="15" w:type="dxa"/>
              <w:left w:w="15" w:type="dxa"/>
              <w:right w:w="15" w:type="dxa"/>
            </w:tcMar>
            <w:vAlign w:val="center"/>
          </w:tcPr>
          <w:p w14:paraId="1FFAB9E5" w14:textId="517CD028" w:rsidR="474A3A7E" w:rsidRDefault="474A3A7E" w:rsidP="007523E7">
            <w:pPr>
              <w:spacing w:after="0" w:line="240" w:lineRule="auto"/>
              <w:jc w:val="center"/>
            </w:pPr>
            <w:r w:rsidRPr="474A3A7E">
              <w:rPr>
                <w:rFonts w:eastAsia="Times New Roman" w:cs="Times New Roman"/>
                <w:b/>
                <w:color w:val="FFFFFF" w:themeColor="background1"/>
                <w:szCs w:val="24"/>
              </w:rPr>
              <w:t>Constraints</w:t>
            </w:r>
          </w:p>
        </w:tc>
        <w:tc>
          <w:tcPr>
            <w:tcW w:w="4295" w:type="dxa"/>
            <w:tcBorders>
              <w:top w:val="nil"/>
              <w:left w:val="single" w:sz="4" w:space="0" w:color="auto"/>
              <w:bottom w:val="single" w:sz="4" w:space="0" w:color="auto"/>
              <w:right w:val="single" w:sz="4" w:space="0" w:color="auto"/>
            </w:tcBorders>
            <w:shd w:val="clear" w:color="auto" w:fill="074F69"/>
            <w:tcMar>
              <w:top w:w="15" w:type="dxa"/>
              <w:left w:w="15" w:type="dxa"/>
              <w:right w:w="15" w:type="dxa"/>
            </w:tcMar>
            <w:vAlign w:val="center"/>
          </w:tcPr>
          <w:p w14:paraId="4645B9F2" w14:textId="6567B0C7" w:rsidR="474A3A7E" w:rsidRDefault="474A3A7E" w:rsidP="007523E7">
            <w:pPr>
              <w:spacing w:after="0" w:line="240" w:lineRule="auto"/>
              <w:jc w:val="center"/>
            </w:pPr>
            <w:r w:rsidRPr="474A3A7E">
              <w:rPr>
                <w:rFonts w:eastAsia="Times New Roman" w:cs="Times New Roman"/>
                <w:b/>
                <w:color w:val="FFFFFF" w:themeColor="background1"/>
                <w:szCs w:val="24"/>
              </w:rPr>
              <w:t>Description</w:t>
            </w:r>
          </w:p>
        </w:tc>
      </w:tr>
      <w:tr w:rsidR="474A3A7E" w14:paraId="5186EA25" w14:textId="77777777" w:rsidTr="00C11FFE">
        <w:trPr>
          <w:trHeight w:val="435"/>
        </w:trPr>
        <w:tc>
          <w:tcPr>
            <w:tcW w:w="18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54D4FE5" w14:textId="444F4EB4" w:rsidR="474A3A7E" w:rsidRDefault="474A3A7E" w:rsidP="007523E7">
            <w:pPr>
              <w:spacing w:after="0" w:line="240" w:lineRule="auto"/>
              <w:jc w:val="center"/>
            </w:pPr>
            <w:proofErr w:type="spellStart"/>
            <w:r w:rsidRPr="474A3A7E">
              <w:rPr>
                <w:rFonts w:eastAsia="Times New Roman" w:cs="Times New Roman"/>
                <w:color w:val="000000" w:themeColor="text1"/>
                <w:szCs w:val="24"/>
              </w:rPr>
              <w:t>ticketid</w:t>
            </w:r>
            <w:proofErr w:type="spellEnd"/>
          </w:p>
        </w:tc>
        <w:tc>
          <w:tcPr>
            <w:tcW w:w="13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E742AE2" w14:textId="1C672504" w:rsidR="474A3A7E" w:rsidRDefault="474A3A7E" w:rsidP="007523E7">
            <w:pPr>
              <w:spacing w:after="0" w:line="240" w:lineRule="auto"/>
              <w:jc w:val="center"/>
            </w:pPr>
            <w:r w:rsidRPr="474A3A7E">
              <w:rPr>
                <w:rFonts w:eastAsia="Times New Roman" w:cs="Times New Roman"/>
                <w:color w:val="000000" w:themeColor="text1"/>
                <w:szCs w:val="24"/>
              </w:rPr>
              <w:t>int</w:t>
            </w:r>
          </w:p>
        </w:tc>
        <w:tc>
          <w:tcPr>
            <w:tcW w:w="179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300CEA5" w14:textId="3FDD6CC7" w:rsidR="474A3A7E" w:rsidRDefault="474A3A7E" w:rsidP="007523E7">
            <w:pPr>
              <w:spacing w:after="0" w:line="240" w:lineRule="auto"/>
              <w:jc w:val="center"/>
            </w:pPr>
            <w:r w:rsidRPr="474A3A7E">
              <w:rPr>
                <w:rFonts w:eastAsia="Times New Roman" w:cs="Times New Roman"/>
                <w:color w:val="000000" w:themeColor="text1"/>
                <w:szCs w:val="24"/>
              </w:rPr>
              <w:t>PK, NOT NULL</w:t>
            </w:r>
          </w:p>
        </w:tc>
        <w:tc>
          <w:tcPr>
            <w:tcW w:w="42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A007359" w14:textId="4A29B193" w:rsidR="474A3A7E" w:rsidRDefault="474A3A7E" w:rsidP="007523E7">
            <w:pPr>
              <w:spacing w:after="0" w:line="240" w:lineRule="auto"/>
              <w:jc w:val="center"/>
            </w:pPr>
            <w:r w:rsidRPr="474A3A7E">
              <w:rPr>
                <w:rFonts w:eastAsia="Times New Roman" w:cs="Times New Roman"/>
                <w:color w:val="000000" w:themeColor="text1"/>
                <w:szCs w:val="24"/>
              </w:rPr>
              <w:t>Unique identifier for support ticket</w:t>
            </w:r>
          </w:p>
        </w:tc>
      </w:tr>
      <w:tr w:rsidR="474A3A7E" w14:paraId="642989AB" w14:textId="77777777" w:rsidTr="00C11FFE">
        <w:trPr>
          <w:trHeight w:val="435"/>
        </w:trPr>
        <w:tc>
          <w:tcPr>
            <w:tcW w:w="18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8460588" w14:textId="3BB019D7" w:rsidR="474A3A7E" w:rsidRDefault="474A3A7E" w:rsidP="007523E7">
            <w:pPr>
              <w:spacing w:after="0" w:line="240" w:lineRule="auto"/>
              <w:jc w:val="center"/>
            </w:pPr>
            <w:proofErr w:type="spellStart"/>
            <w:r w:rsidRPr="474A3A7E">
              <w:rPr>
                <w:rFonts w:eastAsia="Times New Roman" w:cs="Times New Roman"/>
                <w:color w:val="000000" w:themeColor="text1"/>
                <w:szCs w:val="24"/>
              </w:rPr>
              <w:t>userid</w:t>
            </w:r>
            <w:proofErr w:type="spellEnd"/>
          </w:p>
        </w:tc>
        <w:tc>
          <w:tcPr>
            <w:tcW w:w="13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D000D6A" w14:textId="4FE9DD5C" w:rsidR="474A3A7E" w:rsidRDefault="474A3A7E" w:rsidP="007523E7">
            <w:pPr>
              <w:spacing w:after="0" w:line="240" w:lineRule="auto"/>
              <w:jc w:val="center"/>
            </w:pPr>
            <w:r w:rsidRPr="474A3A7E">
              <w:rPr>
                <w:rFonts w:eastAsia="Times New Roman" w:cs="Times New Roman"/>
                <w:color w:val="000000" w:themeColor="text1"/>
                <w:szCs w:val="24"/>
              </w:rPr>
              <w:t>int</w:t>
            </w:r>
          </w:p>
        </w:tc>
        <w:tc>
          <w:tcPr>
            <w:tcW w:w="179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99991E2" w14:textId="084F510A" w:rsidR="474A3A7E" w:rsidRDefault="474A3A7E" w:rsidP="007523E7">
            <w:pPr>
              <w:spacing w:after="0" w:line="240" w:lineRule="auto"/>
              <w:jc w:val="center"/>
            </w:pPr>
            <w:r w:rsidRPr="474A3A7E">
              <w:rPr>
                <w:rFonts w:eastAsia="Times New Roman" w:cs="Times New Roman"/>
                <w:color w:val="000000" w:themeColor="text1"/>
                <w:szCs w:val="24"/>
              </w:rPr>
              <w:t>FK, NOT NULL</w:t>
            </w:r>
          </w:p>
        </w:tc>
        <w:tc>
          <w:tcPr>
            <w:tcW w:w="42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C5FBFF1" w14:textId="7DC45BC1" w:rsidR="474A3A7E" w:rsidRDefault="474A3A7E" w:rsidP="007523E7">
            <w:pPr>
              <w:spacing w:after="0" w:line="240" w:lineRule="auto"/>
              <w:jc w:val="center"/>
            </w:pPr>
            <w:r w:rsidRPr="474A3A7E">
              <w:rPr>
                <w:rFonts w:eastAsia="Times New Roman" w:cs="Times New Roman"/>
                <w:color w:val="000000" w:themeColor="text1"/>
                <w:szCs w:val="24"/>
              </w:rPr>
              <w:t>User identifier who submitted the support ticket</w:t>
            </w:r>
          </w:p>
        </w:tc>
      </w:tr>
      <w:tr w:rsidR="474A3A7E" w14:paraId="0BCA86E7" w14:textId="77777777" w:rsidTr="00C11FFE">
        <w:trPr>
          <w:trHeight w:val="435"/>
        </w:trPr>
        <w:tc>
          <w:tcPr>
            <w:tcW w:w="18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EC7532F" w14:textId="47CE4094" w:rsidR="474A3A7E" w:rsidRDefault="474A3A7E" w:rsidP="007523E7">
            <w:pPr>
              <w:spacing w:after="0" w:line="240" w:lineRule="auto"/>
              <w:jc w:val="center"/>
            </w:pPr>
            <w:r w:rsidRPr="474A3A7E">
              <w:rPr>
                <w:rFonts w:eastAsia="Times New Roman" w:cs="Times New Roman"/>
                <w:color w:val="000000" w:themeColor="text1"/>
                <w:szCs w:val="24"/>
              </w:rPr>
              <w:t>title</w:t>
            </w:r>
          </w:p>
        </w:tc>
        <w:tc>
          <w:tcPr>
            <w:tcW w:w="13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E97CE79" w14:textId="14087284" w:rsidR="474A3A7E" w:rsidRDefault="474A3A7E" w:rsidP="007523E7">
            <w:pPr>
              <w:spacing w:after="0" w:line="240" w:lineRule="auto"/>
              <w:jc w:val="center"/>
            </w:pPr>
            <w:r w:rsidRPr="474A3A7E">
              <w:rPr>
                <w:rFonts w:eastAsia="Times New Roman" w:cs="Times New Roman"/>
                <w:color w:val="000000" w:themeColor="text1"/>
                <w:szCs w:val="24"/>
              </w:rPr>
              <w:t>varchar(255)</w:t>
            </w:r>
          </w:p>
        </w:tc>
        <w:tc>
          <w:tcPr>
            <w:tcW w:w="179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B4B079F" w14:textId="1BA7AFB7" w:rsidR="474A3A7E" w:rsidRDefault="474A3A7E" w:rsidP="007523E7">
            <w:pPr>
              <w:spacing w:after="0" w:line="240" w:lineRule="auto"/>
              <w:jc w:val="center"/>
            </w:pPr>
            <w:r w:rsidRPr="474A3A7E">
              <w:rPr>
                <w:rFonts w:eastAsia="Times New Roman" w:cs="Times New Roman"/>
                <w:color w:val="000000" w:themeColor="text1"/>
                <w:szCs w:val="24"/>
              </w:rPr>
              <w:t>NULL</w:t>
            </w:r>
          </w:p>
        </w:tc>
        <w:tc>
          <w:tcPr>
            <w:tcW w:w="42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38DC54F" w14:textId="64C73DF1" w:rsidR="474A3A7E" w:rsidRDefault="474A3A7E" w:rsidP="007523E7">
            <w:pPr>
              <w:spacing w:after="0" w:line="240" w:lineRule="auto"/>
              <w:jc w:val="center"/>
            </w:pPr>
            <w:r w:rsidRPr="474A3A7E">
              <w:rPr>
                <w:rFonts w:eastAsia="Times New Roman" w:cs="Times New Roman"/>
                <w:color w:val="000000" w:themeColor="text1"/>
                <w:szCs w:val="24"/>
              </w:rPr>
              <w:t>Title of the support ticket</w:t>
            </w:r>
          </w:p>
        </w:tc>
      </w:tr>
      <w:tr w:rsidR="474A3A7E" w14:paraId="74403D37" w14:textId="77777777" w:rsidTr="00C11FFE">
        <w:trPr>
          <w:trHeight w:val="435"/>
        </w:trPr>
        <w:tc>
          <w:tcPr>
            <w:tcW w:w="18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3AC58E3" w14:textId="2EF31C6A" w:rsidR="474A3A7E" w:rsidRDefault="474A3A7E" w:rsidP="007523E7">
            <w:pPr>
              <w:spacing w:after="0" w:line="240" w:lineRule="auto"/>
              <w:jc w:val="center"/>
            </w:pPr>
            <w:r w:rsidRPr="474A3A7E">
              <w:rPr>
                <w:rFonts w:eastAsia="Times New Roman" w:cs="Times New Roman"/>
                <w:color w:val="000000" w:themeColor="text1"/>
                <w:szCs w:val="24"/>
              </w:rPr>
              <w:t>description</w:t>
            </w:r>
          </w:p>
        </w:tc>
        <w:tc>
          <w:tcPr>
            <w:tcW w:w="13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F82345A" w14:textId="790B40B9" w:rsidR="474A3A7E" w:rsidRDefault="474A3A7E" w:rsidP="007523E7">
            <w:pPr>
              <w:spacing w:after="0" w:line="240" w:lineRule="auto"/>
              <w:jc w:val="center"/>
            </w:pPr>
            <w:r w:rsidRPr="474A3A7E">
              <w:rPr>
                <w:rFonts w:eastAsia="Times New Roman" w:cs="Times New Roman"/>
                <w:color w:val="000000" w:themeColor="text1"/>
                <w:szCs w:val="24"/>
              </w:rPr>
              <w:t>text</w:t>
            </w:r>
          </w:p>
        </w:tc>
        <w:tc>
          <w:tcPr>
            <w:tcW w:w="179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EFABA57" w14:textId="270F309C" w:rsidR="474A3A7E" w:rsidRDefault="474A3A7E" w:rsidP="007523E7">
            <w:pPr>
              <w:spacing w:after="0" w:line="240" w:lineRule="auto"/>
              <w:jc w:val="center"/>
            </w:pPr>
            <w:r w:rsidRPr="474A3A7E">
              <w:rPr>
                <w:rFonts w:eastAsia="Times New Roman" w:cs="Times New Roman"/>
                <w:color w:val="000000" w:themeColor="text1"/>
                <w:szCs w:val="24"/>
              </w:rPr>
              <w:t>NULL</w:t>
            </w:r>
          </w:p>
        </w:tc>
        <w:tc>
          <w:tcPr>
            <w:tcW w:w="42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56A6248" w14:textId="5A600476" w:rsidR="474A3A7E" w:rsidRDefault="474A3A7E" w:rsidP="007523E7">
            <w:pPr>
              <w:spacing w:after="0" w:line="240" w:lineRule="auto"/>
              <w:jc w:val="center"/>
            </w:pPr>
            <w:r w:rsidRPr="474A3A7E">
              <w:rPr>
                <w:rFonts w:eastAsia="Times New Roman" w:cs="Times New Roman"/>
                <w:color w:val="000000" w:themeColor="text1"/>
                <w:szCs w:val="24"/>
              </w:rPr>
              <w:t>Description of the support ticket</w:t>
            </w:r>
          </w:p>
        </w:tc>
      </w:tr>
      <w:tr w:rsidR="474A3A7E" w14:paraId="57FED251" w14:textId="77777777" w:rsidTr="00C11FFE">
        <w:trPr>
          <w:trHeight w:val="435"/>
        </w:trPr>
        <w:tc>
          <w:tcPr>
            <w:tcW w:w="18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80F385D" w14:textId="035D01AA" w:rsidR="474A3A7E" w:rsidRDefault="474A3A7E" w:rsidP="007523E7">
            <w:pPr>
              <w:spacing w:after="0" w:line="240" w:lineRule="auto"/>
              <w:jc w:val="center"/>
            </w:pPr>
            <w:proofErr w:type="spellStart"/>
            <w:r w:rsidRPr="474A3A7E">
              <w:rPr>
                <w:rFonts w:eastAsia="Times New Roman" w:cs="Times New Roman"/>
                <w:color w:val="000000" w:themeColor="text1"/>
                <w:szCs w:val="24"/>
              </w:rPr>
              <w:t>sent_date</w:t>
            </w:r>
            <w:proofErr w:type="spellEnd"/>
          </w:p>
        </w:tc>
        <w:tc>
          <w:tcPr>
            <w:tcW w:w="13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9750FB1" w14:textId="26B933C3" w:rsidR="474A3A7E" w:rsidRDefault="474A3A7E" w:rsidP="007523E7">
            <w:pPr>
              <w:spacing w:after="0" w:line="240" w:lineRule="auto"/>
              <w:jc w:val="center"/>
            </w:pPr>
            <w:r w:rsidRPr="474A3A7E">
              <w:rPr>
                <w:rFonts w:eastAsia="Times New Roman" w:cs="Times New Roman"/>
                <w:color w:val="000000" w:themeColor="text1"/>
                <w:szCs w:val="24"/>
              </w:rPr>
              <w:t>date</w:t>
            </w:r>
          </w:p>
        </w:tc>
        <w:tc>
          <w:tcPr>
            <w:tcW w:w="179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25D5250" w14:textId="5DC82E96" w:rsidR="474A3A7E" w:rsidRDefault="474A3A7E" w:rsidP="007523E7">
            <w:pPr>
              <w:spacing w:after="0" w:line="240" w:lineRule="auto"/>
              <w:jc w:val="center"/>
            </w:pPr>
            <w:r w:rsidRPr="474A3A7E">
              <w:rPr>
                <w:rFonts w:eastAsia="Times New Roman" w:cs="Times New Roman"/>
                <w:color w:val="000000" w:themeColor="text1"/>
                <w:szCs w:val="24"/>
              </w:rPr>
              <w:t>NULL</w:t>
            </w:r>
          </w:p>
        </w:tc>
        <w:tc>
          <w:tcPr>
            <w:tcW w:w="42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49A6195" w14:textId="0540787B" w:rsidR="474A3A7E" w:rsidRDefault="474A3A7E" w:rsidP="007523E7">
            <w:pPr>
              <w:keepNext/>
              <w:spacing w:after="0" w:line="240" w:lineRule="auto"/>
              <w:jc w:val="center"/>
            </w:pPr>
            <w:r w:rsidRPr="474A3A7E">
              <w:rPr>
                <w:rFonts w:eastAsia="Times New Roman" w:cs="Times New Roman"/>
                <w:color w:val="000000" w:themeColor="text1"/>
                <w:szCs w:val="24"/>
              </w:rPr>
              <w:t>Date when support ticket was sent</w:t>
            </w:r>
          </w:p>
        </w:tc>
      </w:tr>
    </w:tbl>
    <w:p w14:paraId="03863770" w14:textId="6B1770B6" w:rsidR="4069EC60" w:rsidRDefault="002D07CD" w:rsidP="006C6F10">
      <w:pPr>
        <w:pStyle w:val="Caption"/>
      </w:pPr>
      <w:bookmarkStart w:id="17" w:name="_Toc172323776"/>
      <w:r>
        <w:t xml:space="preserve">Table </w:t>
      </w:r>
      <w:fldSimple w:instr=" SEQ Table \* ARABIC ">
        <w:r>
          <w:rPr>
            <w:noProof/>
          </w:rPr>
          <w:t>7</w:t>
        </w:r>
      </w:fldSimple>
      <w:r>
        <w:t>: Data Dictionary – Support Ticket</w:t>
      </w:r>
      <w:bookmarkEnd w:id="17"/>
    </w:p>
    <w:p w14:paraId="0447D301" w14:textId="6F454E22" w:rsidR="06CEDBFC" w:rsidRDefault="06CEDBFC" w:rsidP="007523E7">
      <w:pPr>
        <w:spacing w:after="0" w:line="240" w:lineRule="auto"/>
      </w:pPr>
    </w:p>
    <w:tbl>
      <w:tblPr>
        <w:tblW w:w="0" w:type="auto"/>
        <w:tblLayout w:type="fixed"/>
        <w:tblLook w:val="06A0" w:firstRow="1" w:lastRow="0" w:firstColumn="1" w:lastColumn="0" w:noHBand="1" w:noVBand="1"/>
      </w:tblPr>
      <w:tblGrid>
        <w:gridCol w:w="1878"/>
        <w:gridCol w:w="1395"/>
        <w:gridCol w:w="1794"/>
        <w:gridCol w:w="4293"/>
      </w:tblGrid>
      <w:tr w:rsidR="06CEDBFC" w14:paraId="099D0581" w14:textId="77777777" w:rsidTr="5C6C0EA1">
        <w:trPr>
          <w:trHeight w:val="465"/>
        </w:trPr>
        <w:tc>
          <w:tcPr>
            <w:tcW w:w="9360" w:type="dxa"/>
            <w:gridSpan w:val="4"/>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7A95487" w14:textId="5E8280BF" w:rsidR="06CEDBFC" w:rsidRDefault="06CEDBFC" w:rsidP="007523E7">
            <w:pPr>
              <w:spacing w:after="0" w:line="240" w:lineRule="auto"/>
              <w:jc w:val="center"/>
            </w:pPr>
            <w:proofErr w:type="spellStart"/>
            <w:r w:rsidRPr="06CEDBFC">
              <w:rPr>
                <w:rFonts w:eastAsia="Times New Roman" w:cs="Times New Roman"/>
                <w:b/>
                <w:bCs/>
                <w:color w:val="074F69"/>
                <w:sz w:val="36"/>
                <w:szCs w:val="36"/>
              </w:rPr>
              <w:t>news_events</w:t>
            </w:r>
            <w:proofErr w:type="spellEnd"/>
          </w:p>
        </w:tc>
      </w:tr>
      <w:tr w:rsidR="06CEDBFC" w14:paraId="67FA7DA5" w14:textId="77777777" w:rsidTr="3357C4B1">
        <w:trPr>
          <w:trHeight w:val="504"/>
        </w:trPr>
        <w:tc>
          <w:tcPr>
            <w:tcW w:w="9360" w:type="dxa"/>
            <w:gridSpan w:val="4"/>
            <w:vMerge/>
            <w:tcBorders>
              <w:left w:val="single" w:sz="0" w:space="0" w:color="auto"/>
              <w:bottom w:val="single" w:sz="0" w:space="0" w:color="auto"/>
              <w:right w:val="single" w:sz="0" w:space="0" w:color="auto"/>
            </w:tcBorders>
            <w:vAlign w:val="center"/>
          </w:tcPr>
          <w:p w14:paraId="3A408CB4" w14:textId="77777777" w:rsidR="00AD6286" w:rsidRDefault="00AD6286" w:rsidP="007523E7">
            <w:pPr>
              <w:spacing w:after="0" w:line="240" w:lineRule="auto"/>
            </w:pPr>
          </w:p>
        </w:tc>
      </w:tr>
      <w:tr w:rsidR="06CEDBFC" w14:paraId="12CC5EFA" w14:textId="77777777" w:rsidTr="06CEDBFC">
        <w:trPr>
          <w:trHeight w:val="435"/>
        </w:trPr>
        <w:tc>
          <w:tcPr>
            <w:tcW w:w="1878" w:type="dxa"/>
            <w:tcBorders>
              <w:top w:val="nil"/>
              <w:left w:val="single" w:sz="4" w:space="0" w:color="auto"/>
              <w:bottom w:val="single" w:sz="4" w:space="0" w:color="auto"/>
              <w:right w:val="single" w:sz="4" w:space="0" w:color="auto"/>
            </w:tcBorders>
            <w:shd w:val="clear" w:color="auto" w:fill="074F69"/>
            <w:tcMar>
              <w:top w:w="15" w:type="dxa"/>
              <w:left w:w="15" w:type="dxa"/>
              <w:right w:w="15" w:type="dxa"/>
            </w:tcMar>
            <w:vAlign w:val="center"/>
          </w:tcPr>
          <w:p w14:paraId="4456A864" w14:textId="05169D92" w:rsidR="06CEDBFC" w:rsidRDefault="06CEDBFC" w:rsidP="007523E7">
            <w:pPr>
              <w:spacing w:after="0" w:line="240" w:lineRule="auto"/>
              <w:jc w:val="center"/>
            </w:pPr>
            <w:r w:rsidRPr="06CEDBFC">
              <w:rPr>
                <w:rFonts w:eastAsia="Times New Roman" w:cs="Times New Roman"/>
                <w:b/>
                <w:color w:val="FFFFFF" w:themeColor="background1"/>
                <w:szCs w:val="24"/>
              </w:rPr>
              <w:t>Column Name</w:t>
            </w:r>
          </w:p>
        </w:tc>
        <w:tc>
          <w:tcPr>
            <w:tcW w:w="1395" w:type="dxa"/>
            <w:tcBorders>
              <w:top w:val="nil"/>
              <w:left w:val="single" w:sz="4" w:space="0" w:color="auto"/>
              <w:bottom w:val="single" w:sz="4" w:space="0" w:color="auto"/>
              <w:right w:val="single" w:sz="4" w:space="0" w:color="auto"/>
            </w:tcBorders>
            <w:shd w:val="clear" w:color="auto" w:fill="074F69"/>
            <w:tcMar>
              <w:top w:w="15" w:type="dxa"/>
              <w:left w:w="15" w:type="dxa"/>
              <w:right w:w="15" w:type="dxa"/>
            </w:tcMar>
            <w:vAlign w:val="center"/>
          </w:tcPr>
          <w:p w14:paraId="27CDDA4A" w14:textId="7E29ED7E" w:rsidR="06CEDBFC" w:rsidRDefault="06CEDBFC" w:rsidP="007523E7">
            <w:pPr>
              <w:spacing w:after="0" w:line="240" w:lineRule="auto"/>
              <w:jc w:val="center"/>
            </w:pPr>
            <w:r w:rsidRPr="06CEDBFC">
              <w:rPr>
                <w:rFonts w:eastAsia="Times New Roman" w:cs="Times New Roman"/>
                <w:b/>
                <w:color w:val="FFFFFF" w:themeColor="background1"/>
                <w:szCs w:val="24"/>
              </w:rPr>
              <w:t>Data Type</w:t>
            </w:r>
          </w:p>
        </w:tc>
        <w:tc>
          <w:tcPr>
            <w:tcW w:w="1794" w:type="dxa"/>
            <w:tcBorders>
              <w:top w:val="nil"/>
              <w:left w:val="single" w:sz="4" w:space="0" w:color="auto"/>
              <w:bottom w:val="single" w:sz="4" w:space="0" w:color="auto"/>
              <w:right w:val="single" w:sz="4" w:space="0" w:color="auto"/>
            </w:tcBorders>
            <w:shd w:val="clear" w:color="auto" w:fill="074F69"/>
            <w:tcMar>
              <w:top w:w="15" w:type="dxa"/>
              <w:left w:w="15" w:type="dxa"/>
              <w:right w:w="15" w:type="dxa"/>
            </w:tcMar>
            <w:vAlign w:val="center"/>
          </w:tcPr>
          <w:p w14:paraId="693DA78D" w14:textId="4FB84FDD" w:rsidR="06CEDBFC" w:rsidRDefault="06CEDBFC" w:rsidP="007523E7">
            <w:pPr>
              <w:spacing w:after="0" w:line="240" w:lineRule="auto"/>
              <w:jc w:val="center"/>
            </w:pPr>
            <w:r w:rsidRPr="06CEDBFC">
              <w:rPr>
                <w:rFonts w:eastAsia="Times New Roman" w:cs="Times New Roman"/>
                <w:b/>
                <w:color w:val="FFFFFF" w:themeColor="background1"/>
                <w:szCs w:val="24"/>
              </w:rPr>
              <w:t>Constraints</w:t>
            </w:r>
          </w:p>
        </w:tc>
        <w:tc>
          <w:tcPr>
            <w:tcW w:w="4293" w:type="dxa"/>
            <w:tcBorders>
              <w:top w:val="nil"/>
              <w:left w:val="single" w:sz="4" w:space="0" w:color="auto"/>
              <w:bottom w:val="single" w:sz="4" w:space="0" w:color="auto"/>
              <w:right w:val="single" w:sz="4" w:space="0" w:color="auto"/>
            </w:tcBorders>
            <w:shd w:val="clear" w:color="auto" w:fill="074F69"/>
            <w:tcMar>
              <w:top w:w="15" w:type="dxa"/>
              <w:left w:w="15" w:type="dxa"/>
              <w:right w:w="15" w:type="dxa"/>
            </w:tcMar>
            <w:vAlign w:val="center"/>
          </w:tcPr>
          <w:p w14:paraId="05A76219" w14:textId="2883AD83" w:rsidR="06CEDBFC" w:rsidRDefault="06CEDBFC" w:rsidP="007523E7">
            <w:pPr>
              <w:spacing w:after="0" w:line="240" w:lineRule="auto"/>
              <w:jc w:val="center"/>
            </w:pPr>
            <w:r w:rsidRPr="06CEDBFC">
              <w:rPr>
                <w:rFonts w:eastAsia="Times New Roman" w:cs="Times New Roman"/>
                <w:b/>
                <w:color w:val="FFFFFF" w:themeColor="background1"/>
                <w:szCs w:val="24"/>
              </w:rPr>
              <w:t>Description</w:t>
            </w:r>
          </w:p>
        </w:tc>
      </w:tr>
      <w:tr w:rsidR="06CEDBFC" w14:paraId="40365C6A" w14:textId="77777777" w:rsidTr="06CEDBFC">
        <w:trPr>
          <w:trHeight w:val="435"/>
        </w:trPr>
        <w:tc>
          <w:tcPr>
            <w:tcW w:w="187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DB50CAB" w14:textId="6C0ADA79" w:rsidR="06CEDBFC" w:rsidRDefault="06CEDBFC" w:rsidP="007523E7">
            <w:pPr>
              <w:spacing w:after="0" w:line="240" w:lineRule="auto"/>
              <w:jc w:val="center"/>
            </w:pPr>
            <w:proofErr w:type="spellStart"/>
            <w:r w:rsidRPr="06CEDBFC">
              <w:rPr>
                <w:rFonts w:eastAsia="Times New Roman" w:cs="Times New Roman"/>
                <w:color w:val="000000" w:themeColor="text1"/>
                <w:szCs w:val="24"/>
              </w:rPr>
              <w:t>newsid</w:t>
            </w:r>
            <w:proofErr w:type="spellEnd"/>
          </w:p>
        </w:tc>
        <w:tc>
          <w:tcPr>
            <w:tcW w:w="13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A64AED8" w14:textId="0C2062D0" w:rsidR="06CEDBFC" w:rsidRDefault="06CEDBFC" w:rsidP="007523E7">
            <w:pPr>
              <w:spacing w:after="0" w:line="240" w:lineRule="auto"/>
              <w:jc w:val="center"/>
            </w:pPr>
            <w:r w:rsidRPr="06CEDBFC">
              <w:rPr>
                <w:rFonts w:eastAsia="Times New Roman" w:cs="Times New Roman"/>
                <w:color w:val="000000" w:themeColor="text1"/>
                <w:szCs w:val="24"/>
              </w:rPr>
              <w:t>int</w:t>
            </w:r>
          </w:p>
        </w:tc>
        <w:tc>
          <w:tcPr>
            <w:tcW w:w="179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2AB979B" w14:textId="1BC5BCD1" w:rsidR="06CEDBFC" w:rsidRDefault="06CEDBFC" w:rsidP="007523E7">
            <w:pPr>
              <w:spacing w:after="0" w:line="240" w:lineRule="auto"/>
              <w:jc w:val="center"/>
            </w:pPr>
            <w:r w:rsidRPr="06CEDBFC">
              <w:rPr>
                <w:rFonts w:eastAsia="Times New Roman" w:cs="Times New Roman"/>
                <w:color w:val="000000" w:themeColor="text1"/>
                <w:szCs w:val="24"/>
              </w:rPr>
              <w:t>PK, NOT NULL</w:t>
            </w:r>
          </w:p>
        </w:tc>
        <w:tc>
          <w:tcPr>
            <w:tcW w:w="429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A7119DC" w14:textId="704E2B2B" w:rsidR="06CEDBFC" w:rsidRDefault="06CEDBFC" w:rsidP="007523E7">
            <w:pPr>
              <w:spacing w:after="0" w:line="240" w:lineRule="auto"/>
              <w:jc w:val="center"/>
            </w:pPr>
            <w:r w:rsidRPr="06CEDBFC">
              <w:rPr>
                <w:rFonts w:eastAsia="Times New Roman" w:cs="Times New Roman"/>
                <w:color w:val="000000" w:themeColor="text1"/>
                <w:szCs w:val="24"/>
              </w:rPr>
              <w:t>Unique identifier for news/event</w:t>
            </w:r>
          </w:p>
        </w:tc>
      </w:tr>
      <w:tr w:rsidR="06CEDBFC" w14:paraId="0D490BC0" w14:textId="77777777" w:rsidTr="06CEDBFC">
        <w:trPr>
          <w:trHeight w:val="435"/>
        </w:trPr>
        <w:tc>
          <w:tcPr>
            <w:tcW w:w="187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57231C3" w14:textId="65FA7571" w:rsidR="06CEDBFC" w:rsidRDefault="06CEDBFC" w:rsidP="007523E7">
            <w:pPr>
              <w:spacing w:after="0" w:line="240" w:lineRule="auto"/>
              <w:jc w:val="center"/>
            </w:pPr>
            <w:proofErr w:type="spellStart"/>
            <w:r w:rsidRPr="06CEDBFC">
              <w:rPr>
                <w:rFonts w:eastAsia="Times New Roman" w:cs="Times New Roman"/>
                <w:color w:val="000000" w:themeColor="text1"/>
                <w:szCs w:val="24"/>
              </w:rPr>
              <w:t>userid</w:t>
            </w:r>
            <w:proofErr w:type="spellEnd"/>
          </w:p>
        </w:tc>
        <w:tc>
          <w:tcPr>
            <w:tcW w:w="13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C035B79" w14:textId="518D62CD" w:rsidR="06CEDBFC" w:rsidRDefault="06CEDBFC" w:rsidP="007523E7">
            <w:pPr>
              <w:spacing w:after="0" w:line="240" w:lineRule="auto"/>
              <w:jc w:val="center"/>
            </w:pPr>
            <w:r w:rsidRPr="06CEDBFC">
              <w:rPr>
                <w:rFonts w:eastAsia="Times New Roman" w:cs="Times New Roman"/>
                <w:color w:val="000000" w:themeColor="text1"/>
                <w:szCs w:val="24"/>
              </w:rPr>
              <w:t>int</w:t>
            </w:r>
          </w:p>
        </w:tc>
        <w:tc>
          <w:tcPr>
            <w:tcW w:w="179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E0A976C" w14:textId="0A52BCC1" w:rsidR="06CEDBFC" w:rsidRDefault="06CEDBFC" w:rsidP="007523E7">
            <w:pPr>
              <w:spacing w:after="0" w:line="240" w:lineRule="auto"/>
              <w:jc w:val="center"/>
            </w:pPr>
            <w:r w:rsidRPr="06CEDBFC">
              <w:rPr>
                <w:rFonts w:eastAsia="Times New Roman" w:cs="Times New Roman"/>
                <w:color w:val="000000" w:themeColor="text1"/>
                <w:szCs w:val="24"/>
              </w:rPr>
              <w:t>FK, NOT NULL</w:t>
            </w:r>
          </w:p>
        </w:tc>
        <w:tc>
          <w:tcPr>
            <w:tcW w:w="429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2500D44" w14:textId="408EA286" w:rsidR="06CEDBFC" w:rsidRDefault="06CEDBFC" w:rsidP="007523E7">
            <w:pPr>
              <w:spacing w:after="0" w:line="240" w:lineRule="auto"/>
              <w:jc w:val="center"/>
            </w:pPr>
            <w:r w:rsidRPr="06CEDBFC">
              <w:rPr>
                <w:rFonts w:eastAsia="Times New Roman" w:cs="Times New Roman"/>
                <w:color w:val="000000" w:themeColor="text1"/>
                <w:szCs w:val="24"/>
              </w:rPr>
              <w:t>User identifier who posted the news/event</w:t>
            </w:r>
          </w:p>
        </w:tc>
      </w:tr>
      <w:tr w:rsidR="06CEDBFC" w14:paraId="07AE2F96" w14:textId="77777777" w:rsidTr="06CEDBFC">
        <w:trPr>
          <w:trHeight w:val="435"/>
        </w:trPr>
        <w:tc>
          <w:tcPr>
            <w:tcW w:w="187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38F923E" w14:textId="09691D41" w:rsidR="06CEDBFC" w:rsidRDefault="06CEDBFC" w:rsidP="007523E7">
            <w:pPr>
              <w:spacing w:after="0" w:line="240" w:lineRule="auto"/>
              <w:jc w:val="center"/>
            </w:pPr>
            <w:r w:rsidRPr="06CEDBFC">
              <w:rPr>
                <w:rFonts w:eastAsia="Times New Roman" w:cs="Times New Roman"/>
                <w:color w:val="000000" w:themeColor="text1"/>
                <w:szCs w:val="24"/>
              </w:rPr>
              <w:t>title</w:t>
            </w:r>
          </w:p>
        </w:tc>
        <w:tc>
          <w:tcPr>
            <w:tcW w:w="13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80215E3" w14:textId="04357394" w:rsidR="06CEDBFC" w:rsidRDefault="06CEDBFC" w:rsidP="007523E7">
            <w:pPr>
              <w:spacing w:after="0" w:line="240" w:lineRule="auto"/>
              <w:jc w:val="center"/>
            </w:pPr>
            <w:r w:rsidRPr="06CEDBFC">
              <w:rPr>
                <w:rFonts w:eastAsia="Times New Roman" w:cs="Times New Roman"/>
                <w:color w:val="000000" w:themeColor="text1"/>
                <w:szCs w:val="24"/>
              </w:rPr>
              <w:t>varchar(255)</w:t>
            </w:r>
          </w:p>
        </w:tc>
        <w:tc>
          <w:tcPr>
            <w:tcW w:w="179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D0F6879" w14:textId="5B3FCFC6" w:rsidR="06CEDBFC" w:rsidRDefault="06CEDBFC" w:rsidP="007523E7">
            <w:pPr>
              <w:spacing w:after="0" w:line="240" w:lineRule="auto"/>
              <w:jc w:val="center"/>
            </w:pPr>
            <w:r w:rsidRPr="06CEDBFC">
              <w:rPr>
                <w:rFonts w:eastAsia="Times New Roman" w:cs="Times New Roman"/>
                <w:color w:val="000000" w:themeColor="text1"/>
                <w:szCs w:val="24"/>
              </w:rPr>
              <w:t>NULL</w:t>
            </w:r>
          </w:p>
        </w:tc>
        <w:tc>
          <w:tcPr>
            <w:tcW w:w="429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411046E" w14:textId="118B179A" w:rsidR="06CEDBFC" w:rsidRDefault="06CEDBFC" w:rsidP="007523E7">
            <w:pPr>
              <w:spacing w:after="0" w:line="240" w:lineRule="auto"/>
              <w:jc w:val="center"/>
            </w:pPr>
            <w:r w:rsidRPr="06CEDBFC">
              <w:rPr>
                <w:rFonts w:eastAsia="Times New Roman" w:cs="Times New Roman"/>
                <w:color w:val="000000" w:themeColor="text1"/>
                <w:szCs w:val="24"/>
              </w:rPr>
              <w:t>Title of the news/event</w:t>
            </w:r>
          </w:p>
        </w:tc>
      </w:tr>
      <w:tr w:rsidR="06CEDBFC" w14:paraId="169AAC39" w14:textId="77777777" w:rsidTr="06CEDBFC">
        <w:trPr>
          <w:trHeight w:val="435"/>
        </w:trPr>
        <w:tc>
          <w:tcPr>
            <w:tcW w:w="187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ECF7C73" w14:textId="4C7370AD" w:rsidR="06CEDBFC" w:rsidRDefault="06CEDBFC" w:rsidP="007523E7">
            <w:pPr>
              <w:spacing w:after="0" w:line="240" w:lineRule="auto"/>
              <w:jc w:val="center"/>
            </w:pPr>
            <w:proofErr w:type="spellStart"/>
            <w:r w:rsidRPr="06CEDBFC">
              <w:rPr>
                <w:rFonts w:eastAsia="Times New Roman" w:cs="Times New Roman"/>
                <w:color w:val="000000" w:themeColor="text1"/>
                <w:szCs w:val="24"/>
              </w:rPr>
              <w:t>content_type</w:t>
            </w:r>
            <w:proofErr w:type="spellEnd"/>
          </w:p>
        </w:tc>
        <w:tc>
          <w:tcPr>
            <w:tcW w:w="13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CAA1A59" w14:textId="13CAAEE3" w:rsidR="06CEDBFC" w:rsidRDefault="06CEDBFC" w:rsidP="007523E7">
            <w:pPr>
              <w:spacing w:after="0" w:line="240" w:lineRule="auto"/>
              <w:jc w:val="center"/>
            </w:pPr>
            <w:r w:rsidRPr="06CEDBFC">
              <w:rPr>
                <w:rFonts w:eastAsia="Times New Roman" w:cs="Times New Roman"/>
                <w:color w:val="000000" w:themeColor="text1"/>
                <w:szCs w:val="24"/>
              </w:rPr>
              <w:t>varchar(255)</w:t>
            </w:r>
          </w:p>
        </w:tc>
        <w:tc>
          <w:tcPr>
            <w:tcW w:w="179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065681A" w14:textId="2691EE77" w:rsidR="06CEDBFC" w:rsidRDefault="06CEDBFC" w:rsidP="007523E7">
            <w:pPr>
              <w:spacing w:after="0" w:line="240" w:lineRule="auto"/>
              <w:jc w:val="center"/>
            </w:pPr>
            <w:r w:rsidRPr="06CEDBFC">
              <w:rPr>
                <w:rFonts w:eastAsia="Times New Roman" w:cs="Times New Roman"/>
                <w:color w:val="000000" w:themeColor="text1"/>
                <w:szCs w:val="24"/>
              </w:rPr>
              <w:t>NULL</w:t>
            </w:r>
          </w:p>
        </w:tc>
        <w:tc>
          <w:tcPr>
            <w:tcW w:w="429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F006BED" w14:textId="3254562F" w:rsidR="06CEDBFC" w:rsidRDefault="06CEDBFC" w:rsidP="007523E7">
            <w:pPr>
              <w:spacing w:after="0" w:line="240" w:lineRule="auto"/>
              <w:jc w:val="center"/>
            </w:pPr>
            <w:r w:rsidRPr="06CEDBFC">
              <w:rPr>
                <w:rFonts w:eastAsia="Times New Roman" w:cs="Times New Roman"/>
                <w:color w:val="000000" w:themeColor="text1"/>
                <w:szCs w:val="24"/>
              </w:rPr>
              <w:t>Type of content (e.g., news, event)</w:t>
            </w:r>
          </w:p>
        </w:tc>
      </w:tr>
      <w:tr w:rsidR="06CEDBFC" w14:paraId="5281E187" w14:textId="77777777" w:rsidTr="06CEDBFC">
        <w:trPr>
          <w:trHeight w:val="435"/>
        </w:trPr>
        <w:tc>
          <w:tcPr>
            <w:tcW w:w="187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0F02609" w14:textId="6872A190" w:rsidR="06CEDBFC" w:rsidRDefault="06CEDBFC" w:rsidP="007523E7">
            <w:pPr>
              <w:spacing w:after="0" w:line="240" w:lineRule="auto"/>
              <w:jc w:val="center"/>
            </w:pPr>
            <w:r w:rsidRPr="06CEDBFC">
              <w:rPr>
                <w:rFonts w:eastAsia="Times New Roman" w:cs="Times New Roman"/>
                <w:color w:val="000000" w:themeColor="text1"/>
                <w:szCs w:val="24"/>
              </w:rPr>
              <w:t>content</w:t>
            </w:r>
          </w:p>
        </w:tc>
        <w:tc>
          <w:tcPr>
            <w:tcW w:w="13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185410C" w14:textId="49FE5288" w:rsidR="06CEDBFC" w:rsidRDefault="06CEDBFC" w:rsidP="007523E7">
            <w:pPr>
              <w:spacing w:after="0" w:line="240" w:lineRule="auto"/>
              <w:jc w:val="center"/>
            </w:pPr>
            <w:r w:rsidRPr="06CEDBFC">
              <w:rPr>
                <w:rFonts w:eastAsia="Times New Roman" w:cs="Times New Roman"/>
                <w:color w:val="000000" w:themeColor="text1"/>
                <w:szCs w:val="24"/>
              </w:rPr>
              <w:t>text</w:t>
            </w:r>
          </w:p>
        </w:tc>
        <w:tc>
          <w:tcPr>
            <w:tcW w:w="179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310CB7B" w14:textId="7F440F25" w:rsidR="06CEDBFC" w:rsidRDefault="06CEDBFC" w:rsidP="007523E7">
            <w:pPr>
              <w:spacing w:after="0" w:line="240" w:lineRule="auto"/>
              <w:jc w:val="center"/>
            </w:pPr>
            <w:r w:rsidRPr="06CEDBFC">
              <w:rPr>
                <w:rFonts w:eastAsia="Times New Roman" w:cs="Times New Roman"/>
                <w:color w:val="000000" w:themeColor="text1"/>
                <w:szCs w:val="24"/>
              </w:rPr>
              <w:t>NULL</w:t>
            </w:r>
          </w:p>
        </w:tc>
        <w:tc>
          <w:tcPr>
            <w:tcW w:w="429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A23952F" w14:textId="49E3D9B9" w:rsidR="06CEDBFC" w:rsidRDefault="06CEDBFC" w:rsidP="007523E7">
            <w:pPr>
              <w:spacing w:after="0" w:line="240" w:lineRule="auto"/>
              <w:jc w:val="center"/>
            </w:pPr>
            <w:r w:rsidRPr="06CEDBFC">
              <w:rPr>
                <w:rFonts w:eastAsia="Times New Roman" w:cs="Times New Roman"/>
                <w:color w:val="000000" w:themeColor="text1"/>
                <w:szCs w:val="24"/>
              </w:rPr>
              <w:t>Content of the news/event</w:t>
            </w:r>
          </w:p>
        </w:tc>
      </w:tr>
      <w:tr w:rsidR="06CEDBFC" w14:paraId="35283DE2" w14:textId="77777777" w:rsidTr="06CEDBFC">
        <w:trPr>
          <w:trHeight w:val="435"/>
        </w:trPr>
        <w:tc>
          <w:tcPr>
            <w:tcW w:w="187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F497350" w14:textId="27921920" w:rsidR="06CEDBFC" w:rsidRDefault="06CEDBFC" w:rsidP="007523E7">
            <w:pPr>
              <w:spacing w:after="0" w:line="240" w:lineRule="auto"/>
              <w:jc w:val="center"/>
            </w:pPr>
            <w:proofErr w:type="spellStart"/>
            <w:r w:rsidRPr="06CEDBFC">
              <w:rPr>
                <w:rFonts w:eastAsia="Times New Roman" w:cs="Times New Roman"/>
                <w:color w:val="000000" w:themeColor="text1"/>
                <w:szCs w:val="24"/>
              </w:rPr>
              <w:t>posted_date</w:t>
            </w:r>
            <w:proofErr w:type="spellEnd"/>
          </w:p>
        </w:tc>
        <w:tc>
          <w:tcPr>
            <w:tcW w:w="13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DEC846A" w14:textId="71A44CFA" w:rsidR="06CEDBFC" w:rsidRDefault="06CEDBFC" w:rsidP="007523E7">
            <w:pPr>
              <w:spacing w:after="0" w:line="240" w:lineRule="auto"/>
              <w:jc w:val="center"/>
            </w:pPr>
            <w:r w:rsidRPr="06CEDBFC">
              <w:rPr>
                <w:rFonts w:eastAsia="Times New Roman" w:cs="Times New Roman"/>
                <w:color w:val="000000" w:themeColor="text1"/>
                <w:szCs w:val="24"/>
              </w:rPr>
              <w:t>date</w:t>
            </w:r>
          </w:p>
        </w:tc>
        <w:tc>
          <w:tcPr>
            <w:tcW w:w="179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75C7FB0" w14:textId="3D689B0B" w:rsidR="06CEDBFC" w:rsidRDefault="06CEDBFC" w:rsidP="007523E7">
            <w:pPr>
              <w:spacing w:after="0" w:line="240" w:lineRule="auto"/>
              <w:jc w:val="center"/>
            </w:pPr>
            <w:r w:rsidRPr="06CEDBFC">
              <w:rPr>
                <w:rFonts w:eastAsia="Times New Roman" w:cs="Times New Roman"/>
                <w:color w:val="000000" w:themeColor="text1"/>
                <w:szCs w:val="24"/>
              </w:rPr>
              <w:t>NULL</w:t>
            </w:r>
          </w:p>
        </w:tc>
        <w:tc>
          <w:tcPr>
            <w:tcW w:w="429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F6400C5" w14:textId="17C6895D" w:rsidR="06CEDBFC" w:rsidRDefault="06CEDBFC" w:rsidP="007523E7">
            <w:pPr>
              <w:spacing w:after="0" w:line="240" w:lineRule="auto"/>
              <w:jc w:val="center"/>
            </w:pPr>
            <w:r w:rsidRPr="06CEDBFC">
              <w:rPr>
                <w:rFonts w:eastAsia="Times New Roman" w:cs="Times New Roman"/>
                <w:color w:val="000000" w:themeColor="text1"/>
                <w:szCs w:val="24"/>
              </w:rPr>
              <w:t>Date when news/event was posted</w:t>
            </w:r>
          </w:p>
        </w:tc>
      </w:tr>
      <w:tr w:rsidR="06CEDBFC" w14:paraId="097B1FDE" w14:textId="77777777" w:rsidTr="06CEDBFC">
        <w:trPr>
          <w:trHeight w:val="435"/>
        </w:trPr>
        <w:tc>
          <w:tcPr>
            <w:tcW w:w="187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085EB8B" w14:textId="3EB0E157" w:rsidR="06CEDBFC" w:rsidRDefault="06CEDBFC" w:rsidP="007523E7">
            <w:pPr>
              <w:spacing w:after="0" w:line="240" w:lineRule="auto"/>
              <w:jc w:val="center"/>
            </w:pPr>
            <w:r w:rsidRPr="06CEDBFC">
              <w:rPr>
                <w:rFonts w:eastAsia="Times New Roman" w:cs="Times New Roman"/>
                <w:color w:val="000000" w:themeColor="text1"/>
                <w:szCs w:val="24"/>
              </w:rPr>
              <w:t>image</w:t>
            </w:r>
          </w:p>
        </w:tc>
        <w:tc>
          <w:tcPr>
            <w:tcW w:w="13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6C0CCFC" w14:textId="517E9A6C" w:rsidR="06CEDBFC" w:rsidRDefault="06CEDBFC" w:rsidP="007523E7">
            <w:pPr>
              <w:spacing w:after="0" w:line="240" w:lineRule="auto"/>
              <w:jc w:val="center"/>
            </w:pPr>
            <w:r w:rsidRPr="06CEDBFC">
              <w:rPr>
                <w:rFonts w:eastAsia="Times New Roman" w:cs="Times New Roman"/>
                <w:color w:val="000000" w:themeColor="text1"/>
                <w:szCs w:val="24"/>
              </w:rPr>
              <w:t>varchar(255)</w:t>
            </w:r>
          </w:p>
        </w:tc>
        <w:tc>
          <w:tcPr>
            <w:tcW w:w="179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30C680A" w14:textId="3190A0A5" w:rsidR="06CEDBFC" w:rsidRDefault="06CEDBFC" w:rsidP="007523E7">
            <w:pPr>
              <w:spacing w:after="0" w:line="240" w:lineRule="auto"/>
              <w:jc w:val="center"/>
            </w:pPr>
            <w:r w:rsidRPr="06CEDBFC">
              <w:rPr>
                <w:rFonts w:eastAsia="Times New Roman" w:cs="Times New Roman"/>
                <w:color w:val="000000" w:themeColor="text1"/>
                <w:szCs w:val="24"/>
              </w:rPr>
              <w:t>NULL</w:t>
            </w:r>
          </w:p>
        </w:tc>
        <w:tc>
          <w:tcPr>
            <w:tcW w:w="429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E3B2C6E" w14:textId="0D8F05D0" w:rsidR="06CEDBFC" w:rsidRDefault="06CEDBFC" w:rsidP="007523E7">
            <w:pPr>
              <w:spacing w:after="0" w:line="240" w:lineRule="auto"/>
              <w:jc w:val="center"/>
            </w:pPr>
            <w:r w:rsidRPr="06CEDBFC">
              <w:rPr>
                <w:rFonts w:eastAsia="Times New Roman" w:cs="Times New Roman"/>
                <w:color w:val="000000" w:themeColor="text1"/>
                <w:szCs w:val="24"/>
              </w:rPr>
              <w:t>Image related to the news/event</w:t>
            </w:r>
          </w:p>
        </w:tc>
      </w:tr>
      <w:tr w:rsidR="06CEDBFC" w14:paraId="5903D8CA" w14:textId="77777777" w:rsidTr="06CEDBFC">
        <w:trPr>
          <w:trHeight w:val="435"/>
        </w:trPr>
        <w:tc>
          <w:tcPr>
            <w:tcW w:w="187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13493F5" w14:textId="531E7FA8" w:rsidR="06CEDBFC" w:rsidRDefault="06CEDBFC" w:rsidP="007523E7">
            <w:pPr>
              <w:spacing w:after="0" w:line="240" w:lineRule="auto"/>
              <w:jc w:val="center"/>
            </w:pPr>
            <w:proofErr w:type="spellStart"/>
            <w:r w:rsidRPr="06CEDBFC">
              <w:rPr>
                <w:rFonts w:eastAsia="Times New Roman" w:cs="Times New Roman"/>
                <w:color w:val="000000" w:themeColor="text1"/>
                <w:szCs w:val="24"/>
              </w:rPr>
              <w:t>isactive</w:t>
            </w:r>
            <w:proofErr w:type="spellEnd"/>
          </w:p>
        </w:tc>
        <w:tc>
          <w:tcPr>
            <w:tcW w:w="139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D9BE20D" w14:textId="3758BD8D" w:rsidR="06CEDBFC" w:rsidRDefault="06CEDBFC" w:rsidP="007523E7">
            <w:pPr>
              <w:spacing w:after="0" w:line="240" w:lineRule="auto"/>
              <w:jc w:val="center"/>
            </w:pPr>
            <w:proofErr w:type="spellStart"/>
            <w:r w:rsidRPr="06CEDBFC">
              <w:rPr>
                <w:rFonts w:eastAsia="Times New Roman" w:cs="Times New Roman"/>
                <w:color w:val="000000" w:themeColor="text1"/>
                <w:szCs w:val="24"/>
              </w:rPr>
              <w:t>boolean</w:t>
            </w:r>
            <w:proofErr w:type="spellEnd"/>
          </w:p>
        </w:tc>
        <w:tc>
          <w:tcPr>
            <w:tcW w:w="179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B868D26" w14:textId="5A32FDB2" w:rsidR="06CEDBFC" w:rsidRDefault="06CEDBFC" w:rsidP="007523E7">
            <w:pPr>
              <w:spacing w:after="0" w:line="240" w:lineRule="auto"/>
              <w:jc w:val="center"/>
            </w:pPr>
            <w:r w:rsidRPr="06CEDBFC">
              <w:rPr>
                <w:rFonts w:eastAsia="Times New Roman" w:cs="Times New Roman"/>
                <w:color w:val="000000" w:themeColor="text1"/>
                <w:szCs w:val="24"/>
              </w:rPr>
              <w:t>DEFAULT (1)</w:t>
            </w:r>
          </w:p>
        </w:tc>
        <w:tc>
          <w:tcPr>
            <w:tcW w:w="429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B1458AE" w14:textId="10F8B9F6" w:rsidR="06CEDBFC" w:rsidRDefault="06CEDBFC" w:rsidP="007523E7">
            <w:pPr>
              <w:keepNext/>
              <w:spacing w:after="0" w:line="240" w:lineRule="auto"/>
              <w:jc w:val="center"/>
            </w:pPr>
            <w:r w:rsidRPr="06CEDBFC">
              <w:rPr>
                <w:rFonts w:eastAsia="Times New Roman" w:cs="Times New Roman"/>
                <w:color w:val="000000" w:themeColor="text1"/>
                <w:szCs w:val="24"/>
              </w:rPr>
              <w:t>News/event active status</w:t>
            </w:r>
          </w:p>
        </w:tc>
      </w:tr>
    </w:tbl>
    <w:p w14:paraId="20658A7C" w14:textId="337CD703" w:rsidR="000276E6" w:rsidRDefault="002D07CD" w:rsidP="00FB5C60">
      <w:pPr>
        <w:pStyle w:val="Caption"/>
      </w:pPr>
      <w:bookmarkStart w:id="18" w:name="_Toc172323777"/>
      <w:r>
        <w:t xml:space="preserve">Table </w:t>
      </w:r>
      <w:fldSimple w:instr=" SEQ Table \* ARABIC ">
        <w:r>
          <w:rPr>
            <w:noProof/>
          </w:rPr>
          <w:t>8</w:t>
        </w:r>
      </w:fldSimple>
      <w:r w:rsidR="005A0C8A">
        <w:t>: Data Dictionary – News and Events</w:t>
      </w:r>
      <w:bookmarkEnd w:id="18"/>
    </w:p>
    <w:p w14:paraId="6929A5D6" w14:textId="2D0CB8D3" w:rsidR="005A0C8A" w:rsidRPr="005A0C8A" w:rsidRDefault="0066375D">
      <w:pPr>
        <w:spacing w:after="160" w:line="259" w:lineRule="auto"/>
      </w:pPr>
      <w:r>
        <w:br w:type="page"/>
      </w:r>
    </w:p>
    <w:p w14:paraId="5136DFE5" w14:textId="3199301D" w:rsidR="00C87DF4" w:rsidRDefault="00452A2B" w:rsidP="00C963FF">
      <w:pPr>
        <w:pStyle w:val="Heading2"/>
        <w:numPr>
          <w:ilvl w:val="0"/>
          <w:numId w:val="2"/>
        </w:numPr>
        <w:spacing w:before="0" w:after="0" w:line="240" w:lineRule="auto"/>
        <w:rPr>
          <w:rFonts w:cs="Times New Roman"/>
        </w:rPr>
      </w:pPr>
      <w:bookmarkStart w:id="19" w:name="_Toc172323711"/>
      <w:r>
        <w:rPr>
          <w:rFonts w:cs="Times New Roman"/>
        </w:rPr>
        <w:lastRenderedPageBreak/>
        <w:t>Embedded Services and SQL Functions</w:t>
      </w:r>
      <w:bookmarkEnd w:id="19"/>
      <w:r w:rsidR="00C87DF4" w:rsidRPr="00C87DF4">
        <w:rPr>
          <w:rFonts w:cs="Times New Roman"/>
        </w:rPr>
        <w:t xml:space="preserve"> </w:t>
      </w:r>
    </w:p>
    <w:p w14:paraId="5B398234" w14:textId="77777777" w:rsidR="00E76F05" w:rsidRDefault="00E76F05" w:rsidP="00E74628">
      <w:pPr>
        <w:spacing w:after="0" w:line="240" w:lineRule="auto"/>
        <w:rPr>
          <w:rFonts w:eastAsia="Times New Roman" w:cs="Times New Roman"/>
          <w:szCs w:val="24"/>
          <w:lang w:eastAsia="en-CA"/>
          <w14:ligatures w14:val="none"/>
        </w:rPr>
      </w:pPr>
    </w:p>
    <w:p w14:paraId="54B5D78F" w14:textId="296F02E9" w:rsidR="5F9874AB" w:rsidRPr="00CA11F9" w:rsidRDefault="006C4D49" w:rsidP="00C963FF">
      <w:pPr>
        <w:pStyle w:val="Heading3"/>
        <w:numPr>
          <w:ilvl w:val="1"/>
          <w:numId w:val="2"/>
        </w:numPr>
        <w:spacing w:before="0" w:after="0" w:line="240" w:lineRule="auto"/>
        <w:rPr>
          <w:lang w:eastAsia="en-CA"/>
        </w:rPr>
      </w:pPr>
      <w:r>
        <w:rPr>
          <w:lang w:eastAsia="en-CA"/>
        </w:rPr>
        <w:t xml:space="preserve"> </w:t>
      </w:r>
      <w:bookmarkStart w:id="20" w:name="_Toc172323712"/>
      <w:r w:rsidR="00E74628" w:rsidRPr="00C00A33">
        <w:rPr>
          <w:lang w:eastAsia="en-CA"/>
        </w:rPr>
        <w:t>Google Ma</w:t>
      </w:r>
      <w:r>
        <w:rPr>
          <w:lang w:eastAsia="en-CA"/>
        </w:rPr>
        <w:t>ps</w:t>
      </w:r>
      <w:bookmarkEnd w:id="20"/>
    </w:p>
    <w:p w14:paraId="6B01C1E0" w14:textId="1D32AFC7" w:rsidR="322DF22A" w:rsidRDefault="007B2644" w:rsidP="005822D1">
      <w:pPr>
        <w:spacing w:after="0" w:line="240" w:lineRule="auto"/>
        <w:rPr>
          <w:rFonts w:eastAsia="Times New Roman" w:cs="Times New Roman"/>
          <w:szCs w:val="24"/>
        </w:rPr>
      </w:pPr>
      <w:r>
        <w:rPr>
          <w:rFonts w:eastAsia="Times New Roman" w:cs="Times New Roman"/>
          <w:szCs w:val="24"/>
        </w:rPr>
        <w:t xml:space="preserve">On the Contact Us page, we have implemented an </w:t>
      </w:r>
      <w:proofErr w:type="spellStart"/>
      <w:r w:rsidRPr="139C1ECC">
        <w:rPr>
          <w:rFonts w:eastAsia="Times New Roman" w:cs="Times New Roman"/>
          <w:b/>
          <w:szCs w:val="24"/>
        </w:rPr>
        <w:t>iFrame</w:t>
      </w:r>
      <w:proofErr w:type="spellEnd"/>
      <w:r w:rsidRPr="4051710E">
        <w:rPr>
          <w:rFonts w:eastAsia="Times New Roman" w:cs="Times New Roman"/>
          <w:b/>
          <w:szCs w:val="24"/>
        </w:rPr>
        <w:t xml:space="preserve"> </w:t>
      </w:r>
      <w:r>
        <w:rPr>
          <w:rFonts w:eastAsia="Times New Roman" w:cs="Times New Roman"/>
          <w:szCs w:val="24"/>
        </w:rPr>
        <w:t>using embedded code to</w:t>
      </w:r>
      <w:r w:rsidRPr="4051710E">
        <w:rPr>
          <w:rFonts w:eastAsia="Times New Roman" w:cs="Times New Roman"/>
          <w:szCs w:val="24"/>
        </w:rPr>
        <w:t xml:space="preserve"> integrat</w:t>
      </w:r>
      <w:r>
        <w:rPr>
          <w:rFonts w:eastAsia="Times New Roman" w:cs="Times New Roman"/>
          <w:szCs w:val="24"/>
        </w:rPr>
        <w:t>e</w:t>
      </w:r>
      <w:r w:rsidRPr="4051710E">
        <w:rPr>
          <w:rFonts w:eastAsia="Times New Roman" w:cs="Times New Roman"/>
          <w:szCs w:val="24"/>
        </w:rPr>
        <w:t xml:space="preserve"> with Google Maps</w:t>
      </w:r>
      <w:r>
        <w:rPr>
          <w:rFonts w:eastAsia="Times New Roman" w:cs="Times New Roman"/>
          <w:szCs w:val="24"/>
        </w:rPr>
        <w:t xml:space="preserve">. This functionality </w:t>
      </w:r>
      <w:r w:rsidR="00B63D44">
        <w:rPr>
          <w:rFonts w:eastAsia="Times New Roman" w:cs="Times New Roman"/>
          <w:szCs w:val="24"/>
        </w:rPr>
        <w:t xml:space="preserve">enhances the user experience by providing an interactive map </w:t>
      </w:r>
      <w:r w:rsidR="00ED7678">
        <w:rPr>
          <w:rFonts w:eastAsia="Times New Roman" w:cs="Times New Roman"/>
          <w:szCs w:val="24"/>
        </w:rPr>
        <w:t>to easily locate</w:t>
      </w:r>
      <w:r w:rsidR="79B0C2FA">
        <w:rPr>
          <w:rFonts w:eastAsia="Times New Roman" w:cs="Times New Roman"/>
          <w:szCs w:val="24"/>
        </w:rPr>
        <w:t xml:space="preserve"> </w:t>
      </w:r>
      <w:proofErr w:type="spellStart"/>
      <w:r w:rsidR="00770B30">
        <w:rPr>
          <w:rFonts w:eastAsia="Times New Roman" w:cs="Times New Roman"/>
          <w:szCs w:val="24"/>
        </w:rPr>
        <w:t>Xyz</w:t>
      </w:r>
      <w:r w:rsidR="0073566A">
        <w:rPr>
          <w:rFonts w:eastAsia="Times New Roman" w:cs="Times New Roman"/>
          <w:szCs w:val="24"/>
        </w:rPr>
        <w:t>’s</w:t>
      </w:r>
      <w:proofErr w:type="spellEnd"/>
      <w:r w:rsidR="79B0C2FA">
        <w:rPr>
          <w:rFonts w:eastAsia="Times New Roman" w:cs="Times New Roman"/>
          <w:szCs w:val="24"/>
        </w:rPr>
        <w:t xml:space="preserve"> </w:t>
      </w:r>
      <w:r w:rsidR="00ED7678">
        <w:rPr>
          <w:rFonts w:eastAsia="Times New Roman" w:cs="Times New Roman"/>
          <w:szCs w:val="24"/>
        </w:rPr>
        <w:t>offices in London, ON</w:t>
      </w:r>
      <w:r w:rsidR="00CA11F9">
        <w:rPr>
          <w:rFonts w:eastAsia="Times New Roman" w:cs="Times New Roman"/>
          <w:szCs w:val="24"/>
        </w:rPr>
        <w:t>.</w:t>
      </w:r>
    </w:p>
    <w:p w14:paraId="44E7E19A" w14:textId="2CCCD328" w:rsidR="00992469" w:rsidRDefault="00992469" w:rsidP="00992469">
      <w:pPr>
        <w:spacing w:after="0" w:line="240" w:lineRule="auto"/>
        <w:rPr>
          <w:rFonts w:eastAsia="Times New Roman" w:cs="Times New Roman"/>
          <w:szCs w:val="24"/>
        </w:rPr>
      </w:pPr>
    </w:p>
    <w:p w14:paraId="450366B9" w14:textId="7A2B903E" w:rsidR="000A48D7" w:rsidRDefault="00167DB5" w:rsidP="005822D1">
      <w:pPr>
        <w:spacing w:after="0" w:line="240" w:lineRule="auto"/>
        <w:rPr>
          <w:rFonts w:eastAsia="Times New Roman" w:cs="Times New Roman"/>
          <w:szCs w:val="24"/>
        </w:rPr>
      </w:pPr>
      <w:r>
        <w:rPr>
          <w:rFonts w:eastAsia="Times New Roman" w:cs="Times New Roman"/>
          <w:szCs w:val="24"/>
        </w:rPr>
        <w:t>We</w:t>
      </w:r>
      <w:r w:rsidR="00693A48">
        <w:rPr>
          <w:rFonts w:eastAsia="Times New Roman" w:cs="Times New Roman"/>
          <w:szCs w:val="24"/>
        </w:rPr>
        <w:t xml:space="preserve"> have </w:t>
      </w:r>
      <w:r w:rsidR="004015F1">
        <w:rPr>
          <w:rFonts w:eastAsia="Times New Roman" w:cs="Times New Roman"/>
          <w:szCs w:val="24"/>
        </w:rPr>
        <w:t xml:space="preserve">embedded </w:t>
      </w:r>
      <w:r>
        <w:rPr>
          <w:rFonts w:eastAsia="Times New Roman" w:cs="Times New Roman"/>
          <w:szCs w:val="24"/>
        </w:rPr>
        <w:t>the below code</w:t>
      </w:r>
      <w:r w:rsidR="004015F1">
        <w:rPr>
          <w:rFonts w:eastAsia="Times New Roman" w:cs="Times New Roman"/>
          <w:szCs w:val="24"/>
        </w:rPr>
        <w:t xml:space="preserve"> in </w:t>
      </w:r>
      <w:r w:rsidR="0025205B">
        <w:rPr>
          <w:rFonts w:eastAsia="Times New Roman" w:cs="Times New Roman"/>
          <w:szCs w:val="24"/>
        </w:rPr>
        <w:t>the Contact page</w:t>
      </w:r>
      <w:r w:rsidR="00D55C9E">
        <w:rPr>
          <w:rFonts w:eastAsia="Times New Roman" w:cs="Times New Roman"/>
          <w:szCs w:val="24"/>
        </w:rPr>
        <w:t xml:space="preserve"> </w:t>
      </w:r>
      <w:sdt>
        <w:sdtPr>
          <w:rPr>
            <w:rFonts w:eastAsia="Times New Roman" w:cs="Times New Roman"/>
            <w:szCs w:val="24"/>
          </w:rPr>
          <w:id w:val="570171647"/>
          <w:citation/>
        </w:sdtPr>
        <w:sdtEndPr/>
        <w:sdtContent>
          <w:r w:rsidR="00D55C9E">
            <w:rPr>
              <w:rFonts w:eastAsia="Times New Roman" w:cs="Times New Roman"/>
              <w:szCs w:val="24"/>
            </w:rPr>
            <w:fldChar w:fldCharType="begin"/>
          </w:r>
          <w:r w:rsidR="00D55C9E">
            <w:rPr>
              <w:rFonts w:eastAsia="Times New Roman" w:cs="Times New Roman"/>
              <w:szCs w:val="24"/>
            </w:rPr>
            <w:instrText xml:space="preserve"> CITATION Goo244 \l 4105 </w:instrText>
          </w:r>
          <w:r w:rsidR="00D55C9E">
            <w:rPr>
              <w:rFonts w:eastAsia="Times New Roman" w:cs="Times New Roman"/>
              <w:szCs w:val="24"/>
            </w:rPr>
            <w:fldChar w:fldCharType="separate"/>
          </w:r>
          <w:r w:rsidR="006720D1">
            <w:rPr>
              <w:rFonts w:eastAsia="Times New Roman" w:cs="Times New Roman"/>
              <w:noProof/>
              <w:szCs w:val="24"/>
            </w:rPr>
            <w:t>(Google, n.d.)</w:t>
          </w:r>
          <w:r w:rsidR="00D55C9E">
            <w:rPr>
              <w:rFonts w:eastAsia="Times New Roman" w:cs="Times New Roman"/>
              <w:szCs w:val="24"/>
            </w:rPr>
            <w:fldChar w:fldCharType="end"/>
          </w:r>
        </w:sdtContent>
      </w:sdt>
      <w:r w:rsidR="0025205B">
        <w:rPr>
          <w:rFonts w:eastAsia="Times New Roman" w:cs="Times New Roman"/>
          <w:szCs w:val="24"/>
        </w:rPr>
        <w:t>:</w:t>
      </w:r>
    </w:p>
    <w:p w14:paraId="275CBBFA" w14:textId="35B48892" w:rsidR="4051710E" w:rsidRPr="00E67117" w:rsidRDefault="322DF22A" w:rsidP="001A0C56">
      <w:pPr>
        <w:spacing w:after="0" w:line="240" w:lineRule="auto"/>
        <w:ind w:left="720"/>
        <w:rPr>
          <w:rFonts w:eastAsia="Times New Roman" w:cs="Times New Roman"/>
          <w:b/>
          <w:color w:val="4C94D8" w:themeColor="text2" w:themeTint="80"/>
        </w:rPr>
      </w:pPr>
      <w:r w:rsidRPr="00E67117">
        <w:rPr>
          <w:rFonts w:eastAsia="Times New Roman" w:cs="Times New Roman"/>
          <w:b/>
          <w:color w:val="4C94D8" w:themeColor="text2" w:themeTint="80"/>
        </w:rPr>
        <w:t>&lt;</w:t>
      </w:r>
      <w:proofErr w:type="spellStart"/>
      <w:r w:rsidRPr="00E67117">
        <w:rPr>
          <w:rFonts w:eastAsia="Times New Roman" w:cs="Times New Roman"/>
          <w:b/>
          <w:color w:val="4C94D8" w:themeColor="text2" w:themeTint="80"/>
        </w:rPr>
        <w:t>iframe</w:t>
      </w:r>
      <w:proofErr w:type="spellEnd"/>
      <w:r w:rsidRPr="00E67117">
        <w:rPr>
          <w:rFonts w:eastAsia="Times New Roman" w:cs="Times New Roman"/>
          <w:b/>
          <w:color w:val="4C94D8" w:themeColor="text2" w:themeTint="80"/>
        </w:rPr>
        <w:t xml:space="preserve"> src="https://www.google.com/maps/embed?pb=!1m18!1m12!1m3!1d2917.5109869850908!2d-81.17708012437848!3d43.009630593817604!2m3!1f0!2f0!3f0!3m2!1i1024!2i768!4f13.1!3m3!1m2!1s0x882eed3828696603%3A0x8995d1593b38c989!2s</w:t>
      </w:r>
      <w:r w:rsidR="00770B30">
        <w:rPr>
          <w:rFonts w:eastAsia="Times New Roman" w:cs="Times New Roman"/>
          <w:b/>
          <w:color w:val="4C94D8" w:themeColor="text2" w:themeTint="80"/>
        </w:rPr>
        <w:t>Xyz</w:t>
      </w:r>
      <w:r w:rsidRPr="00E67117">
        <w:rPr>
          <w:rFonts w:eastAsia="Times New Roman" w:cs="Times New Roman"/>
          <w:b/>
          <w:color w:val="4C94D8" w:themeColor="text2" w:themeTint="80"/>
        </w:rPr>
        <w:t xml:space="preserve">%20Inc.!5e0!3m2!1sen!2sca!4v1721086683724!5m2!1sen!2sca" </w:t>
      </w:r>
      <w:proofErr w:type="spellStart"/>
      <w:r w:rsidRPr="00E67117">
        <w:rPr>
          <w:rFonts w:eastAsia="Times New Roman" w:cs="Times New Roman"/>
          <w:b/>
          <w:color w:val="4C94D8" w:themeColor="text2" w:themeTint="80"/>
        </w:rPr>
        <w:t>allowfullscreen</w:t>
      </w:r>
      <w:proofErr w:type="spellEnd"/>
      <w:r w:rsidRPr="00E67117">
        <w:rPr>
          <w:rFonts w:eastAsia="Times New Roman" w:cs="Times New Roman"/>
          <w:b/>
          <w:color w:val="4C94D8" w:themeColor="text2" w:themeTint="80"/>
        </w:rPr>
        <w:t>&gt;&lt;/</w:t>
      </w:r>
      <w:proofErr w:type="spellStart"/>
      <w:r w:rsidRPr="00E67117">
        <w:rPr>
          <w:rFonts w:eastAsia="Times New Roman" w:cs="Times New Roman"/>
          <w:b/>
          <w:color w:val="4C94D8" w:themeColor="text2" w:themeTint="80"/>
        </w:rPr>
        <w:t>iframe</w:t>
      </w:r>
      <w:proofErr w:type="spellEnd"/>
      <w:r w:rsidRPr="00E67117">
        <w:rPr>
          <w:rFonts w:eastAsia="Times New Roman" w:cs="Times New Roman"/>
          <w:b/>
          <w:color w:val="4C94D8" w:themeColor="text2" w:themeTint="80"/>
        </w:rPr>
        <w:t>&gt;</w:t>
      </w:r>
    </w:p>
    <w:p w14:paraId="15713988" w14:textId="5CF4AD99" w:rsidR="28C6FB8A" w:rsidRDefault="28C6FB8A" w:rsidP="005822D1">
      <w:pPr>
        <w:spacing w:after="0" w:line="240" w:lineRule="auto"/>
        <w:rPr>
          <w:rFonts w:eastAsia="Times New Roman" w:cs="Times New Roman"/>
        </w:rPr>
      </w:pPr>
    </w:p>
    <w:p w14:paraId="0D74991C" w14:textId="666DBD27" w:rsidR="51E48925" w:rsidRDefault="51E48925" w:rsidP="28DFF0E0">
      <w:pPr>
        <w:spacing w:after="0" w:line="240" w:lineRule="auto"/>
        <w:rPr>
          <w:rFonts w:eastAsia="Times New Roman" w:cs="Times New Roman"/>
        </w:rPr>
      </w:pPr>
      <w:r w:rsidRPr="17C1C790">
        <w:rPr>
          <w:rFonts w:eastAsia="Times New Roman" w:cs="Times New Roman"/>
        </w:rPr>
        <w:t>Steps</w:t>
      </w:r>
      <w:r w:rsidRPr="7BB801C4">
        <w:rPr>
          <w:rFonts w:eastAsia="Times New Roman" w:cs="Times New Roman"/>
        </w:rPr>
        <w:t xml:space="preserve"> for implementation of the google </w:t>
      </w:r>
      <w:r w:rsidRPr="17C1C790">
        <w:rPr>
          <w:rFonts w:eastAsia="Times New Roman" w:cs="Times New Roman"/>
        </w:rPr>
        <w:t>maps:</w:t>
      </w:r>
    </w:p>
    <w:p w14:paraId="66AFB36F" w14:textId="3D7475C0" w:rsidR="51E48925" w:rsidRDefault="51E48925" w:rsidP="00C963FF">
      <w:pPr>
        <w:pStyle w:val="ListParagraph"/>
        <w:numPr>
          <w:ilvl w:val="0"/>
          <w:numId w:val="26"/>
        </w:numPr>
        <w:spacing w:after="0" w:line="240" w:lineRule="auto"/>
      </w:pPr>
      <w:r w:rsidRPr="7BB801C4">
        <w:rPr>
          <w:rFonts w:eastAsia="Times New Roman" w:cs="Times New Roman"/>
        </w:rPr>
        <w:t>Opened Google Maps.</w:t>
      </w:r>
    </w:p>
    <w:p w14:paraId="2E7FE379" w14:textId="79B7B1CB" w:rsidR="51E48925" w:rsidRDefault="51E48925" w:rsidP="00C963FF">
      <w:pPr>
        <w:pStyle w:val="ListParagraph"/>
        <w:numPr>
          <w:ilvl w:val="0"/>
          <w:numId w:val="26"/>
        </w:numPr>
        <w:spacing w:after="0" w:line="240" w:lineRule="auto"/>
      </w:pPr>
      <w:r w:rsidRPr="7BB801C4">
        <w:rPr>
          <w:rFonts w:eastAsia="Times New Roman" w:cs="Times New Roman"/>
        </w:rPr>
        <w:t>Found the location by entering the address or name in the search bar.</w:t>
      </w:r>
    </w:p>
    <w:p w14:paraId="5CF45AEE" w14:textId="3E159D94" w:rsidR="51E48925" w:rsidRDefault="51E48925" w:rsidP="00C963FF">
      <w:pPr>
        <w:pStyle w:val="ListParagraph"/>
        <w:numPr>
          <w:ilvl w:val="0"/>
          <w:numId w:val="26"/>
        </w:numPr>
        <w:spacing w:after="0" w:line="240" w:lineRule="auto"/>
      </w:pPr>
      <w:r w:rsidRPr="7BB801C4">
        <w:rPr>
          <w:rFonts w:eastAsia="Times New Roman" w:cs="Times New Roman"/>
        </w:rPr>
        <w:t>Clicked on the "Share" button.</w:t>
      </w:r>
    </w:p>
    <w:p w14:paraId="7C62C213" w14:textId="10F6B2C7" w:rsidR="51E48925" w:rsidRDefault="51E48925" w:rsidP="00C963FF">
      <w:pPr>
        <w:pStyle w:val="ListParagraph"/>
        <w:numPr>
          <w:ilvl w:val="0"/>
          <w:numId w:val="26"/>
        </w:numPr>
        <w:spacing w:after="0" w:line="240" w:lineRule="auto"/>
      </w:pPr>
      <w:r w:rsidRPr="7BB801C4">
        <w:rPr>
          <w:rFonts w:eastAsia="Times New Roman" w:cs="Times New Roman"/>
        </w:rPr>
        <w:t>Clicked on the "Embed a map" tab in the window that popped up.</w:t>
      </w:r>
    </w:p>
    <w:p w14:paraId="6243DC6B" w14:textId="12C3F526" w:rsidR="51E48925" w:rsidRDefault="51E48925" w:rsidP="00C963FF">
      <w:pPr>
        <w:pStyle w:val="ListParagraph"/>
        <w:numPr>
          <w:ilvl w:val="0"/>
          <w:numId w:val="26"/>
        </w:numPr>
        <w:spacing w:after="0" w:line="240" w:lineRule="auto"/>
      </w:pPr>
      <w:r w:rsidRPr="7BB801C4">
        <w:rPr>
          <w:rFonts w:eastAsia="Times New Roman" w:cs="Times New Roman"/>
        </w:rPr>
        <w:t xml:space="preserve">Customized the map size as needed and copied the HTML </w:t>
      </w:r>
      <w:proofErr w:type="spellStart"/>
      <w:r w:rsidRPr="7BB801C4">
        <w:rPr>
          <w:rFonts w:eastAsia="Times New Roman" w:cs="Times New Roman"/>
        </w:rPr>
        <w:t>iframe</w:t>
      </w:r>
      <w:proofErr w:type="spellEnd"/>
      <w:r w:rsidRPr="7BB801C4">
        <w:rPr>
          <w:rFonts w:eastAsia="Times New Roman" w:cs="Times New Roman"/>
        </w:rPr>
        <w:t xml:space="preserve"> code provided.</w:t>
      </w:r>
    </w:p>
    <w:p w14:paraId="53018BFD" w14:textId="20936C44" w:rsidR="00E63A55" w:rsidRDefault="51E48925" w:rsidP="00C963FF">
      <w:pPr>
        <w:pStyle w:val="ListParagraph"/>
        <w:numPr>
          <w:ilvl w:val="0"/>
          <w:numId w:val="26"/>
        </w:numPr>
        <w:spacing w:after="0" w:line="240" w:lineRule="auto"/>
      </w:pPr>
      <w:r w:rsidRPr="114CB3D5">
        <w:rPr>
          <w:rFonts w:eastAsia="Times New Roman" w:cs="Times New Roman"/>
        </w:rPr>
        <w:t>Opened the HTML file in a code editor.</w:t>
      </w:r>
    </w:p>
    <w:p w14:paraId="467DD2A2" w14:textId="3F5AC0FE" w:rsidR="005A47E9" w:rsidRPr="00934F21" w:rsidRDefault="00A62CAF" w:rsidP="00C963FF">
      <w:pPr>
        <w:pStyle w:val="ListParagraph"/>
        <w:numPr>
          <w:ilvl w:val="0"/>
          <w:numId w:val="26"/>
        </w:numPr>
        <w:spacing w:after="0" w:line="240" w:lineRule="auto"/>
      </w:pPr>
      <w:r>
        <w:rPr>
          <w:rFonts w:eastAsia="Times New Roman" w:cs="Times New Roman"/>
        </w:rPr>
        <w:t>Include</w:t>
      </w:r>
      <w:r w:rsidR="0CE3E69D" w:rsidRPr="217BC3AC">
        <w:rPr>
          <w:rFonts w:eastAsia="Times New Roman" w:cs="Times New Roman"/>
        </w:rPr>
        <w:t xml:space="preserve"> the </w:t>
      </w:r>
      <w:proofErr w:type="spellStart"/>
      <w:r w:rsidR="0CE3E69D" w:rsidRPr="217BC3AC">
        <w:rPr>
          <w:rFonts w:eastAsia="Times New Roman" w:cs="Times New Roman"/>
        </w:rPr>
        <w:t>iframe</w:t>
      </w:r>
      <w:proofErr w:type="spellEnd"/>
      <w:r w:rsidR="0CE3E69D" w:rsidRPr="217BC3AC">
        <w:rPr>
          <w:rFonts w:eastAsia="Times New Roman" w:cs="Times New Roman"/>
        </w:rPr>
        <w:t xml:space="preserve"> code in the </w:t>
      </w:r>
      <w:r w:rsidR="0CE3E69D" w:rsidRPr="3D0F2B8E">
        <w:rPr>
          <w:rFonts w:eastAsia="Times New Roman" w:cs="Times New Roman"/>
        </w:rPr>
        <w:t xml:space="preserve">html page </w:t>
      </w:r>
      <w:r w:rsidR="0CE3E69D" w:rsidRPr="70BC0875">
        <w:rPr>
          <w:rFonts w:eastAsia="Times New Roman" w:cs="Times New Roman"/>
        </w:rPr>
        <w:t>where</w:t>
      </w:r>
      <w:r w:rsidR="0CE3E69D" w:rsidRPr="61CD3A00">
        <w:rPr>
          <w:rFonts w:eastAsia="Times New Roman" w:cs="Times New Roman"/>
        </w:rPr>
        <w:t xml:space="preserve"> the map is expected to be </w:t>
      </w:r>
      <w:r w:rsidR="0CE3E69D" w:rsidRPr="0B7759D0">
        <w:rPr>
          <w:rFonts w:eastAsia="Times New Roman" w:cs="Times New Roman"/>
        </w:rPr>
        <w:t>visible</w:t>
      </w:r>
      <w:r w:rsidR="51E48925" w:rsidRPr="3315665C">
        <w:rPr>
          <w:rFonts w:eastAsia="Times New Roman" w:cs="Times New Roman"/>
        </w:rPr>
        <w:t>.</w:t>
      </w:r>
    </w:p>
    <w:p w14:paraId="088C54E0" w14:textId="77777777" w:rsidR="00934F21" w:rsidRPr="00934F21" w:rsidRDefault="00934F21" w:rsidP="00934F21">
      <w:pPr>
        <w:pStyle w:val="ListParagraph"/>
        <w:spacing w:after="0" w:line="240" w:lineRule="auto"/>
      </w:pPr>
    </w:p>
    <w:p w14:paraId="06017DA7" w14:textId="77777777" w:rsidR="009B5D43" w:rsidRDefault="00E76F05" w:rsidP="009B5D43">
      <w:pPr>
        <w:keepNext/>
        <w:spacing w:after="0" w:line="240" w:lineRule="auto"/>
        <w:jc w:val="center"/>
      </w:pPr>
      <w:r>
        <w:rPr>
          <w:noProof/>
        </w:rPr>
        <w:drawing>
          <wp:inline distT="0" distB="0" distL="0" distR="0" wp14:anchorId="3F3F7C7E" wp14:editId="59D467E1">
            <wp:extent cx="3455035" cy="3466213"/>
            <wp:effectExtent l="0" t="0" r="0" b="1270"/>
            <wp:docPr id="1902118775" name="Picture 4" descr="A screenshot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rotWithShape="1">
                    <a:blip r:embed="rId11">
                      <a:extLst>
                        <a:ext uri="{28A0092B-C50C-407E-A947-70E740481C1C}">
                          <a14:useLocalDpi xmlns:a14="http://schemas.microsoft.com/office/drawing/2010/main" val="0"/>
                        </a:ext>
                      </a:extLst>
                    </a:blip>
                    <a:srcRect l="1772" t="2346" r="2208" b="2049"/>
                    <a:stretch/>
                  </pic:blipFill>
                  <pic:spPr bwMode="auto">
                    <a:xfrm>
                      <a:off x="0" y="0"/>
                      <a:ext cx="3456699" cy="3467882"/>
                    </a:xfrm>
                    <a:prstGeom prst="rect">
                      <a:avLst/>
                    </a:prstGeom>
                    <a:ln>
                      <a:noFill/>
                    </a:ln>
                    <a:extLst>
                      <a:ext uri="{53640926-AAD7-44D8-BBD7-CCE9431645EC}">
                        <a14:shadowObscured xmlns:a14="http://schemas.microsoft.com/office/drawing/2010/main"/>
                      </a:ext>
                    </a:extLst>
                  </pic:spPr>
                </pic:pic>
              </a:graphicData>
            </a:graphic>
          </wp:inline>
        </w:drawing>
      </w:r>
    </w:p>
    <w:p w14:paraId="7733F113" w14:textId="0E5A40DA" w:rsidR="00E76F05" w:rsidRDefault="009B5D43" w:rsidP="009B5D43">
      <w:pPr>
        <w:pStyle w:val="Caption"/>
        <w:rPr>
          <w:rFonts w:eastAsia="Times New Roman"/>
          <w:lang w:eastAsia="en-CA"/>
          <w14:ligatures w14:val="none"/>
        </w:rPr>
      </w:pPr>
      <w:bookmarkStart w:id="21" w:name="_Toc172323724"/>
      <w:r>
        <w:t xml:space="preserve">Figure </w:t>
      </w:r>
      <w:fldSimple w:instr=" SEQ Figure \* ARABIC ">
        <w:r>
          <w:rPr>
            <w:noProof/>
          </w:rPr>
          <w:t>3</w:t>
        </w:r>
      </w:fldSimple>
      <w:r>
        <w:t>: Google Maps – Embed a map</w:t>
      </w:r>
      <w:r w:rsidR="00224DB7">
        <w:t xml:space="preserve"> generation</w:t>
      </w:r>
      <w:bookmarkEnd w:id="21"/>
    </w:p>
    <w:p w14:paraId="0725E95C" w14:textId="77777777" w:rsidR="00A97213" w:rsidRDefault="00A97213" w:rsidP="00A97213">
      <w:pPr>
        <w:spacing w:after="0" w:line="240" w:lineRule="auto"/>
        <w:rPr>
          <w:rFonts w:eastAsia="Times New Roman" w:cs="Times New Roman"/>
          <w:szCs w:val="24"/>
          <w:lang w:eastAsia="en-CA"/>
          <w14:ligatures w14:val="none"/>
        </w:rPr>
      </w:pPr>
    </w:p>
    <w:p w14:paraId="4CDFF6AD" w14:textId="50F69DEF" w:rsidR="00224DB7" w:rsidRPr="00E74628" w:rsidRDefault="00287BCD" w:rsidP="00E74628">
      <w:pPr>
        <w:spacing w:after="0" w:line="240" w:lineRule="auto"/>
        <w:rPr>
          <w:rFonts w:eastAsia="Times New Roman" w:cs="Times New Roman"/>
          <w:szCs w:val="24"/>
          <w:lang w:eastAsia="en-CA"/>
          <w14:ligatures w14:val="none"/>
        </w:rPr>
      </w:pPr>
      <w:r>
        <w:rPr>
          <w:rFonts w:eastAsia="Times New Roman" w:cs="Times New Roman"/>
          <w:szCs w:val="24"/>
          <w:lang w:eastAsia="en-CA"/>
          <w14:ligatures w14:val="none"/>
        </w:rPr>
        <w:lastRenderedPageBreak/>
        <w:t>T</w:t>
      </w:r>
      <w:r w:rsidR="00224DB7">
        <w:rPr>
          <w:rFonts w:eastAsia="Times New Roman" w:cs="Times New Roman"/>
          <w:szCs w:val="24"/>
          <w:lang w:eastAsia="en-CA"/>
          <w14:ligatures w14:val="none"/>
        </w:rPr>
        <w:t xml:space="preserve">he following image </w:t>
      </w:r>
      <w:r w:rsidR="001F0615">
        <w:rPr>
          <w:rFonts w:eastAsia="Times New Roman" w:cs="Times New Roman"/>
          <w:szCs w:val="24"/>
          <w:lang w:eastAsia="en-CA"/>
          <w14:ligatures w14:val="none"/>
        </w:rPr>
        <w:t xml:space="preserve">showcases </w:t>
      </w:r>
      <w:r w:rsidR="008C34C4">
        <w:rPr>
          <w:rFonts w:eastAsia="Times New Roman" w:cs="Times New Roman"/>
          <w:szCs w:val="24"/>
          <w:lang w:eastAsia="en-CA"/>
          <w14:ligatures w14:val="none"/>
        </w:rPr>
        <w:t xml:space="preserve">the </w:t>
      </w:r>
      <w:r w:rsidR="00561A20">
        <w:rPr>
          <w:rFonts w:eastAsia="Times New Roman" w:cs="Times New Roman"/>
          <w:szCs w:val="24"/>
          <w:lang w:eastAsia="en-CA"/>
          <w14:ligatures w14:val="none"/>
        </w:rPr>
        <w:t xml:space="preserve">embedded map </w:t>
      </w:r>
      <w:r w:rsidR="00BF0542">
        <w:rPr>
          <w:rFonts w:eastAsia="Times New Roman" w:cs="Times New Roman"/>
          <w:szCs w:val="24"/>
          <w:lang w:eastAsia="en-CA"/>
          <w14:ligatures w14:val="none"/>
        </w:rPr>
        <w:t>on</w:t>
      </w:r>
      <w:r w:rsidR="00561A20">
        <w:rPr>
          <w:rFonts w:eastAsia="Times New Roman" w:cs="Times New Roman"/>
          <w:szCs w:val="24"/>
          <w:lang w:eastAsia="en-CA"/>
          <w14:ligatures w14:val="none"/>
        </w:rPr>
        <w:t xml:space="preserve"> our website.</w:t>
      </w:r>
    </w:p>
    <w:p w14:paraId="52C3DDD3" w14:textId="600BD7A3" w:rsidR="00153712" w:rsidRPr="00153712" w:rsidRDefault="00B02D04" w:rsidP="00287BCD">
      <w:pPr>
        <w:spacing w:after="0" w:line="240" w:lineRule="auto"/>
        <w:jc w:val="center"/>
        <w:rPr>
          <w:rFonts w:eastAsiaTheme="majorEastAsia" w:cstheme="majorBidi"/>
          <w:b/>
          <w:color w:val="000000" w:themeColor="text1"/>
          <w:sz w:val="28"/>
          <w:szCs w:val="28"/>
          <w:lang w:eastAsia="en-CA"/>
        </w:rPr>
      </w:pPr>
      <w:r>
        <w:rPr>
          <w:noProof/>
        </w:rPr>
        <w:drawing>
          <wp:inline distT="0" distB="0" distL="0" distR="0" wp14:anchorId="7884535C" wp14:editId="56573895">
            <wp:extent cx="5400000" cy="2842500"/>
            <wp:effectExtent l="0" t="0" r="0" b="0"/>
            <wp:docPr id="1313545729" name="Picture 9" descr="A map with a location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545729" name="Picture 9" descr="A map with a location on it&#10;&#10;Description automatically generated"/>
                    <pic:cNvPicPr/>
                  </pic:nvPicPr>
                  <pic:blipFill>
                    <a:blip r:embed="rId12"/>
                    <a:stretch>
                      <a:fillRect/>
                    </a:stretch>
                  </pic:blipFill>
                  <pic:spPr>
                    <a:xfrm>
                      <a:off x="0" y="0"/>
                      <a:ext cx="5400000" cy="2842500"/>
                    </a:xfrm>
                    <a:prstGeom prst="rect">
                      <a:avLst/>
                    </a:prstGeom>
                  </pic:spPr>
                </pic:pic>
              </a:graphicData>
            </a:graphic>
          </wp:inline>
        </w:drawing>
      </w:r>
    </w:p>
    <w:p w14:paraId="07E8CE26" w14:textId="7992A4CF" w:rsidR="002E6277" w:rsidRPr="002E6277" w:rsidRDefault="00224DB7" w:rsidP="002E6277">
      <w:pPr>
        <w:pStyle w:val="Caption"/>
      </w:pPr>
      <w:bookmarkStart w:id="22" w:name="_Toc172323725"/>
      <w:r>
        <w:t xml:space="preserve">Figure </w:t>
      </w:r>
      <w:fldSimple w:instr=" SEQ Figure \* ARABIC ">
        <w:r>
          <w:rPr>
            <w:noProof/>
          </w:rPr>
          <w:t>4</w:t>
        </w:r>
      </w:fldSimple>
      <w:r>
        <w:t>: Google Maps – Embed a map result</w:t>
      </w:r>
      <w:bookmarkEnd w:id="22"/>
    </w:p>
    <w:p w14:paraId="47D94F7B" w14:textId="77777777" w:rsidR="00AD16B8" w:rsidRPr="00AD16B8" w:rsidRDefault="00AD16B8" w:rsidP="00AD16B8"/>
    <w:p w14:paraId="5C1D65DC" w14:textId="623F31DC" w:rsidR="00E74628" w:rsidRPr="006C4D49" w:rsidRDefault="00E74628" w:rsidP="00C963FF">
      <w:pPr>
        <w:pStyle w:val="Heading3"/>
        <w:numPr>
          <w:ilvl w:val="1"/>
          <w:numId w:val="2"/>
        </w:numPr>
        <w:spacing w:before="0" w:after="0" w:line="240" w:lineRule="auto"/>
        <w:rPr>
          <w:lang w:eastAsia="en-CA"/>
        </w:rPr>
      </w:pPr>
      <w:bookmarkStart w:id="23" w:name="_Toc172323713"/>
      <w:r w:rsidRPr="00C00A33">
        <w:rPr>
          <w:lang w:eastAsia="en-CA"/>
        </w:rPr>
        <w:t>HubSpot</w:t>
      </w:r>
      <w:r w:rsidR="005A0722">
        <w:rPr>
          <w:lang w:eastAsia="en-CA"/>
        </w:rPr>
        <w:t xml:space="preserve"> </w:t>
      </w:r>
      <w:r w:rsidR="009B5D43">
        <w:rPr>
          <w:lang w:eastAsia="en-CA"/>
        </w:rPr>
        <w:t>Form</w:t>
      </w:r>
      <w:bookmarkEnd w:id="23"/>
    </w:p>
    <w:p w14:paraId="1FB5F38F" w14:textId="08CE4C14" w:rsidR="00E97F32" w:rsidRDefault="00C4537F" w:rsidP="006B5F81">
      <w:r w:rsidRPr="006B5F81">
        <w:t xml:space="preserve">The primary objective </w:t>
      </w:r>
      <w:r w:rsidR="00234D9A">
        <w:t xml:space="preserve">of the client </w:t>
      </w:r>
      <w:r w:rsidRPr="006B5F81">
        <w:t>is to increase their sales</w:t>
      </w:r>
      <w:r w:rsidR="009C4958" w:rsidRPr="006B5F81">
        <w:t>.</w:t>
      </w:r>
      <w:r w:rsidRPr="006B5F81">
        <w:t xml:space="preserve"> </w:t>
      </w:r>
      <w:r w:rsidR="009C4958" w:rsidRPr="006B5F81">
        <w:t xml:space="preserve">By </w:t>
      </w:r>
      <w:r w:rsidRPr="006B5F81">
        <w:t>enabl</w:t>
      </w:r>
      <w:r w:rsidR="009C4958" w:rsidRPr="006B5F81">
        <w:t>ing</w:t>
      </w:r>
      <w:r w:rsidRPr="006B5F81">
        <w:t xml:space="preserve"> users to submit a form on the company's Contact Us page and get in touch with them directly</w:t>
      </w:r>
      <w:r w:rsidR="00836555" w:rsidRPr="006B5F81">
        <w:t>, we provide an IT solution to support this business goal</w:t>
      </w:r>
      <w:r w:rsidRPr="006B5F81">
        <w:t xml:space="preserve">. To achieve this, a form integrated with </w:t>
      </w:r>
      <w:r w:rsidR="00770B30">
        <w:t>XYZ</w:t>
      </w:r>
      <w:r w:rsidR="00B2109D">
        <w:t>’s</w:t>
      </w:r>
      <w:r w:rsidRPr="006B5F81">
        <w:t xml:space="preserve"> CRM (HubSpot) </w:t>
      </w:r>
      <w:r w:rsidR="008234AB" w:rsidRPr="006B5F81">
        <w:t>will be</w:t>
      </w:r>
      <w:r w:rsidRPr="006B5F81">
        <w:t xml:space="preserve"> embedded on the website. </w:t>
      </w:r>
    </w:p>
    <w:p w14:paraId="1600E770" w14:textId="316FB469" w:rsidR="00536BEC" w:rsidRPr="00536BEC" w:rsidRDefault="006B5F81" w:rsidP="006B5F81">
      <w:r w:rsidRPr="006B5F81">
        <w:t>This form will be generated using HubSpot capabilities, which</w:t>
      </w:r>
      <w:r w:rsidR="00C4537F" w:rsidRPr="006B5F81">
        <w:t xml:space="preserve"> ensures smooth integration and enhances the user experience by facilitating easy lead capture and traceability in the customer journey. Through this connection, </w:t>
      </w:r>
      <w:r w:rsidR="00770B30">
        <w:t>XYZ</w:t>
      </w:r>
      <w:r w:rsidR="00C4537F" w:rsidRPr="006B5F81">
        <w:t xml:space="preserve"> can communicate more easily and conveniently</w:t>
      </w:r>
      <w:r w:rsidRPr="006B5F81">
        <w:t xml:space="preserve"> with its leads</w:t>
      </w:r>
      <w:r w:rsidR="00C4537F" w:rsidRPr="006B5F81">
        <w:t xml:space="preserve">, helping the company </w:t>
      </w:r>
      <w:r w:rsidRPr="006B5F81">
        <w:t>nurture them</w:t>
      </w:r>
      <w:r w:rsidR="00C4537F" w:rsidRPr="006B5F81">
        <w:t xml:space="preserve"> and </w:t>
      </w:r>
      <w:r w:rsidRPr="006B5F81">
        <w:t xml:space="preserve">address </w:t>
      </w:r>
      <w:r w:rsidR="00C4537F" w:rsidRPr="006B5F81">
        <w:t>inquiries more efficiently.</w:t>
      </w:r>
    </w:p>
    <w:p w14:paraId="4F85B47B" w14:textId="77777777" w:rsidR="000E7E7C" w:rsidRDefault="000E7E7C">
      <w:pPr>
        <w:spacing w:after="160" w:line="259" w:lineRule="auto"/>
      </w:pPr>
      <w:r>
        <w:br w:type="page"/>
      </w:r>
    </w:p>
    <w:p w14:paraId="12F924AB" w14:textId="1AF208FA" w:rsidR="006B5F81" w:rsidRDefault="006B5F81" w:rsidP="006B5F81">
      <w:r>
        <w:lastRenderedPageBreak/>
        <w:t>Below you can find the code generated</w:t>
      </w:r>
      <w:r w:rsidR="00C95AB2">
        <w:t xml:space="preserve"> </w:t>
      </w:r>
      <w:sdt>
        <w:sdtPr>
          <w:id w:val="-517233800"/>
          <w:citation/>
        </w:sdtPr>
        <w:sdtEndPr/>
        <w:sdtContent>
          <w:r w:rsidR="00C95AB2">
            <w:fldChar w:fldCharType="begin"/>
          </w:r>
          <w:r w:rsidR="00C95AB2">
            <w:instrText xml:space="preserve"> CITATION Hub241 \l 4105 </w:instrText>
          </w:r>
          <w:r w:rsidR="00C95AB2">
            <w:fldChar w:fldCharType="separate"/>
          </w:r>
          <w:r w:rsidR="006720D1">
            <w:rPr>
              <w:noProof/>
            </w:rPr>
            <w:t>(HubSpot, 2024)</w:t>
          </w:r>
          <w:r w:rsidR="00C95AB2">
            <w:fldChar w:fldCharType="end"/>
          </w:r>
        </w:sdtContent>
      </w:sdt>
      <w:r>
        <w:t>:</w:t>
      </w:r>
    </w:p>
    <w:p w14:paraId="192D0F85" w14:textId="65331E3D" w:rsidR="5C26D316" w:rsidRDefault="5C26D316" w:rsidP="5C26D316">
      <w:pPr>
        <w:spacing w:after="0" w:line="240" w:lineRule="auto"/>
        <w:ind w:firstLine="720"/>
        <w:rPr>
          <w:rFonts w:eastAsia="Times New Roman" w:cs="Times New Roman"/>
          <w:szCs w:val="24"/>
        </w:rPr>
      </w:pPr>
    </w:p>
    <w:p w14:paraId="322AE98D" w14:textId="77777777" w:rsidR="009B5D43" w:rsidRDefault="00C00A33" w:rsidP="009B5D43">
      <w:pPr>
        <w:keepNext/>
        <w:spacing w:after="0" w:line="240" w:lineRule="auto"/>
        <w:jc w:val="center"/>
      </w:pPr>
      <w:r>
        <w:rPr>
          <w:noProof/>
        </w:rPr>
        <w:drawing>
          <wp:inline distT="0" distB="0" distL="0" distR="0" wp14:anchorId="6D3ED734" wp14:editId="4BEB216B">
            <wp:extent cx="2393086" cy="3423684"/>
            <wp:effectExtent l="0" t="0" r="7620" b="5715"/>
            <wp:docPr id="1406045885" name="Picture 5"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2399569" cy="3432959"/>
                    </a:xfrm>
                    <a:prstGeom prst="rect">
                      <a:avLst/>
                    </a:prstGeom>
                  </pic:spPr>
                </pic:pic>
              </a:graphicData>
            </a:graphic>
          </wp:inline>
        </w:drawing>
      </w:r>
    </w:p>
    <w:p w14:paraId="38730EF1" w14:textId="045C1943" w:rsidR="00BF52F0" w:rsidRDefault="009B5D43" w:rsidP="009B5D43">
      <w:pPr>
        <w:pStyle w:val="Caption"/>
        <w:rPr>
          <w:rFonts w:eastAsia="Times New Roman"/>
          <w:lang w:eastAsia="en-CA"/>
          <w14:ligatures w14:val="none"/>
        </w:rPr>
      </w:pPr>
      <w:bookmarkStart w:id="24" w:name="_Toc172323726"/>
      <w:r>
        <w:t xml:space="preserve">Figure </w:t>
      </w:r>
      <w:fldSimple w:instr=" SEQ Figure \* ARABIC ">
        <w:r w:rsidR="00A97213">
          <w:rPr>
            <w:noProof/>
          </w:rPr>
          <w:t>5</w:t>
        </w:r>
      </w:fldSimple>
      <w:r>
        <w:t>: HubSpot Form – Embed code</w:t>
      </w:r>
      <w:bookmarkEnd w:id="24"/>
    </w:p>
    <w:p w14:paraId="72AF2FDD" w14:textId="77777777" w:rsidR="00BF52F0" w:rsidRPr="00E74628" w:rsidRDefault="00BF52F0" w:rsidP="00E74628">
      <w:pPr>
        <w:spacing w:after="0" w:line="240" w:lineRule="auto"/>
        <w:rPr>
          <w:rFonts w:eastAsia="Times New Roman" w:cs="Times New Roman"/>
          <w:szCs w:val="24"/>
          <w:lang w:eastAsia="en-CA"/>
          <w14:ligatures w14:val="none"/>
        </w:rPr>
      </w:pPr>
    </w:p>
    <w:p w14:paraId="62FFA006" w14:textId="121D7E7B" w:rsidR="29AF4356" w:rsidRDefault="29AF4356" w:rsidP="00C963FF">
      <w:pPr>
        <w:pStyle w:val="Heading3"/>
        <w:numPr>
          <w:ilvl w:val="1"/>
          <w:numId w:val="2"/>
        </w:numPr>
        <w:spacing w:before="0" w:after="0" w:line="240" w:lineRule="auto"/>
        <w:rPr>
          <w:lang w:eastAsia="en-CA"/>
        </w:rPr>
      </w:pPr>
      <w:bookmarkStart w:id="25" w:name="_Toc172323714"/>
      <w:r w:rsidRPr="5EF1DD04">
        <w:rPr>
          <w:lang w:eastAsia="en-CA"/>
        </w:rPr>
        <w:t>PHP/</w:t>
      </w:r>
      <w:r w:rsidR="07F673DD" w:rsidRPr="5EF1DD04">
        <w:rPr>
          <w:lang w:eastAsia="en-CA"/>
        </w:rPr>
        <w:t xml:space="preserve">SQL </w:t>
      </w:r>
      <w:r w:rsidR="53E820C8" w:rsidRPr="5EF1DD04">
        <w:rPr>
          <w:lang w:eastAsia="en-CA"/>
        </w:rPr>
        <w:t>fun</w:t>
      </w:r>
      <w:r w:rsidR="07F673DD" w:rsidRPr="5EF1DD04">
        <w:rPr>
          <w:lang w:eastAsia="en-CA"/>
        </w:rPr>
        <w:t>ctions</w:t>
      </w:r>
      <w:bookmarkEnd w:id="25"/>
    </w:p>
    <w:p w14:paraId="138C02BD" w14:textId="2E6F1941" w:rsidR="5EF1DD04" w:rsidRDefault="5EF1DD04" w:rsidP="5EF1DD04">
      <w:pPr>
        <w:pStyle w:val="ListParagraph"/>
        <w:spacing w:after="0" w:line="240" w:lineRule="auto"/>
        <w:rPr>
          <w:rFonts w:eastAsia="Times New Roman" w:cs="Times New Roman"/>
          <w:szCs w:val="24"/>
          <w:highlight w:val="yellow"/>
          <w:lang w:eastAsia="en-CA"/>
        </w:rPr>
      </w:pPr>
    </w:p>
    <w:p w14:paraId="10F94A64" w14:textId="66B9193B" w:rsidR="0B6455E3" w:rsidRPr="003D6C05" w:rsidRDefault="008E3727" w:rsidP="00C963FF">
      <w:pPr>
        <w:pStyle w:val="ListParagraph"/>
        <w:numPr>
          <w:ilvl w:val="2"/>
          <w:numId w:val="2"/>
        </w:numPr>
        <w:spacing w:after="0" w:line="240" w:lineRule="auto"/>
        <w:rPr>
          <w:rFonts w:eastAsia="Times New Roman" w:cs="Times New Roman"/>
          <w:b/>
          <w:szCs w:val="24"/>
        </w:rPr>
      </w:pPr>
      <w:r>
        <w:rPr>
          <w:rFonts w:eastAsia="Times New Roman" w:cs="Times New Roman"/>
          <w:b/>
          <w:szCs w:val="24"/>
        </w:rPr>
        <w:t>S</w:t>
      </w:r>
      <w:r w:rsidR="0B6455E3" w:rsidRPr="003D6C05">
        <w:rPr>
          <w:rFonts w:eastAsia="Times New Roman" w:cs="Times New Roman"/>
          <w:b/>
          <w:szCs w:val="24"/>
        </w:rPr>
        <w:t>ecure SQL Connection to the Database</w:t>
      </w:r>
    </w:p>
    <w:p w14:paraId="6527C3F8" w14:textId="460ED872" w:rsidR="00A70604" w:rsidRDefault="69A12596" w:rsidP="00A70604">
      <w:pPr>
        <w:spacing w:after="0" w:line="240" w:lineRule="auto"/>
        <w:rPr>
          <w:rFonts w:eastAsia="Times New Roman" w:cs="Times New Roman"/>
          <w:szCs w:val="24"/>
        </w:rPr>
      </w:pPr>
      <w:r w:rsidRPr="5EF1DD04">
        <w:rPr>
          <w:rFonts w:eastAsia="Times New Roman" w:cs="Times New Roman"/>
          <w:szCs w:val="24"/>
        </w:rPr>
        <w:t xml:space="preserve">To maintain a </w:t>
      </w:r>
      <w:r w:rsidR="006330DB">
        <w:rPr>
          <w:rFonts w:eastAsia="Times New Roman" w:cs="Times New Roman"/>
          <w:szCs w:val="24"/>
        </w:rPr>
        <w:t>highly</w:t>
      </w:r>
      <w:r w:rsidRPr="5EF1DD04">
        <w:rPr>
          <w:rFonts w:eastAsia="Times New Roman" w:cs="Times New Roman"/>
          <w:szCs w:val="24"/>
        </w:rPr>
        <w:t xml:space="preserve"> secure database design for the system, we have created a separate admin account with </w:t>
      </w:r>
      <w:r w:rsidR="007F3F92">
        <w:rPr>
          <w:rFonts w:eastAsia="Times New Roman" w:cs="Times New Roman"/>
          <w:szCs w:val="24"/>
        </w:rPr>
        <w:t>the</w:t>
      </w:r>
      <w:r w:rsidR="006330DB">
        <w:rPr>
          <w:rFonts w:eastAsia="Times New Roman" w:cs="Times New Roman"/>
          <w:szCs w:val="24"/>
        </w:rPr>
        <w:t xml:space="preserve"> </w:t>
      </w:r>
      <w:r w:rsidRPr="5EF1DD04">
        <w:rPr>
          <w:rFonts w:eastAsia="Times New Roman" w:cs="Times New Roman"/>
          <w:szCs w:val="24"/>
        </w:rPr>
        <w:t xml:space="preserve">least privileges </w:t>
      </w:r>
      <w:r w:rsidR="00B859D7">
        <w:rPr>
          <w:rFonts w:eastAsia="Times New Roman" w:cs="Times New Roman"/>
          <w:szCs w:val="24"/>
        </w:rPr>
        <w:t>approach</w:t>
      </w:r>
      <w:r w:rsidRPr="5EF1DD04">
        <w:rPr>
          <w:rFonts w:eastAsia="Times New Roman" w:cs="Times New Roman"/>
          <w:szCs w:val="24"/>
        </w:rPr>
        <w:t xml:space="preserve"> without using the default root admin account.  By default, the root admin account is enabled to connect without </w:t>
      </w:r>
      <w:r w:rsidR="006330DB">
        <w:rPr>
          <w:rFonts w:eastAsia="Times New Roman" w:cs="Times New Roman"/>
          <w:szCs w:val="24"/>
        </w:rPr>
        <w:t xml:space="preserve">a </w:t>
      </w:r>
      <w:r w:rsidRPr="5EF1DD04">
        <w:rPr>
          <w:rFonts w:eastAsia="Times New Roman" w:cs="Times New Roman"/>
          <w:szCs w:val="24"/>
        </w:rPr>
        <w:t>password, and this contains all the privileges for the database. Due to these low</w:t>
      </w:r>
      <w:r w:rsidR="006330DB">
        <w:rPr>
          <w:rFonts w:eastAsia="Times New Roman" w:cs="Times New Roman"/>
          <w:szCs w:val="24"/>
        </w:rPr>
        <w:t>-</w:t>
      </w:r>
      <w:r w:rsidRPr="5EF1DD04">
        <w:rPr>
          <w:rFonts w:eastAsia="Times New Roman" w:cs="Times New Roman"/>
          <w:szCs w:val="24"/>
        </w:rPr>
        <w:t xml:space="preserve">security issues, we have configured a new admin account named </w:t>
      </w:r>
      <w:r w:rsidR="22B4C2C0" w:rsidRPr="5EF1DD04">
        <w:rPr>
          <w:rFonts w:eastAsia="Times New Roman" w:cs="Times New Roman"/>
          <w:szCs w:val="24"/>
        </w:rPr>
        <w:t>“</w:t>
      </w:r>
      <w:proofErr w:type="spellStart"/>
      <w:r w:rsidR="00770B30">
        <w:rPr>
          <w:rFonts w:eastAsia="Times New Roman" w:cs="Times New Roman"/>
          <w:szCs w:val="24"/>
        </w:rPr>
        <w:t>xyz</w:t>
      </w:r>
      <w:proofErr w:type="spellEnd"/>
      <w:r w:rsidR="492BB71E" w:rsidRPr="5EF1DD04">
        <w:rPr>
          <w:rFonts w:eastAsia="Times New Roman" w:cs="Times New Roman"/>
          <w:szCs w:val="24"/>
        </w:rPr>
        <w:t>”</w:t>
      </w:r>
      <w:r w:rsidRPr="5EF1DD04">
        <w:rPr>
          <w:rFonts w:eastAsia="Times New Roman" w:cs="Times New Roman"/>
          <w:szCs w:val="24"/>
        </w:rPr>
        <w:t xml:space="preserve"> with a </w:t>
      </w:r>
      <w:r w:rsidR="000E01A1">
        <w:rPr>
          <w:rFonts w:eastAsia="Times New Roman" w:cs="Times New Roman"/>
          <w:szCs w:val="24"/>
        </w:rPr>
        <w:t>highly</w:t>
      </w:r>
      <w:r w:rsidRPr="5EF1DD04">
        <w:rPr>
          <w:rFonts w:eastAsia="Times New Roman" w:cs="Times New Roman"/>
          <w:szCs w:val="24"/>
        </w:rPr>
        <w:t xml:space="preserve"> secured password to </w:t>
      </w:r>
      <w:r w:rsidR="000E01A1">
        <w:rPr>
          <w:rFonts w:eastAsia="Times New Roman" w:cs="Times New Roman"/>
          <w:szCs w:val="24"/>
        </w:rPr>
        <w:t>log in</w:t>
      </w:r>
      <w:r w:rsidRPr="5EF1DD04">
        <w:rPr>
          <w:rFonts w:eastAsia="Times New Roman" w:cs="Times New Roman"/>
          <w:szCs w:val="24"/>
        </w:rPr>
        <w:t xml:space="preserve"> to the database. In there</w:t>
      </w:r>
      <w:r w:rsidR="000E01A1">
        <w:rPr>
          <w:rFonts w:eastAsia="Times New Roman" w:cs="Times New Roman"/>
          <w:szCs w:val="24"/>
        </w:rPr>
        <w:t>,</w:t>
      </w:r>
      <w:r w:rsidRPr="5EF1DD04">
        <w:rPr>
          <w:rFonts w:eastAsia="Times New Roman" w:cs="Times New Roman"/>
          <w:szCs w:val="24"/>
        </w:rPr>
        <w:t xml:space="preserve"> we have limited access levels like dropping tables, dropping </w:t>
      </w:r>
      <w:r w:rsidR="000E01A1">
        <w:rPr>
          <w:rFonts w:eastAsia="Times New Roman" w:cs="Times New Roman"/>
          <w:szCs w:val="24"/>
        </w:rPr>
        <w:t>databases</w:t>
      </w:r>
      <w:r w:rsidRPr="5EF1DD04">
        <w:rPr>
          <w:rFonts w:eastAsia="Times New Roman" w:cs="Times New Roman"/>
          <w:szCs w:val="24"/>
        </w:rPr>
        <w:t xml:space="preserve"> and viewing system configuration details. </w:t>
      </w:r>
    </w:p>
    <w:p w14:paraId="7F2C6338" w14:textId="00E677CE" w:rsidR="002A0203" w:rsidRDefault="002A0203" w:rsidP="007523E7">
      <w:pPr>
        <w:spacing w:after="0" w:line="240" w:lineRule="auto"/>
        <w:rPr>
          <w:rFonts w:eastAsia="Times New Roman" w:cs="Times New Roman"/>
          <w:szCs w:val="24"/>
        </w:rPr>
      </w:pPr>
    </w:p>
    <w:p w14:paraId="7495265F" w14:textId="4EEC56F5" w:rsidR="00A70604" w:rsidRDefault="628BA344" w:rsidP="00A70604">
      <w:pPr>
        <w:spacing w:after="0" w:line="240" w:lineRule="auto"/>
        <w:jc w:val="both"/>
        <w:rPr>
          <w:rFonts w:eastAsia="Times New Roman" w:cs="Times New Roman"/>
          <w:szCs w:val="24"/>
        </w:rPr>
      </w:pPr>
      <w:r w:rsidRPr="5EF1DD04">
        <w:rPr>
          <w:rFonts w:eastAsia="Times New Roman" w:cs="Times New Roman"/>
          <w:szCs w:val="24"/>
        </w:rPr>
        <w:t xml:space="preserve">To </w:t>
      </w:r>
      <w:r w:rsidR="000E01A1">
        <w:rPr>
          <w:rFonts w:eastAsia="Times New Roman" w:cs="Times New Roman"/>
          <w:szCs w:val="24"/>
        </w:rPr>
        <w:t>set up</w:t>
      </w:r>
      <w:r w:rsidRPr="5EF1DD04">
        <w:rPr>
          <w:rFonts w:eastAsia="Times New Roman" w:cs="Times New Roman"/>
          <w:szCs w:val="24"/>
        </w:rPr>
        <w:t xml:space="preserve"> the phpMyAdmin admin account we have changed the below configurations settings in the “</w:t>
      </w:r>
      <w:proofErr w:type="spellStart"/>
      <w:r w:rsidRPr="5EF1DD04">
        <w:rPr>
          <w:rFonts w:eastAsia="Times New Roman" w:cs="Times New Roman"/>
          <w:szCs w:val="24"/>
        </w:rPr>
        <w:t>config.inc.php</w:t>
      </w:r>
      <w:proofErr w:type="spellEnd"/>
      <w:r w:rsidRPr="5EF1DD04">
        <w:rPr>
          <w:rFonts w:eastAsia="Times New Roman" w:cs="Times New Roman"/>
          <w:szCs w:val="24"/>
        </w:rPr>
        <w:t xml:space="preserve">” </w:t>
      </w:r>
      <w:r w:rsidR="5AEDAA74" w:rsidRPr="5EF1DD04">
        <w:rPr>
          <w:rFonts w:eastAsia="Times New Roman" w:cs="Times New Roman"/>
          <w:szCs w:val="24"/>
        </w:rPr>
        <w:t>file,</w:t>
      </w:r>
      <w:r w:rsidRPr="5EF1DD04">
        <w:rPr>
          <w:rFonts w:eastAsia="Times New Roman" w:cs="Times New Roman"/>
          <w:szCs w:val="24"/>
        </w:rPr>
        <w:t xml:space="preserve"> which is available in the below path, C:\xampp\phpMyAdmin </w:t>
      </w:r>
      <w:r w:rsidR="195A80F7" w:rsidRPr="5EF1DD04">
        <w:rPr>
          <w:rFonts w:eastAsia="Times New Roman" w:cs="Times New Roman"/>
          <w:szCs w:val="24"/>
        </w:rPr>
        <w:t>in our local machine.</w:t>
      </w:r>
    </w:p>
    <w:p w14:paraId="1C76072D" w14:textId="0231A9A8" w:rsidR="002A0203" w:rsidRDefault="002A0203" w:rsidP="007523E7">
      <w:pPr>
        <w:spacing w:after="0" w:line="240" w:lineRule="auto"/>
        <w:jc w:val="both"/>
        <w:rPr>
          <w:rFonts w:eastAsia="Times New Roman" w:cs="Times New Roman"/>
          <w:szCs w:val="24"/>
        </w:rPr>
      </w:pPr>
    </w:p>
    <w:p w14:paraId="6EF6285E" w14:textId="4314D7FE" w:rsidR="628BA344" w:rsidRDefault="628BA344" w:rsidP="007523E7">
      <w:pPr>
        <w:spacing w:after="0" w:line="240" w:lineRule="auto"/>
        <w:rPr>
          <w:rFonts w:eastAsia="Times New Roman" w:cs="Times New Roman"/>
          <w:szCs w:val="24"/>
        </w:rPr>
      </w:pPr>
      <w:r w:rsidRPr="00E52B28">
        <w:rPr>
          <w:rFonts w:eastAsia="Times New Roman" w:cs="Times New Roman"/>
          <w:color w:val="4C94D8" w:themeColor="text2" w:themeTint="80"/>
          <w:szCs w:val="24"/>
        </w:rPr>
        <w:t>$</w:t>
      </w:r>
      <w:proofErr w:type="spellStart"/>
      <w:r w:rsidRPr="00E52B28">
        <w:rPr>
          <w:rFonts w:eastAsia="Times New Roman" w:cs="Times New Roman"/>
          <w:color w:val="4C94D8" w:themeColor="text2" w:themeTint="80"/>
          <w:szCs w:val="24"/>
        </w:rPr>
        <w:t>cfg</w:t>
      </w:r>
      <w:proofErr w:type="spellEnd"/>
      <w:r w:rsidRPr="00E52B28">
        <w:rPr>
          <w:rFonts w:eastAsia="Times New Roman" w:cs="Times New Roman"/>
          <w:color w:val="4C94D8" w:themeColor="text2" w:themeTint="80"/>
          <w:szCs w:val="24"/>
        </w:rPr>
        <w:t>['Servers'][$</w:t>
      </w:r>
      <w:proofErr w:type="spellStart"/>
      <w:r w:rsidRPr="00E52B28">
        <w:rPr>
          <w:rFonts w:eastAsia="Times New Roman" w:cs="Times New Roman"/>
          <w:color w:val="4C94D8" w:themeColor="text2" w:themeTint="80"/>
          <w:szCs w:val="24"/>
        </w:rPr>
        <w:t>i</w:t>
      </w:r>
      <w:proofErr w:type="spellEnd"/>
      <w:r w:rsidRPr="00E52B28">
        <w:rPr>
          <w:rFonts w:eastAsia="Times New Roman" w:cs="Times New Roman"/>
          <w:color w:val="4C94D8" w:themeColor="text2" w:themeTint="80"/>
          <w:szCs w:val="24"/>
        </w:rPr>
        <w:t>]['</w:t>
      </w:r>
      <w:proofErr w:type="spellStart"/>
      <w:r w:rsidRPr="00E52B28">
        <w:rPr>
          <w:rFonts w:eastAsia="Times New Roman" w:cs="Times New Roman"/>
          <w:color w:val="4C94D8" w:themeColor="text2" w:themeTint="80"/>
          <w:szCs w:val="24"/>
        </w:rPr>
        <w:t>auth_type</w:t>
      </w:r>
      <w:proofErr w:type="spellEnd"/>
      <w:r w:rsidRPr="00E52B28">
        <w:rPr>
          <w:rFonts w:eastAsia="Times New Roman" w:cs="Times New Roman"/>
          <w:color w:val="4C94D8" w:themeColor="text2" w:themeTint="80"/>
          <w:szCs w:val="24"/>
        </w:rPr>
        <w:t xml:space="preserve">'] = 'cookie';  </w:t>
      </w:r>
      <w:r w:rsidR="3D5DE01C" w:rsidRPr="00E52B28">
        <w:rPr>
          <w:rFonts w:eastAsia="Times New Roman" w:cs="Times New Roman"/>
          <w:color w:val="4C94D8" w:themeColor="text2" w:themeTint="80"/>
          <w:szCs w:val="24"/>
        </w:rPr>
        <w:t xml:space="preserve"> </w:t>
      </w:r>
      <w:r w:rsidR="00E52B28">
        <w:rPr>
          <w:rFonts w:eastAsia="Times New Roman" w:cs="Times New Roman"/>
          <w:color w:val="4C94D8" w:themeColor="text2" w:themeTint="80"/>
          <w:szCs w:val="24"/>
        </w:rPr>
        <w:tab/>
      </w:r>
      <w:r w:rsidR="00E52B28">
        <w:rPr>
          <w:rFonts w:eastAsia="Times New Roman" w:cs="Times New Roman"/>
          <w:color w:val="4C94D8" w:themeColor="text2" w:themeTint="80"/>
          <w:szCs w:val="24"/>
        </w:rPr>
        <w:tab/>
      </w:r>
      <w:r w:rsidR="00E52B28">
        <w:rPr>
          <w:rFonts w:eastAsia="Times New Roman" w:cs="Times New Roman"/>
          <w:color w:val="4C94D8" w:themeColor="text2" w:themeTint="80"/>
          <w:szCs w:val="24"/>
        </w:rPr>
        <w:tab/>
      </w:r>
      <w:r w:rsidRPr="5EF1DD04">
        <w:rPr>
          <w:rFonts w:eastAsia="Times New Roman" w:cs="Times New Roman"/>
          <w:color w:val="4EA72E" w:themeColor="accent6"/>
          <w:szCs w:val="24"/>
        </w:rPr>
        <w:t xml:space="preserve">/* Default is 'config'   */ </w:t>
      </w:r>
    </w:p>
    <w:p w14:paraId="619E504E" w14:textId="04708739" w:rsidR="628BA344" w:rsidRDefault="628BA344" w:rsidP="007523E7">
      <w:pPr>
        <w:spacing w:after="0" w:line="240" w:lineRule="auto"/>
        <w:rPr>
          <w:rFonts w:eastAsia="Times New Roman" w:cs="Times New Roman"/>
          <w:color w:val="4EA72E" w:themeColor="accent6"/>
          <w:szCs w:val="24"/>
        </w:rPr>
      </w:pPr>
      <w:r w:rsidRPr="00E52B28">
        <w:rPr>
          <w:rFonts w:eastAsia="Times New Roman" w:cs="Times New Roman"/>
          <w:color w:val="4C94D8" w:themeColor="text2" w:themeTint="80"/>
          <w:szCs w:val="24"/>
        </w:rPr>
        <w:t>$</w:t>
      </w:r>
      <w:proofErr w:type="spellStart"/>
      <w:r w:rsidRPr="00E52B28">
        <w:rPr>
          <w:rFonts w:eastAsia="Times New Roman" w:cs="Times New Roman"/>
          <w:color w:val="4C94D8" w:themeColor="text2" w:themeTint="80"/>
          <w:szCs w:val="24"/>
        </w:rPr>
        <w:t>cfg</w:t>
      </w:r>
      <w:proofErr w:type="spellEnd"/>
      <w:r w:rsidRPr="00E52B28">
        <w:rPr>
          <w:rFonts w:eastAsia="Times New Roman" w:cs="Times New Roman"/>
          <w:color w:val="4C94D8" w:themeColor="text2" w:themeTint="80"/>
          <w:szCs w:val="24"/>
        </w:rPr>
        <w:t>['Servers'][$</w:t>
      </w:r>
      <w:proofErr w:type="spellStart"/>
      <w:r w:rsidRPr="00E52B28">
        <w:rPr>
          <w:rFonts w:eastAsia="Times New Roman" w:cs="Times New Roman"/>
          <w:color w:val="4C94D8" w:themeColor="text2" w:themeTint="80"/>
          <w:szCs w:val="24"/>
        </w:rPr>
        <w:t>i</w:t>
      </w:r>
      <w:proofErr w:type="spellEnd"/>
      <w:r w:rsidRPr="00E52B28">
        <w:rPr>
          <w:rFonts w:eastAsia="Times New Roman" w:cs="Times New Roman"/>
          <w:color w:val="4C94D8" w:themeColor="text2" w:themeTint="80"/>
          <w:szCs w:val="24"/>
        </w:rPr>
        <w:t>]['user'] = '</w:t>
      </w:r>
      <w:r w:rsidR="00770B30">
        <w:rPr>
          <w:rFonts w:eastAsia="Times New Roman" w:cs="Times New Roman"/>
          <w:color w:val="4C94D8" w:themeColor="text2" w:themeTint="80"/>
          <w:szCs w:val="24"/>
        </w:rPr>
        <w:t>XYZ</w:t>
      </w:r>
      <w:r w:rsidRPr="00E52B28">
        <w:rPr>
          <w:rFonts w:eastAsia="Times New Roman" w:cs="Times New Roman"/>
          <w:color w:val="4C94D8" w:themeColor="text2" w:themeTint="80"/>
          <w:szCs w:val="24"/>
        </w:rPr>
        <w:t xml:space="preserve">'; </w:t>
      </w:r>
      <w:r>
        <w:tab/>
      </w:r>
      <w:r w:rsidRPr="5EF1DD04">
        <w:rPr>
          <w:rFonts w:eastAsia="Times New Roman" w:cs="Times New Roman"/>
          <w:color w:val="4EA72E" w:themeColor="accent6"/>
          <w:szCs w:val="24"/>
        </w:rPr>
        <w:t xml:space="preserve"> </w:t>
      </w:r>
      <w:r w:rsidR="00E52B28">
        <w:rPr>
          <w:rFonts w:eastAsia="Times New Roman" w:cs="Times New Roman"/>
          <w:color w:val="4EA72E" w:themeColor="accent6"/>
          <w:szCs w:val="24"/>
        </w:rPr>
        <w:tab/>
      </w:r>
      <w:r w:rsidR="00E52B28">
        <w:rPr>
          <w:rFonts w:eastAsia="Times New Roman" w:cs="Times New Roman"/>
          <w:color w:val="4EA72E" w:themeColor="accent6"/>
          <w:szCs w:val="24"/>
        </w:rPr>
        <w:tab/>
      </w:r>
      <w:r w:rsidRPr="5EF1DD04">
        <w:rPr>
          <w:rFonts w:eastAsia="Times New Roman" w:cs="Times New Roman"/>
          <w:color w:val="4EA72E" w:themeColor="accent6"/>
          <w:szCs w:val="24"/>
        </w:rPr>
        <w:t xml:space="preserve">/* Default is 'root'   */ </w:t>
      </w:r>
    </w:p>
    <w:p w14:paraId="2FE26B66" w14:textId="0B272348" w:rsidR="628BA344" w:rsidRDefault="628BA344" w:rsidP="007523E7">
      <w:pPr>
        <w:spacing w:after="0" w:line="240" w:lineRule="auto"/>
        <w:rPr>
          <w:rFonts w:eastAsia="Times New Roman" w:cs="Times New Roman"/>
          <w:color w:val="4EA72E" w:themeColor="accent6"/>
          <w:szCs w:val="24"/>
        </w:rPr>
      </w:pPr>
      <w:r w:rsidRPr="00E52B28">
        <w:rPr>
          <w:rFonts w:eastAsia="Times New Roman" w:cs="Times New Roman"/>
          <w:color w:val="4C94D8" w:themeColor="text2" w:themeTint="80"/>
          <w:szCs w:val="24"/>
        </w:rPr>
        <w:t>$</w:t>
      </w:r>
      <w:proofErr w:type="spellStart"/>
      <w:r w:rsidRPr="00E52B28">
        <w:rPr>
          <w:rFonts w:eastAsia="Times New Roman" w:cs="Times New Roman"/>
          <w:color w:val="4C94D8" w:themeColor="text2" w:themeTint="80"/>
          <w:szCs w:val="24"/>
        </w:rPr>
        <w:t>cfg</w:t>
      </w:r>
      <w:proofErr w:type="spellEnd"/>
      <w:r w:rsidRPr="00E52B28">
        <w:rPr>
          <w:rFonts w:eastAsia="Times New Roman" w:cs="Times New Roman"/>
          <w:color w:val="4C94D8" w:themeColor="text2" w:themeTint="80"/>
          <w:szCs w:val="24"/>
        </w:rPr>
        <w:t>['Servers'][$</w:t>
      </w:r>
      <w:proofErr w:type="spellStart"/>
      <w:r w:rsidRPr="00E52B28">
        <w:rPr>
          <w:rFonts w:eastAsia="Times New Roman" w:cs="Times New Roman"/>
          <w:color w:val="4C94D8" w:themeColor="text2" w:themeTint="80"/>
          <w:szCs w:val="24"/>
        </w:rPr>
        <w:t>i</w:t>
      </w:r>
      <w:proofErr w:type="spellEnd"/>
      <w:r w:rsidRPr="00E52B28">
        <w:rPr>
          <w:rFonts w:eastAsia="Times New Roman" w:cs="Times New Roman"/>
          <w:color w:val="4C94D8" w:themeColor="text2" w:themeTint="80"/>
          <w:szCs w:val="24"/>
        </w:rPr>
        <w:t>]['password'] = '</w:t>
      </w:r>
      <w:r w:rsidR="38141139" w:rsidRPr="00E52B28">
        <w:rPr>
          <w:rFonts w:eastAsia="Times New Roman" w:cs="Times New Roman"/>
          <w:color w:val="4C94D8" w:themeColor="text2" w:themeTint="80"/>
          <w:szCs w:val="24"/>
        </w:rPr>
        <w:t>&lt;&lt;our password&gt;&gt;</w:t>
      </w:r>
      <w:r w:rsidRPr="00E52B28">
        <w:rPr>
          <w:rFonts w:eastAsia="Times New Roman" w:cs="Times New Roman"/>
          <w:color w:val="4C94D8" w:themeColor="text2" w:themeTint="80"/>
          <w:szCs w:val="24"/>
        </w:rPr>
        <w:t xml:space="preserve">';  </w:t>
      </w:r>
      <w:r w:rsidR="00E52B28">
        <w:rPr>
          <w:rFonts w:eastAsia="Times New Roman" w:cs="Times New Roman"/>
          <w:color w:val="4C94D8" w:themeColor="text2" w:themeTint="80"/>
          <w:szCs w:val="24"/>
        </w:rPr>
        <w:tab/>
      </w:r>
      <w:r w:rsidRPr="5EF1DD04">
        <w:rPr>
          <w:rFonts w:eastAsia="Times New Roman" w:cs="Times New Roman"/>
          <w:color w:val="4EA72E" w:themeColor="accent6"/>
          <w:szCs w:val="24"/>
        </w:rPr>
        <w:t xml:space="preserve">/* Default is ''   */ </w:t>
      </w:r>
    </w:p>
    <w:p w14:paraId="592846AE" w14:textId="333FF75A" w:rsidR="628BA344" w:rsidRDefault="628BA344" w:rsidP="007523E7">
      <w:pPr>
        <w:spacing w:after="0" w:line="240" w:lineRule="auto"/>
        <w:rPr>
          <w:rFonts w:eastAsia="Times New Roman" w:cs="Times New Roman"/>
          <w:color w:val="4EA72E" w:themeColor="accent6"/>
          <w:szCs w:val="24"/>
        </w:rPr>
      </w:pPr>
      <w:r w:rsidRPr="00E52B28">
        <w:rPr>
          <w:rFonts w:eastAsia="Times New Roman" w:cs="Times New Roman"/>
          <w:color w:val="4C94D8" w:themeColor="text2" w:themeTint="80"/>
          <w:szCs w:val="24"/>
        </w:rPr>
        <w:t>$</w:t>
      </w:r>
      <w:proofErr w:type="spellStart"/>
      <w:r w:rsidRPr="00E52B28">
        <w:rPr>
          <w:rFonts w:eastAsia="Times New Roman" w:cs="Times New Roman"/>
          <w:color w:val="4C94D8" w:themeColor="text2" w:themeTint="80"/>
          <w:szCs w:val="24"/>
        </w:rPr>
        <w:t>cfg</w:t>
      </w:r>
      <w:proofErr w:type="spellEnd"/>
      <w:r w:rsidRPr="00E52B28">
        <w:rPr>
          <w:rFonts w:eastAsia="Times New Roman" w:cs="Times New Roman"/>
          <w:color w:val="4C94D8" w:themeColor="text2" w:themeTint="80"/>
          <w:szCs w:val="24"/>
        </w:rPr>
        <w:t>['Servers'][$</w:t>
      </w:r>
      <w:proofErr w:type="spellStart"/>
      <w:r w:rsidRPr="00E52B28">
        <w:rPr>
          <w:rFonts w:eastAsia="Times New Roman" w:cs="Times New Roman"/>
          <w:color w:val="4C94D8" w:themeColor="text2" w:themeTint="80"/>
          <w:szCs w:val="24"/>
        </w:rPr>
        <w:t>i</w:t>
      </w:r>
      <w:proofErr w:type="spellEnd"/>
      <w:r w:rsidRPr="00E52B28">
        <w:rPr>
          <w:rFonts w:eastAsia="Times New Roman" w:cs="Times New Roman"/>
          <w:color w:val="4C94D8" w:themeColor="text2" w:themeTint="80"/>
          <w:szCs w:val="24"/>
        </w:rPr>
        <w:t>]['AllowNoPassword'] = false;</w:t>
      </w:r>
      <w:r w:rsidRPr="5EF1DD04">
        <w:rPr>
          <w:rFonts w:eastAsia="Times New Roman" w:cs="Times New Roman"/>
          <w:szCs w:val="24"/>
        </w:rPr>
        <w:t xml:space="preserve"> </w:t>
      </w:r>
      <w:r w:rsidR="00E52B28">
        <w:rPr>
          <w:rFonts w:eastAsia="Times New Roman" w:cs="Times New Roman"/>
          <w:szCs w:val="24"/>
        </w:rPr>
        <w:tab/>
      </w:r>
      <w:r w:rsidR="00E52B28">
        <w:rPr>
          <w:rFonts w:eastAsia="Times New Roman" w:cs="Times New Roman"/>
          <w:szCs w:val="24"/>
        </w:rPr>
        <w:tab/>
      </w:r>
      <w:r w:rsidRPr="5EF1DD04">
        <w:rPr>
          <w:rFonts w:eastAsia="Times New Roman" w:cs="Times New Roman"/>
          <w:color w:val="4EA72E" w:themeColor="accent6"/>
          <w:szCs w:val="24"/>
        </w:rPr>
        <w:t xml:space="preserve">/* </w:t>
      </w:r>
      <w:r w:rsidR="11304F03" w:rsidRPr="5EF1DD04">
        <w:rPr>
          <w:rFonts w:eastAsia="Times New Roman" w:cs="Times New Roman"/>
          <w:color w:val="4EA72E" w:themeColor="accent6"/>
          <w:szCs w:val="24"/>
        </w:rPr>
        <w:t>Default</w:t>
      </w:r>
      <w:r w:rsidRPr="5EF1DD04">
        <w:rPr>
          <w:rFonts w:eastAsia="Times New Roman" w:cs="Times New Roman"/>
          <w:color w:val="4EA72E" w:themeColor="accent6"/>
          <w:szCs w:val="24"/>
        </w:rPr>
        <w:t xml:space="preserve"> is true   */ </w:t>
      </w:r>
    </w:p>
    <w:p w14:paraId="5CCE6B2A" w14:textId="49084C43" w:rsidR="628BA344" w:rsidRDefault="628BA344" w:rsidP="007523E7">
      <w:pPr>
        <w:spacing w:after="0" w:line="240" w:lineRule="auto"/>
        <w:rPr>
          <w:rFonts w:eastAsia="Times New Roman" w:cs="Times New Roman"/>
          <w:color w:val="4EA72E" w:themeColor="accent6"/>
          <w:szCs w:val="24"/>
        </w:rPr>
      </w:pPr>
      <w:r w:rsidRPr="00E52B28">
        <w:rPr>
          <w:rFonts w:eastAsia="Times New Roman" w:cs="Times New Roman"/>
          <w:color w:val="4C94D8" w:themeColor="text2" w:themeTint="80"/>
          <w:szCs w:val="24"/>
        </w:rPr>
        <w:t>$</w:t>
      </w:r>
      <w:proofErr w:type="spellStart"/>
      <w:r w:rsidRPr="00E52B28">
        <w:rPr>
          <w:rFonts w:eastAsia="Times New Roman" w:cs="Times New Roman"/>
          <w:color w:val="4C94D8" w:themeColor="text2" w:themeTint="80"/>
          <w:szCs w:val="24"/>
        </w:rPr>
        <w:t>cfg</w:t>
      </w:r>
      <w:proofErr w:type="spellEnd"/>
      <w:r w:rsidRPr="00E52B28">
        <w:rPr>
          <w:rFonts w:eastAsia="Times New Roman" w:cs="Times New Roman"/>
          <w:color w:val="4C94D8" w:themeColor="text2" w:themeTint="80"/>
          <w:szCs w:val="24"/>
        </w:rPr>
        <w:t>['</w:t>
      </w:r>
      <w:proofErr w:type="spellStart"/>
      <w:r w:rsidRPr="00E52B28">
        <w:rPr>
          <w:rFonts w:eastAsia="Times New Roman" w:cs="Times New Roman"/>
          <w:color w:val="4C94D8" w:themeColor="text2" w:themeTint="80"/>
          <w:szCs w:val="24"/>
        </w:rPr>
        <w:t>blowfish_secret</w:t>
      </w:r>
      <w:proofErr w:type="spellEnd"/>
      <w:r w:rsidRPr="00E52B28">
        <w:rPr>
          <w:rFonts w:eastAsia="Times New Roman" w:cs="Times New Roman"/>
          <w:color w:val="4C94D8" w:themeColor="text2" w:themeTint="80"/>
          <w:szCs w:val="24"/>
        </w:rPr>
        <w:t>'] = 'a rAnd0m str11!11111!11!nG';</w:t>
      </w:r>
      <w:r w:rsidRPr="5EF1DD04">
        <w:rPr>
          <w:rFonts w:eastAsia="Times New Roman" w:cs="Times New Roman"/>
          <w:szCs w:val="24"/>
        </w:rPr>
        <w:t xml:space="preserve">   </w:t>
      </w:r>
      <w:r w:rsidR="00E52B28">
        <w:rPr>
          <w:rFonts w:eastAsia="Times New Roman" w:cs="Times New Roman"/>
          <w:szCs w:val="24"/>
        </w:rPr>
        <w:tab/>
      </w:r>
      <w:r w:rsidR="1400FB7E" w:rsidRPr="5EF1DD04">
        <w:rPr>
          <w:rFonts w:eastAsia="Times New Roman" w:cs="Times New Roman"/>
          <w:color w:val="4EA72E" w:themeColor="accent6"/>
          <w:szCs w:val="24"/>
        </w:rPr>
        <w:t xml:space="preserve">/* </w:t>
      </w:r>
      <w:r w:rsidR="620D5F8A" w:rsidRPr="5EF1DD04">
        <w:rPr>
          <w:rFonts w:eastAsia="Times New Roman" w:cs="Times New Roman"/>
          <w:color w:val="4EA72E" w:themeColor="accent6"/>
          <w:szCs w:val="24"/>
        </w:rPr>
        <w:t>N</w:t>
      </w:r>
      <w:r w:rsidR="229F5420" w:rsidRPr="5EF1DD04">
        <w:rPr>
          <w:rFonts w:eastAsia="Times New Roman" w:cs="Times New Roman"/>
          <w:color w:val="4EA72E" w:themeColor="accent6"/>
          <w:szCs w:val="24"/>
        </w:rPr>
        <w:t xml:space="preserve">ew </w:t>
      </w:r>
      <w:r w:rsidR="3C5F5872" w:rsidRPr="5EF1DD04">
        <w:rPr>
          <w:rFonts w:eastAsia="Times New Roman" w:cs="Times New Roman"/>
          <w:color w:val="4EA72E" w:themeColor="accent6"/>
          <w:szCs w:val="24"/>
        </w:rPr>
        <w:t>C</w:t>
      </w:r>
      <w:r w:rsidR="229F5420" w:rsidRPr="5EF1DD04">
        <w:rPr>
          <w:rFonts w:eastAsia="Times New Roman" w:cs="Times New Roman"/>
          <w:color w:val="4EA72E" w:themeColor="accent6"/>
          <w:szCs w:val="24"/>
        </w:rPr>
        <w:t>onfiguration</w:t>
      </w:r>
      <w:r w:rsidR="1400FB7E" w:rsidRPr="5EF1DD04">
        <w:rPr>
          <w:rFonts w:eastAsia="Times New Roman" w:cs="Times New Roman"/>
          <w:color w:val="4EA72E" w:themeColor="accent6"/>
          <w:szCs w:val="24"/>
        </w:rPr>
        <w:t>*/</w:t>
      </w:r>
    </w:p>
    <w:p w14:paraId="7E5B9325" w14:textId="6077B397" w:rsidR="628BA344" w:rsidRDefault="628BA344" w:rsidP="007523E7">
      <w:pPr>
        <w:spacing w:after="0" w:line="240" w:lineRule="auto"/>
        <w:rPr>
          <w:rFonts w:eastAsia="Times New Roman" w:cs="Times New Roman"/>
          <w:color w:val="4EA72E" w:themeColor="accent6"/>
          <w:szCs w:val="24"/>
        </w:rPr>
      </w:pPr>
      <w:r w:rsidRPr="00E52B28">
        <w:rPr>
          <w:rFonts w:eastAsia="Times New Roman" w:cs="Times New Roman"/>
          <w:color w:val="4C94D8" w:themeColor="text2" w:themeTint="80"/>
          <w:szCs w:val="24"/>
        </w:rPr>
        <w:t>$</w:t>
      </w:r>
      <w:proofErr w:type="spellStart"/>
      <w:r w:rsidRPr="00E52B28">
        <w:rPr>
          <w:rFonts w:eastAsia="Times New Roman" w:cs="Times New Roman"/>
          <w:color w:val="4C94D8" w:themeColor="text2" w:themeTint="80"/>
          <w:szCs w:val="24"/>
        </w:rPr>
        <w:t>cfg</w:t>
      </w:r>
      <w:proofErr w:type="spellEnd"/>
      <w:r w:rsidRPr="00E52B28">
        <w:rPr>
          <w:rFonts w:eastAsia="Times New Roman" w:cs="Times New Roman"/>
          <w:color w:val="4C94D8" w:themeColor="text2" w:themeTint="80"/>
          <w:szCs w:val="24"/>
        </w:rPr>
        <w:t>['Servers'][$</w:t>
      </w:r>
      <w:proofErr w:type="spellStart"/>
      <w:r w:rsidRPr="00E52B28">
        <w:rPr>
          <w:rFonts w:eastAsia="Times New Roman" w:cs="Times New Roman"/>
          <w:color w:val="4C94D8" w:themeColor="text2" w:themeTint="80"/>
          <w:szCs w:val="24"/>
        </w:rPr>
        <w:t>i</w:t>
      </w:r>
      <w:proofErr w:type="spellEnd"/>
      <w:r w:rsidRPr="00E52B28">
        <w:rPr>
          <w:rFonts w:eastAsia="Times New Roman" w:cs="Times New Roman"/>
          <w:color w:val="4C94D8" w:themeColor="text2" w:themeTint="80"/>
          <w:szCs w:val="24"/>
        </w:rPr>
        <w:t>]['</w:t>
      </w:r>
      <w:proofErr w:type="spellStart"/>
      <w:r w:rsidRPr="00E52B28">
        <w:rPr>
          <w:rFonts w:eastAsia="Times New Roman" w:cs="Times New Roman"/>
          <w:color w:val="4C94D8" w:themeColor="text2" w:themeTint="80"/>
          <w:szCs w:val="24"/>
        </w:rPr>
        <w:t>only_db</w:t>
      </w:r>
      <w:proofErr w:type="spellEnd"/>
      <w:r w:rsidRPr="00E52B28">
        <w:rPr>
          <w:rFonts w:eastAsia="Times New Roman" w:cs="Times New Roman"/>
          <w:color w:val="4C94D8" w:themeColor="text2" w:themeTint="80"/>
          <w:szCs w:val="24"/>
        </w:rPr>
        <w:t>'] = array('</w:t>
      </w:r>
      <w:r w:rsidR="00770B30">
        <w:rPr>
          <w:rFonts w:eastAsia="Times New Roman" w:cs="Times New Roman"/>
          <w:color w:val="4C94D8" w:themeColor="text2" w:themeTint="80"/>
          <w:szCs w:val="24"/>
        </w:rPr>
        <w:t>XYZ</w:t>
      </w:r>
      <w:r w:rsidRPr="00E52B28">
        <w:rPr>
          <w:rFonts w:eastAsia="Times New Roman" w:cs="Times New Roman"/>
          <w:color w:val="4C94D8" w:themeColor="text2" w:themeTint="80"/>
          <w:szCs w:val="24"/>
        </w:rPr>
        <w:t>');</w:t>
      </w:r>
      <w:r w:rsidR="6C3370C0" w:rsidRPr="5EF1DD04">
        <w:rPr>
          <w:rFonts w:eastAsia="Times New Roman" w:cs="Times New Roman"/>
          <w:szCs w:val="24"/>
        </w:rPr>
        <w:t xml:space="preserve"> </w:t>
      </w:r>
      <w:r w:rsidR="00E52B28">
        <w:rPr>
          <w:rFonts w:eastAsia="Times New Roman" w:cs="Times New Roman"/>
          <w:szCs w:val="24"/>
        </w:rPr>
        <w:tab/>
      </w:r>
      <w:r w:rsidR="6C3370C0" w:rsidRPr="5EF1DD04">
        <w:rPr>
          <w:rFonts w:eastAsia="Times New Roman" w:cs="Times New Roman"/>
          <w:color w:val="4EA72E" w:themeColor="accent6"/>
          <w:szCs w:val="24"/>
        </w:rPr>
        <w:t xml:space="preserve">/* </w:t>
      </w:r>
      <w:r w:rsidR="3556617A" w:rsidRPr="5EF1DD04">
        <w:rPr>
          <w:rFonts w:eastAsia="Times New Roman" w:cs="Times New Roman"/>
          <w:color w:val="4EA72E" w:themeColor="accent6"/>
          <w:szCs w:val="24"/>
        </w:rPr>
        <w:t>New Configuration</w:t>
      </w:r>
      <w:r w:rsidR="6C3370C0" w:rsidRPr="5EF1DD04">
        <w:rPr>
          <w:rFonts w:eastAsia="Times New Roman" w:cs="Times New Roman"/>
          <w:color w:val="4EA72E" w:themeColor="accent6"/>
          <w:szCs w:val="24"/>
        </w:rPr>
        <w:t xml:space="preserve">   */</w:t>
      </w:r>
    </w:p>
    <w:p w14:paraId="624EA99A" w14:textId="100D5BCF" w:rsidR="00483068" w:rsidRDefault="00483068" w:rsidP="007523E7">
      <w:pPr>
        <w:spacing w:after="0" w:line="240" w:lineRule="auto"/>
        <w:rPr>
          <w:rFonts w:eastAsia="Times New Roman" w:cs="Times New Roman"/>
          <w:color w:val="4EA72E" w:themeColor="accent6"/>
          <w:szCs w:val="24"/>
        </w:rPr>
      </w:pPr>
    </w:p>
    <w:p w14:paraId="28D35954" w14:textId="6CF33C4C" w:rsidR="00876B44" w:rsidRPr="00E52B28" w:rsidRDefault="00483068" w:rsidP="00876B44">
      <w:pPr>
        <w:spacing w:after="0" w:line="240" w:lineRule="auto"/>
        <w:rPr>
          <w:rFonts w:eastAsia="Times New Roman" w:cs="Times New Roman"/>
          <w:color w:val="000000" w:themeColor="text1"/>
          <w:szCs w:val="24"/>
        </w:rPr>
      </w:pPr>
      <w:r w:rsidRPr="00E52B28">
        <w:rPr>
          <w:rFonts w:eastAsia="Times New Roman" w:cs="Times New Roman"/>
          <w:color w:val="000000" w:themeColor="text1"/>
          <w:szCs w:val="24"/>
        </w:rPr>
        <w:lastRenderedPageBreak/>
        <w:t>A</w:t>
      </w:r>
      <w:r w:rsidR="00C30362" w:rsidRPr="00E52B28">
        <w:rPr>
          <w:rFonts w:eastAsia="Times New Roman" w:cs="Times New Roman"/>
          <w:color w:val="000000" w:themeColor="text1"/>
          <w:szCs w:val="24"/>
        </w:rPr>
        <w:t>fter all these</w:t>
      </w:r>
      <w:r w:rsidR="00EB5222" w:rsidRPr="00E52B28">
        <w:rPr>
          <w:rFonts w:eastAsia="Times New Roman" w:cs="Times New Roman"/>
          <w:color w:val="000000" w:themeColor="text1"/>
          <w:szCs w:val="24"/>
        </w:rPr>
        <w:t xml:space="preserve"> </w:t>
      </w:r>
      <w:r w:rsidR="00C30362" w:rsidRPr="00E52B28">
        <w:rPr>
          <w:rFonts w:eastAsia="Times New Roman" w:cs="Times New Roman"/>
          <w:color w:val="000000" w:themeColor="text1"/>
          <w:szCs w:val="24"/>
        </w:rPr>
        <w:t xml:space="preserve">configuration changes, </w:t>
      </w:r>
      <w:r w:rsidR="00243390" w:rsidRPr="00E52B28">
        <w:rPr>
          <w:rFonts w:eastAsia="Times New Roman" w:cs="Times New Roman"/>
          <w:color w:val="000000" w:themeColor="text1"/>
          <w:szCs w:val="24"/>
        </w:rPr>
        <w:t xml:space="preserve">we are connecting to </w:t>
      </w:r>
      <w:r w:rsidR="00AE45F5" w:rsidRPr="00E52B28">
        <w:rPr>
          <w:rFonts w:eastAsia="Times New Roman" w:cs="Times New Roman"/>
          <w:color w:val="000000" w:themeColor="text1"/>
          <w:szCs w:val="24"/>
        </w:rPr>
        <w:t xml:space="preserve">our system’s </w:t>
      </w:r>
      <w:r w:rsidR="002E7923" w:rsidRPr="00E52B28">
        <w:rPr>
          <w:rFonts w:eastAsia="Times New Roman" w:cs="Times New Roman"/>
          <w:color w:val="000000" w:themeColor="text1"/>
          <w:szCs w:val="24"/>
        </w:rPr>
        <w:t xml:space="preserve">database using the below </w:t>
      </w:r>
      <w:r w:rsidR="00E52B28" w:rsidRPr="00E52B28">
        <w:rPr>
          <w:rFonts w:eastAsia="Times New Roman" w:cs="Times New Roman"/>
          <w:color w:val="000000" w:themeColor="text1"/>
          <w:szCs w:val="24"/>
        </w:rPr>
        <w:t>welcome page.</w:t>
      </w:r>
    </w:p>
    <w:p w14:paraId="7C18D50E" w14:textId="77777777" w:rsidR="00BF0542" w:rsidRPr="00483068" w:rsidRDefault="00BF0542" w:rsidP="007523E7">
      <w:pPr>
        <w:spacing w:after="0" w:line="240" w:lineRule="auto"/>
        <w:rPr>
          <w:rFonts w:eastAsia="Times New Roman" w:cs="Times New Roman"/>
          <w:color w:val="000000" w:themeColor="text1"/>
          <w:szCs w:val="24"/>
        </w:rPr>
      </w:pPr>
    </w:p>
    <w:p w14:paraId="774C6966" w14:textId="643260CA" w:rsidR="5EF1DD04" w:rsidRDefault="003E495E" w:rsidP="003E495E">
      <w:pPr>
        <w:keepNext/>
        <w:spacing w:after="0" w:line="240" w:lineRule="auto"/>
        <w:jc w:val="center"/>
      </w:pPr>
      <w:r>
        <w:rPr>
          <w:noProof/>
        </w:rPr>
        <w:drawing>
          <wp:inline distT="0" distB="0" distL="0" distR="0" wp14:anchorId="51082AAD" wp14:editId="725BAD83">
            <wp:extent cx="3267075" cy="3259455"/>
            <wp:effectExtent l="0" t="0" r="9525" b="0"/>
            <wp:docPr id="437713564" name="Picture 437713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713564"/>
                    <pic:cNvPicPr/>
                  </pic:nvPicPr>
                  <pic:blipFill>
                    <a:blip r:embed="rId14">
                      <a:extLst>
                        <a:ext uri="{28A0092B-C50C-407E-A947-70E740481C1C}">
                          <a14:useLocalDpi xmlns:a14="http://schemas.microsoft.com/office/drawing/2010/main" val="0"/>
                        </a:ext>
                      </a:extLst>
                    </a:blip>
                    <a:stretch>
                      <a:fillRect/>
                    </a:stretch>
                  </pic:blipFill>
                  <pic:spPr>
                    <a:xfrm>
                      <a:off x="0" y="0"/>
                      <a:ext cx="3267075" cy="3259455"/>
                    </a:xfrm>
                    <a:prstGeom prst="rect">
                      <a:avLst/>
                    </a:prstGeom>
                  </pic:spPr>
                </pic:pic>
              </a:graphicData>
            </a:graphic>
          </wp:inline>
        </w:drawing>
      </w:r>
    </w:p>
    <w:p w14:paraId="75667C2A" w14:textId="5DB6CD71" w:rsidR="001579C6" w:rsidRPr="003E495E" w:rsidRDefault="003E495E" w:rsidP="00FB5C60">
      <w:pPr>
        <w:pStyle w:val="Caption"/>
        <w:rPr>
          <w:rFonts w:eastAsia="Times New Roman"/>
          <w:color w:val="4EA72E" w:themeColor="accent6"/>
        </w:rPr>
      </w:pPr>
      <w:bookmarkStart w:id="26" w:name="_Toc172323727"/>
      <w:r>
        <w:t xml:space="preserve">Figure </w:t>
      </w:r>
      <w:fldSimple w:instr=" SEQ Figure \* ARABIC ">
        <w:r w:rsidR="00A97213">
          <w:rPr>
            <w:noProof/>
          </w:rPr>
          <w:t>6</w:t>
        </w:r>
      </w:fldSimple>
      <w:r>
        <w:t>: phpMyAdmin Connect Page</w:t>
      </w:r>
      <w:bookmarkEnd w:id="26"/>
    </w:p>
    <w:p w14:paraId="59974C46" w14:textId="2FA496CF" w:rsidR="001579C6" w:rsidRDefault="001579C6" w:rsidP="007523E7">
      <w:pPr>
        <w:spacing w:after="0" w:line="240" w:lineRule="auto"/>
        <w:rPr>
          <w:rFonts w:ascii="Aptos" w:eastAsia="Aptos" w:hAnsi="Aptos" w:cs="Aptos"/>
        </w:rPr>
      </w:pPr>
    </w:p>
    <w:p w14:paraId="74CAE183" w14:textId="01466631" w:rsidR="69A12596" w:rsidRPr="00321DAC" w:rsidRDefault="00C27632" w:rsidP="00C963FF">
      <w:pPr>
        <w:pStyle w:val="ListParagraph"/>
        <w:numPr>
          <w:ilvl w:val="2"/>
          <w:numId w:val="2"/>
        </w:numPr>
        <w:spacing w:after="0" w:line="240" w:lineRule="auto"/>
        <w:rPr>
          <w:rFonts w:eastAsia="Times New Roman" w:cs="Times New Roman"/>
          <w:b/>
          <w:szCs w:val="24"/>
        </w:rPr>
      </w:pPr>
      <w:r>
        <w:rPr>
          <w:rFonts w:eastAsia="Times New Roman" w:cs="Times New Roman"/>
          <w:b/>
          <w:szCs w:val="24"/>
        </w:rPr>
        <w:t>P</w:t>
      </w:r>
      <w:r w:rsidR="77BC971F" w:rsidRPr="00321DAC">
        <w:rPr>
          <w:rFonts w:eastAsia="Times New Roman" w:cs="Times New Roman"/>
          <w:b/>
          <w:szCs w:val="24"/>
        </w:rPr>
        <w:t xml:space="preserve">hpMyAdmin Database </w:t>
      </w:r>
      <w:r w:rsidR="00FE7F4D">
        <w:rPr>
          <w:rFonts w:eastAsia="Times New Roman" w:cs="Times New Roman"/>
          <w:b/>
          <w:szCs w:val="24"/>
        </w:rPr>
        <w:t>Connection to</w:t>
      </w:r>
      <w:r w:rsidR="77BC971F" w:rsidRPr="00321DAC">
        <w:rPr>
          <w:rFonts w:eastAsia="Times New Roman" w:cs="Times New Roman"/>
          <w:b/>
          <w:szCs w:val="24"/>
        </w:rPr>
        <w:t xml:space="preserve"> the </w:t>
      </w:r>
      <w:r w:rsidR="00FE7F4D">
        <w:rPr>
          <w:rFonts w:eastAsia="Times New Roman" w:cs="Times New Roman"/>
          <w:b/>
          <w:szCs w:val="24"/>
        </w:rPr>
        <w:t>Website</w:t>
      </w:r>
      <w:r w:rsidR="77BC971F">
        <w:rPr>
          <w:rFonts w:eastAsia="Times New Roman" w:cs="Times New Roman"/>
          <w:b/>
          <w:szCs w:val="24"/>
        </w:rPr>
        <w:t xml:space="preserve"> and </w:t>
      </w:r>
      <w:r w:rsidR="00FE7F4D">
        <w:rPr>
          <w:rFonts w:eastAsia="Times New Roman" w:cs="Times New Roman"/>
          <w:b/>
          <w:szCs w:val="24"/>
        </w:rPr>
        <w:t>Admin Panel</w:t>
      </w:r>
    </w:p>
    <w:p w14:paraId="5C9932A2" w14:textId="207393FE" w:rsidR="77BC971F" w:rsidRDefault="77BC971F" w:rsidP="007523E7">
      <w:pPr>
        <w:spacing w:after="0" w:line="240" w:lineRule="auto"/>
        <w:rPr>
          <w:rFonts w:eastAsia="Times New Roman" w:cs="Times New Roman"/>
          <w:szCs w:val="24"/>
        </w:rPr>
      </w:pPr>
      <w:r w:rsidRPr="5EF1DD04">
        <w:rPr>
          <w:rFonts w:eastAsia="Times New Roman" w:cs="Times New Roman"/>
          <w:szCs w:val="24"/>
        </w:rPr>
        <w:t xml:space="preserve">We are using a separate file to connect the database tables’ data to both </w:t>
      </w:r>
      <w:r w:rsidR="001F7818">
        <w:rPr>
          <w:rFonts w:eastAsia="Times New Roman" w:cs="Times New Roman"/>
          <w:szCs w:val="24"/>
        </w:rPr>
        <w:t xml:space="preserve">the </w:t>
      </w:r>
      <w:r w:rsidRPr="5EF1DD04">
        <w:rPr>
          <w:rFonts w:eastAsia="Times New Roman" w:cs="Times New Roman"/>
          <w:szCs w:val="24"/>
        </w:rPr>
        <w:t xml:space="preserve">website and </w:t>
      </w:r>
      <w:r w:rsidR="001F7818">
        <w:rPr>
          <w:rFonts w:eastAsia="Times New Roman" w:cs="Times New Roman"/>
          <w:szCs w:val="24"/>
        </w:rPr>
        <w:t>the</w:t>
      </w:r>
      <w:r w:rsidRPr="5EF1DD04">
        <w:rPr>
          <w:rFonts w:eastAsia="Times New Roman" w:cs="Times New Roman"/>
          <w:szCs w:val="24"/>
        </w:rPr>
        <w:t xml:space="preserve"> admin panel using a </w:t>
      </w:r>
      <w:proofErr w:type="spellStart"/>
      <w:r w:rsidRPr="5EF1DD04">
        <w:rPr>
          <w:rFonts w:eastAsia="Times New Roman" w:cs="Times New Roman"/>
          <w:szCs w:val="24"/>
        </w:rPr>
        <w:t>php</w:t>
      </w:r>
      <w:proofErr w:type="spellEnd"/>
      <w:r w:rsidRPr="5EF1DD04">
        <w:rPr>
          <w:rFonts w:eastAsia="Times New Roman" w:cs="Times New Roman"/>
          <w:szCs w:val="24"/>
        </w:rPr>
        <w:t xml:space="preserve"> file</w:t>
      </w:r>
      <w:r w:rsidR="0607D01C" w:rsidRPr="5EF1DD04">
        <w:rPr>
          <w:rFonts w:eastAsia="Times New Roman" w:cs="Times New Roman"/>
          <w:szCs w:val="24"/>
        </w:rPr>
        <w:t xml:space="preserve"> </w:t>
      </w:r>
      <w:r w:rsidRPr="5EF1DD04">
        <w:rPr>
          <w:rFonts w:eastAsia="Times New Roman" w:cs="Times New Roman"/>
          <w:szCs w:val="24"/>
        </w:rPr>
        <w:t>called “</w:t>
      </w:r>
      <w:proofErr w:type="spellStart"/>
      <w:r w:rsidRPr="5EF1DD04">
        <w:rPr>
          <w:rFonts w:eastAsia="Times New Roman" w:cs="Times New Roman"/>
          <w:szCs w:val="24"/>
        </w:rPr>
        <w:t>connection.php</w:t>
      </w:r>
      <w:proofErr w:type="spellEnd"/>
      <w:r w:rsidRPr="5EF1DD04">
        <w:rPr>
          <w:rFonts w:eastAsia="Times New Roman" w:cs="Times New Roman"/>
          <w:szCs w:val="24"/>
        </w:rPr>
        <w:t xml:space="preserve">”. </w:t>
      </w:r>
      <w:r w:rsidR="001F7818">
        <w:rPr>
          <w:rFonts w:eastAsia="Times New Roman" w:cs="Times New Roman"/>
          <w:szCs w:val="24"/>
        </w:rPr>
        <w:t>Here</w:t>
      </w:r>
      <w:r w:rsidRPr="5EF1DD04">
        <w:rPr>
          <w:rFonts w:eastAsia="Times New Roman" w:cs="Times New Roman"/>
          <w:szCs w:val="24"/>
        </w:rPr>
        <w:t xml:space="preserve"> we are using server</w:t>
      </w:r>
      <w:r w:rsidR="001F7818">
        <w:rPr>
          <w:rFonts w:eastAsia="Times New Roman" w:cs="Times New Roman"/>
          <w:szCs w:val="24"/>
        </w:rPr>
        <w:t>-</w:t>
      </w:r>
      <w:r w:rsidRPr="5EF1DD04">
        <w:rPr>
          <w:rFonts w:eastAsia="Times New Roman" w:cs="Times New Roman"/>
          <w:szCs w:val="24"/>
        </w:rPr>
        <w:t xml:space="preserve">side </w:t>
      </w:r>
      <w:proofErr w:type="spellStart"/>
      <w:r w:rsidRPr="5EF1DD04">
        <w:rPr>
          <w:rFonts w:eastAsia="Times New Roman" w:cs="Times New Roman"/>
          <w:szCs w:val="24"/>
        </w:rPr>
        <w:t>php</w:t>
      </w:r>
      <w:proofErr w:type="spellEnd"/>
      <w:r w:rsidRPr="5EF1DD04">
        <w:rPr>
          <w:rFonts w:eastAsia="Times New Roman" w:cs="Times New Roman"/>
          <w:szCs w:val="24"/>
        </w:rPr>
        <w:t xml:space="preserve"> </w:t>
      </w:r>
      <w:r w:rsidR="21AA69BF" w:rsidRPr="5EF1DD04">
        <w:rPr>
          <w:rFonts w:eastAsia="Times New Roman" w:cs="Times New Roman"/>
          <w:szCs w:val="24"/>
        </w:rPr>
        <w:t>variables</w:t>
      </w:r>
      <w:r w:rsidRPr="5EF1DD04">
        <w:rPr>
          <w:rFonts w:eastAsia="Times New Roman" w:cs="Times New Roman"/>
          <w:szCs w:val="24"/>
        </w:rPr>
        <w:t xml:space="preserve"> to handle the database details using $</w:t>
      </w:r>
      <w:proofErr w:type="spellStart"/>
      <w:r w:rsidRPr="5EF1DD04">
        <w:rPr>
          <w:rFonts w:eastAsia="Times New Roman" w:cs="Times New Roman"/>
          <w:szCs w:val="24"/>
        </w:rPr>
        <w:t>servername</w:t>
      </w:r>
      <w:proofErr w:type="spellEnd"/>
      <w:r w:rsidRPr="5EF1DD04">
        <w:rPr>
          <w:rFonts w:eastAsia="Times New Roman" w:cs="Times New Roman"/>
          <w:szCs w:val="24"/>
        </w:rPr>
        <w:t>, $username, $password</w:t>
      </w:r>
      <w:r w:rsidR="7F4D2192" w:rsidRPr="5EF1DD04">
        <w:rPr>
          <w:rFonts w:eastAsia="Times New Roman" w:cs="Times New Roman"/>
          <w:szCs w:val="24"/>
        </w:rPr>
        <w:t xml:space="preserve"> and </w:t>
      </w:r>
      <w:r w:rsidRPr="5EF1DD04">
        <w:rPr>
          <w:rFonts w:eastAsia="Times New Roman" w:cs="Times New Roman"/>
          <w:szCs w:val="24"/>
        </w:rPr>
        <w:t>$</w:t>
      </w:r>
      <w:proofErr w:type="spellStart"/>
      <w:r w:rsidRPr="5EF1DD04">
        <w:rPr>
          <w:rFonts w:eastAsia="Times New Roman" w:cs="Times New Roman"/>
          <w:szCs w:val="24"/>
        </w:rPr>
        <w:t>dbname</w:t>
      </w:r>
      <w:proofErr w:type="spellEnd"/>
      <w:r w:rsidR="00AE4961">
        <w:rPr>
          <w:rFonts w:eastAsia="Times New Roman" w:cs="Times New Roman"/>
          <w:szCs w:val="24"/>
        </w:rPr>
        <w:t xml:space="preserve"> and performing the connection using $conn variable</w:t>
      </w:r>
      <w:r w:rsidR="00CD7F31">
        <w:rPr>
          <w:rFonts w:eastAsia="Times New Roman" w:cs="Times New Roman"/>
          <w:szCs w:val="24"/>
        </w:rPr>
        <w:t xml:space="preserve"> as shown below</w:t>
      </w:r>
      <w:r w:rsidRPr="5EF1DD04">
        <w:rPr>
          <w:rFonts w:eastAsia="Times New Roman" w:cs="Times New Roman"/>
          <w:szCs w:val="24"/>
        </w:rPr>
        <w:t>.</w:t>
      </w:r>
    </w:p>
    <w:p w14:paraId="42467DB4" w14:textId="167E8934" w:rsidR="00CA1E90" w:rsidRDefault="00CA1E90" w:rsidP="007523E7">
      <w:pPr>
        <w:spacing w:after="0" w:line="240" w:lineRule="auto"/>
        <w:rPr>
          <w:rFonts w:eastAsia="Times New Roman" w:cs="Times New Roman"/>
          <w:color w:val="4C94D8" w:themeColor="text2" w:themeTint="80"/>
          <w:szCs w:val="24"/>
        </w:rPr>
      </w:pPr>
    </w:p>
    <w:p w14:paraId="6A8FB56C" w14:textId="46C37237" w:rsidR="77BC971F" w:rsidRPr="000B1BDE" w:rsidRDefault="77BC971F" w:rsidP="007523E7">
      <w:pPr>
        <w:spacing w:after="0" w:line="240" w:lineRule="auto"/>
        <w:rPr>
          <w:rFonts w:eastAsia="Times New Roman" w:cs="Times New Roman"/>
          <w:color w:val="4C94D8" w:themeColor="text2" w:themeTint="80"/>
          <w:szCs w:val="24"/>
        </w:rPr>
      </w:pPr>
      <w:r w:rsidRPr="000B1BDE">
        <w:rPr>
          <w:rFonts w:eastAsia="Times New Roman" w:cs="Times New Roman"/>
          <w:color w:val="4C94D8" w:themeColor="text2" w:themeTint="80"/>
          <w:szCs w:val="24"/>
        </w:rPr>
        <w:t xml:space="preserve">$conn = new </w:t>
      </w:r>
      <w:proofErr w:type="spellStart"/>
      <w:r w:rsidRPr="000B1BDE">
        <w:rPr>
          <w:rFonts w:eastAsia="Times New Roman" w:cs="Times New Roman"/>
          <w:b/>
          <w:color w:val="4EA72E" w:themeColor="accent6"/>
          <w:szCs w:val="24"/>
        </w:rPr>
        <w:t>mysqli</w:t>
      </w:r>
      <w:proofErr w:type="spellEnd"/>
      <w:r w:rsidRPr="000B1BDE">
        <w:rPr>
          <w:rFonts w:eastAsia="Times New Roman" w:cs="Times New Roman"/>
          <w:color w:val="4EA72E" w:themeColor="accent6"/>
          <w:szCs w:val="24"/>
        </w:rPr>
        <w:t>(</w:t>
      </w:r>
      <w:r w:rsidRPr="000B1BDE">
        <w:rPr>
          <w:rFonts w:eastAsia="Times New Roman" w:cs="Times New Roman"/>
          <w:b/>
          <w:color w:val="4C94D8" w:themeColor="text2" w:themeTint="80"/>
          <w:szCs w:val="24"/>
        </w:rPr>
        <w:t>$</w:t>
      </w:r>
      <w:proofErr w:type="spellStart"/>
      <w:r w:rsidRPr="000B1BDE">
        <w:rPr>
          <w:rFonts w:eastAsia="Times New Roman" w:cs="Times New Roman"/>
          <w:b/>
          <w:color w:val="4C94D8" w:themeColor="text2" w:themeTint="80"/>
          <w:szCs w:val="24"/>
        </w:rPr>
        <w:t>servername</w:t>
      </w:r>
      <w:proofErr w:type="spellEnd"/>
      <w:r w:rsidRPr="000B1BDE">
        <w:rPr>
          <w:rFonts w:eastAsia="Times New Roman" w:cs="Times New Roman"/>
          <w:b/>
          <w:color w:val="4C94D8" w:themeColor="text2" w:themeTint="80"/>
          <w:szCs w:val="24"/>
        </w:rPr>
        <w:t>, $username, $password, $</w:t>
      </w:r>
      <w:proofErr w:type="spellStart"/>
      <w:r w:rsidRPr="000B1BDE">
        <w:rPr>
          <w:rFonts w:eastAsia="Times New Roman" w:cs="Times New Roman"/>
          <w:b/>
          <w:color w:val="4C94D8" w:themeColor="text2" w:themeTint="80"/>
          <w:szCs w:val="24"/>
        </w:rPr>
        <w:t>dbname</w:t>
      </w:r>
      <w:proofErr w:type="spellEnd"/>
      <w:r w:rsidRPr="000B1BDE">
        <w:rPr>
          <w:rFonts w:eastAsia="Times New Roman" w:cs="Times New Roman"/>
          <w:b/>
          <w:color w:val="4EA72E" w:themeColor="accent6"/>
          <w:szCs w:val="24"/>
        </w:rPr>
        <w:t>)</w:t>
      </w:r>
      <w:r w:rsidRPr="000B1BDE">
        <w:rPr>
          <w:rFonts w:eastAsia="Times New Roman" w:cs="Times New Roman"/>
          <w:color w:val="4C94D8" w:themeColor="text2" w:themeTint="80"/>
          <w:szCs w:val="24"/>
        </w:rPr>
        <w:t>;</w:t>
      </w:r>
    </w:p>
    <w:p w14:paraId="644F4031" w14:textId="77777777" w:rsidR="00F413DB" w:rsidRPr="000B1BDE" w:rsidRDefault="00F413DB" w:rsidP="007523E7">
      <w:pPr>
        <w:spacing w:after="0" w:line="240" w:lineRule="auto"/>
        <w:rPr>
          <w:rFonts w:eastAsia="Times New Roman" w:cs="Times New Roman"/>
          <w:color w:val="4C94D8" w:themeColor="text2" w:themeTint="80"/>
          <w:szCs w:val="24"/>
        </w:rPr>
      </w:pPr>
    </w:p>
    <w:p w14:paraId="52BFF2A1" w14:textId="47B750ED" w:rsidR="77BC971F" w:rsidRDefault="77BC971F" w:rsidP="007523E7">
      <w:pPr>
        <w:spacing w:after="0" w:line="240" w:lineRule="auto"/>
        <w:rPr>
          <w:rFonts w:eastAsia="Times New Roman" w:cs="Times New Roman"/>
          <w:szCs w:val="24"/>
        </w:rPr>
      </w:pPr>
      <w:r w:rsidRPr="5EF1DD04">
        <w:rPr>
          <w:rFonts w:eastAsia="Times New Roman" w:cs="Times New Roman"/>
          <w:szCs w:val="24"/>
        </w:rPr>
        <w:t xml:space="preserve">To create the connection, we are using the </w:t>
      </w:r>
      <w:proofErr w:type="spellStart"/>
      <w:r w:rsidRPr="5EF1DD04">
        <w:rPr>
          <w:rFonts w:eastAsia="Times New Roman" w:cs="Times New Roman"/>
          <w:szCs w:val="24"/>
        </w:rPr>
        <w:t>mysqli</w:t>
      </w:r>
      <w:proofErr w:type="spellEnd"/>
      <w:r w:rsidRPr="5EF1DD04">
        <w:rPr>
          <w:rFonts w:eastAsia="Times New Roman" w:cs="Times New Roman"/>
          <w:szCs w:val="24"/>
        </w:rPr>
        <w:t xml:space="preserve">() class without using the </w:t>
      </w:r>
      <w:proofErr w:type="spellStart"/>
      <w:r w:rsidRPr="5EF1DD04">
        <w:rPr>
          <w:rFonts w:eastAsia="Times New Roman" w:cs="Times New Roman"/>
          <w:szCs w:val="24"/>
        </w:rPr>
        <w:t>mysql</w:t>
      </w:r>
      <w:proofErr w:type="spellEnd"/>
      <w:r w:rsidR="740132D2" w:rsidRPr="5EF1DD04">
        <w:rPr>
          <w:rFonts w:eastAsia="Times New Roman" w:cs="Times New Roman"/>
          <w:szCs w:val="24"/>
        </w:rPr>
        <w:t xml:space="preserve">() </w:t>
      </w:r>
      <w:r w:rsidRPr="5EF1DD04">
        <w:rPr>
          <w:rFonts w:eastAsia="Times New Roman" w:cs="Times New Roman"/>
          <w:szCs w:val="24"/>
        </w:rPr>
        <w:t xml:space="preserve">class. Below are the reasons for selecting </w:t>
      </w:r>
      <w:proofErr w:type="spellStart"/>
      <w:r w:rsidRPr="5EF1DD04">
        <w:rPr>
          <w:rFonts w:eastAsia="Times New Roman" w:cs="Times New Roman"/>
          <w:szCs w:val="24"/>
        </w:rPr>
        <w:t>MYSQLi</w:t>
      </w:r>
      <w:proofErr w:type="spellEnd"/>
      <w:r w:rsidRPr="5EF1DD04">
        <w:rPr>
          <w:rFonts w:eastAsia="Times New Roman" w:cs="Times New Roman"/>
          <w:szCs w:val="24"/>
        </w:rPr>
        <w:t xml:space="preserve"> for </w:t>
      </w:r>
      <w:r w:rsidR="0600ECC7" w:rsidRPr="5EF1DD04">
        <w:rPr>
          <w:rFonts w:eastAsia="Times New Roman" w:cs="Times New Roman"/>
          <w:szCs w:val="24"/>
        </w:rPr>
        <w:t xml:space="preserve">our </w:t>
      </w:r>
      <w:r w:rsidRPr="5EF1DD04">
        <w:rPr>
          <w:rFonts w:eastAsia="Times New Roman" w:cs="Times New Roman"/>
          <w:szCs w:val="24"/>
        </w:rPr>
        <w:t>connection script</w:t>
      </w:r>
      <w:r w:rsidR="001659BB" w:rsidRPr="5EF1DD04">
        <w:rPr>
          <w:rFonts w:eastAsia="Times New Roman" w:cs="Times New Roman"/>
          <w:szCs w:val="24"/>
        </w:rPr>
        <w:t>.</w:t>
      </w:r>
      <w:sdt>
        <w:sdtPr>
          <w:rPr>
            <w:rFonts w:eastAsia="Times New Roman" w:cs="Times New Roman"/>
            <w:szCs w:val="24"/>
          </w:rPr>
          <w:id w:val="32704550"/>
          <w:citation/>
        </w:sdtPr>
        <w:sdtEndPr/>
        <w:sdtContent>
          <w:r w:rsidR="0084377E">
            <w:rPr>
              <w:rFonts w:eastAsia="Times New Roman" w:cs="Times New Roman"/>
              <w:szCs w:val="24"/>
            </w:rPr>
            <w:fldChar w:fldCharType="begin"/>
          </w:r>
          <w:r w:rsidR="0084377E">
            <w:rPr>
              <w:rFonts w:eastAsia="Times New Roman" w:cs="Times New Roman"/>
              <w:szCs w:val="24"/>
            </w:rPr>
            <w:instrText xml:space="preserve"> CITATION Vin22 \l 4105 </w:instrText>
          </w:r>
          <w:r w:rsidR="0084377E">
            <w:rPr>
              <w:rFonts w:eastAsia="Times New Roman" w:cs="Times New Roman"/>
              <w:szCs w:val="24"/>
            </w:rPr>
            <w:fldChar w:fldCharType="separate"/>
          </w:r>
          <w:r w:rsidR="006720D1">
            <w:rPr>
              <w:rFonts w:eastAsia="Times New Roman" w:cs="Times New Roman"/>
              <w:noProof/>
              <w:szCs w:val="24"/>
            </w:rPr>
            <w:t xml:space="preserve"> (Vincy, 2022)</w:t>
          </w:r>
          <w:r w:rsidR="0084377E">
            <w:rPr>
              <w:rFonts w:eastAsia="Times New Roman" w:cs="Times New Roman"/>
              <w:szCs w:val="24"/>
            </w:rPr>
            <w:fldChar w:fldCharType="end"/>
          </w:r>
        </w:sdtContent>
      </w:sdt>
    </w:p>
    <w:p w14:paraId="4BB3059E" w14:textId="06079D6B" w:rsidR="77BC971F" w:rsidRPr="001659BB" w:rsidRDefault="00CD7F31" w:rsidP="00C963FF">
      <w:pPr>
        <w:pStyle w:val="ListParagraph"/>
        <w:numPr>
          <w:ilvl w:val="0"/>
          <w:numId w:val="17"/>
        </w:numPr>
        <w:spacing w:after="0" w:line="240" w:lineRule="auto"/>
        <w:rPr>
          <w:rFonts w:eastAsia="Times New Roman" w:cs="Times New Roman"/>
          <w:szCs w:val="24"/>
        </w:rPr>
      </w:pPr>
      <w:proofErr w:type="spellStart"/>
      <w:r>
        <w:rPr>
          <w:rFonts w:eastAsia="Times New Roman" w:cs="Times New Roman"/>
          <w:szCs w:val="24"/>
        </w:rPr>
        <w:t>p</w:t>
      </w:r>
      <w:r w:rsidR="77BC971F" w:rsidRPr="5EF1DD04">
        <w:rPr>
          <w:rFonts w:eastAsia="Times New Roman" w:cs="Times New Roman"/>
          <w:szCs w:val="24"/>
        </w:rPr>
        <w:t>upports</w:t>
      </w:r>
      <w:proofErr w:type="spellEnd"/>
      <w:r w:rsidR="77BC971F" w:rsidRPr="001659BB">
        <w:rPr>
          <w:rFonts w:eastAsia="Times New Roman" w:cs="Times New Roman"/>
          <w:szCs w:val="24"/>
        </w:rPr>
        <w:t xml:space="preserve"> prepared statements</w:t>
      </w:r>
    </w:p>
    <w:p w14:paraId="3812BDC1" w14:textId="2A1B221D" w:rsidR="77BC971F" w:rsidRPr="001659BB" w:rsidRDefault="77BC971F" w:rsidP="00C963FF">
      <w:pPr>
        <w:pStyle w:val="ListParagraph"/>
        <w:numPr>
          <w:ilvl w:val="0"/>
          <w:numId w:val="17"/>
        </w:numPr>
        <w:spacing w:after="0" w:line="240" w:lineRule="auto"/>
        <w:rPr>
          <w:rFonts w:eastAsia="Times New Roman" w:cs="Times New Roman"/>
          <w:szCs w:val="24"/>
        </w:rPr>
      </w:pPr>
      <w:r w:rsidRPr="001659BB">
        <w:rPr>
          <w:rFonts w:eastAsia="Times New Roman" w:cs="Times New Roman"/>
          <w:szCs w:val="24"/>
        </w:rPr>
        <w:t>provides both procedural and object-oriented interfaces</w:t>
      </w:r>
    </w:p>
    <w:p w14:paraId="57FBEDF3" w14:textId="092CC763" w:rsidR="77BC971F" w:rsidRPr="001659BB" w:rsidRDefault="77BC971F" w:rsidP="00C963FF">
      <w:pPr>
        <w:pStyle w:val="ListParagraph"/>
        <w:numPr>
          <w:ilvl w:val="0"/>
          <w:numId w:val="17"/>
        </w:numPr>
        <w:spacing w:after="0" w:line="240" w:lineRule="auto"/>
        <w:rPr>
          <w:rFonts w:eastAsia="Times New Roman" w:cs="Times New Roman"/>
          <w:szCs w:val="24"/>
        </w:rPr>
      </w:pPr>
      <w:r w:rsidRPr="001659BB">
        <w:rPr>
          <w:rFonts w:eastAsia="Times New Roman" w:cs="Times New Roman"/>
          <w:szCs w:val="24"/>
        </w:rPr>
        <w:t>provides enhanced security and improved debugging</w:t>
      </w:r>
    </w:p>
    <w:p w14:paraId="311709C5" w14:textId="2885F1E5" w:rsidR="000276E6" w:rsidRDefault="77BC971F" w:rsidP="00C963FF">
      <w:pPr>
        <w:pStyle w:val="ListParagraph"/>
        <w:numPr>
          <w:ilvl w:val="0"/>
          <w:numId w:val="17"/>
        </w:numPr>
        <w:spacing w:after="0" w:line="240" w:lineRule="auto"/>
        <w:rPr>
          <w:rFonts w:eastAsia="Times New Roman" w:cs="Times New Roman"/>
          <w:szCs w:val="24"/>
        </w:rPr>
      </w:pPr>
      <w:r w:rsidRPr="001659BB">
        <w:rPr>
          <w:rFonts w:eastAsia="Times New Roman" w:cs="Times New Roman"/>
          <w:szCs w:val="24"/>
        </w:rPr>
        <w:t>supports transactions through API</w:t>
      </w:r>
    </w:p>
    <w:p w14:paraId="7D034F96" w14:textId="77777777" w:rsidR="00535DE4" w:rsidRPr="00535DE4" w:rsidRDefault="00535DE4" w:rsidP="007523E7">
      <w:pPr>
        <w:pStyle w:val="ListParagraph"/>
        <w:spacing w:after="0" w:line="240" w:lineRule="auto"/>
        <w:ind w:left="1080"/>
        <w:rPr>
          <w:rFonts w:eastAsia="Times New Roman" w:cs="Times New Roman"/>
          <w:szCs w:val="24"/>
        </w:rPr>
      </w:pPr>
    </w:p>
    <w:p w14:paraId="0930AB79" w14:textId="417FD352" w:rsidR="000276E6" w:rsidRDefault="77BC971F" w:rsidP="007523E7">
      <w:pPr>
        <w:spacing w:after="0" w:line="240" w:lineRule="auto"/>
        <w:rPr>
          <w:rFonts w:eastAsia="Times New Roman" w:cs="Times New Roman"/>
          <w:szCs w:val="24"/>
        </w:rPr>
      </w:pPr>
      <w:r w:rsidRPr="5EF1DD04">
        <w:rPr>
          <w:rFonts w:eastAsia="Times New Roman" w:cs="Times New Roman"/>
          <w:szCs w:val="24"/>
        </w:rPr>
        <w:t xml:space="preserve">Error </w:t>
      </w:r>
      <w:r w:rsidR="003421FC" w:rsidRPr="003421FC">
        <w:rPr>
          <w:rFonts w:eastAsia="Times New Roman" w:cs="Times New Roman"/>
          <w:szCs w:val="24"/>
        </w:rPr>
        <w:t>handling during</w:t>
      </w:r>
      <w:r w:rsidRPr="5EF1DD04">
        <w:rPr>
          <w:rFonts w:eastAsia="Times New Roman" w:cs="Times New Roman"/>
          <w:szCs w:val="24"/>
        </w:rPr>
        <w:t xml:space="preserve"> connection </w:t>
      </w:r>
      <w:r w:rsidR="003421FC">
        <w:rPr>
          <w:rFonts w:eastAsia="Times New Roman" w:cs="Times New Roman"/>
          <w:szCs w:val="24"/>
        </w:rPr>
        <w:t>d</w:t>
      </w:r>
      <w:r w:rsidR="003421FC" w:rsidRPr="5EF1DD04">
        <w:rPr>
          <w:rFonts w:eastAsia="Times New Roman" w:cs="Times New Roman"/>
          <w:szCs w:val="24"/>
        </w:rPr>
        <w:t>etermines</w:t>
      </w:r>
      <w:r w:rsidRPr="5EF1DD04">
        <w:rPr>
          <w:rFonts w:eastAsia="Times New Roman" w:cs="Times New Roman"/>
          <w:szCs w:val="24"/>
        </w:rPr>
        <w:t xml:space="preserve"> whether </w:t>
      </w:r>
      <w:r w:rsidR="003421FC" w:rsidRPr="003421FC">
        <w:rPr>
          <w:rFonts w:eastAsia="Times New Roman" w:cs="Times New Roman"/>
          <w:szCs w:val="24"/>
        </w:rPr>
        <w:t>an error occurs</w:t>
      </w:r>
      <w:r w:rsidRPr="5EF1DD04">
        <w:rPr>
          <w:rFonts w:eastAsia="Times New Roman" w:cs="Times New Roman"/>
          <w:szCs w:val="24"/>
        </w:rPr>
        <w:t xml:space="preserve"> </w:t>
      </w:r>
      <w:r w:rsidR="60BE2EA9" w:rsidRPr="5EF1DD04">
        <w:rPr>
          <w:rFonts w:eastAsia="Times New Roman" w:cs="Times New Roman"/>
          <w:szCs w:val="24"/>
        </w:rPr>
        <w:t xml:space="preserve">while </w:t>
      </w:r>
      <w:r w:rsidR="003421FC" w:rsidRPr="003421FC">
        <w:rPr>
          <w:rFonts w:eastAsia="Times New Roman" w:cs="Times New Roman"/>
          <w:szCs w:val="24"/>
        </w:rPr>
        <w:t>attempting to connect.</w:t>
      </w:r>
      <w:r w:rsidRPr="5EF1DD04">
        <w:rPr>
          <w:rFonts w:eastAsia="Times New Roman" w:cs="Times New Roman"/>
          <w:szCs w:val="24"/>
        </w:rPr>
        <w:t xml:space="preserve"> If there </w:t>
      </w:r>
      <w:r w:rsidR="003421FC" w:rsidRPr="003421FC">
        <w:rPr>
          <w:rFonts w:eastAsia="Times New Roman" w:cs="Times New Roman"/>
          <w:szCs w:val="24"/>
        </w:rPr>
        <w:t>is</w:t>
      </w:r>
      <w:r w:rsidRPr="5EF1DD04">
        <w:rPr>
          <w:rFonts w:eastAsia="Times New Roman" w:cs="Times New Roman"/>
          <w:szCs w:val="24"/>
        </w:rPr>
        <w:t xml:space="preserve"> a problem, the error's description can be </w:t>
      </w:r>
      <w:r w:rsidR="003421FC" w:rsidRPr="003421FC">
        <w:rPr>
          <w:rFonts w:eastAsia="Times New Roman" w:cs="Times New Roman"/>
          <w:szCs w:val="24"/>
        </w:rPr>
        <w:t>found</w:t>
      </w:r>
      <w:r w:rsidRPr="5EF1DD04">
        <w:rPr>
          <w:rFonts w:eastAsia="Times New Roman" w:cs="Times New Roman"/>
          <w:szCs w:val="24"/>
        </w:rPr>
        <w:t xml:space="preserve"> in </w:t>
      </w:r>
      <w:proofErr w:type="spellStart"/>
      <w:r w:rsidRPr="00CA1E90">
        <w:rPr>
          <w:rFonts w:eastAsia="Times New Roman" w:cs="Times New Roman"/>
          <w:b/>
          <w:szCs w:val="24"/>
        </w:rPr>
        <w:t>connect_error</w:t>
      </w:r>
      <w:proofErr w:type="spellEnd"/>
      <w:r w:rsidR="003421FC" w:rsidRPr="003421FC">
        <w:rPr>
          <w:rFonts w:eastAsia="Times New Roman" w:cs="Times New Roman"/>
          <w:szCs w:val="24"/>
        </w:rPr>
        <w:t>. If</w:t>
      </w:r>
      <w:r w:rsidRPr="5EF1DD04">
        <w:rPr>
          <w:rFonts w:eastAsia="Times New Roman" w:cs="Times New Roman"/>
          <w:szCs w:val="24"/>
        </w:rPr>
        <w:t xml:space="preserve"> the connection fails, this function ends the script and prints an error message.</w:t>
      </w:r>
    </w:p>
    <w:p w14:paraId="1705CD9A" w14:textId="77777777" w:rsidR="00FE7F4D" w:rsidRDefault="00FE7F4D" w:rsidP="007523E7">
      <w:pPr>
        <w:spacing w:after="0" w:line="240" w:lineRule="auto"/>
        <w:rPr>
          <w:rFonts w:eastAsia="Times New Roman" w:cs="Times New Roman"/>
          <w:szCs w:val="24"/>
        </w:rPr>
      </w:pPr>
    </w:p>
    <w:p w14:paraId="317B4535" w14:textId="7E6D64DB" w:rsidR="4468EDA3" w:rsidRPr="00321DAC" w:rsidRDefault="4468EDA3" w:rsidP="00C963FF">
      <w:pPr>
        <w:pStyle w:val="ListParagraph"/>
        <w:numPr>
          <w:ilvl w:val="2"/>
          <w:numId w:val="2"/>
        </w:numPr>
        <w:spacing w:after="0" w:line="240" w:lineRule="auto"/>
        <w:rPr>
          <w:rFonts w:eastAsia="Times New Roman" w:cs="Times New Roman"/>
          <w:b/>
          <w:szCs w:val="24"/>
        </w:rPr>
      </w:pPr>
      <w:r w:rsidRPr="00321DAC">
        <w:rPr>
          <w:rFonts w:eastAsia="Times New Roman" w:cs="Times New Roman"/>
          <w:b/>
          <w:szCs w:val="24"/>
        </w:rPr>
        <w:t>User Input Forms</w:t>
      </w:r>
    </w:p>
    <w:p w14:paraId="1C4C83CA" w14:textId="7433F677" w:rsidR="4468EDA3" w:rsidRDefault="4468EDA3" w:rsidP="007523E7">
      <w:pPr>
        <w:spacing w:after="0" w:line="240" w:lineRule="auto"/>
        <w:rPr>
          <w:rFonts w:eastAsia="Times New Roman" w:cs="Times New Roman"/>
          <w:szCs w:val="24"/>
        </w:rPr>
      </w:pPr>
      <w:r w:rsidRPr="5EF1DD04">
        <w:rPr>
          <w:rFonts w:eastAsia="Times New Roman" w:cs="Times New Roman"/>
          <w:szCs w:val="24"/>
        </w:rPr>
        <w:t>There</w:t>
      </w:r>
      <w:r w:rsidR="003421FC">
        <w:rPr>
          <w:rFonts w:eastAsia="Times New Roman" w:cs="Times New Roman"/>
          <w:szCs w:val="24"/>
        </w:rPr>
        <w:t xml:space="preserve"> i</w:t>
      </w:r>
      <w:r w:rsidRPr="5EF1DD04">
        <w:rPr>
          <w:rFonts w:eastAsia="Times New Roman" w:cs="Times New Roman"/>
          <w:szCs w:val="24"/>
        </w:rPr>
        <w:t xml:space="preserve">s a very common attack called SQL Injection Attack happening in most websites due to least security mechanisms. An attacker can interfere with an application's database queries via a web </w:t>
      </w:r>
      <w:r w:rsidRPr="5EF1DD04">
        <w:rPr>
          <w:rFonts w:eastAsia="Times New Roman" w:cs="Times New Roman"/>
          <w:szCs w:val="24"/>
        </w:rPr>
        <w:lastRenderedPageBreak/>
        <w:t xml:space="preserve">vulnerability known as SQL injection (SQLi). Because of this, an attacker might be able to see data that they would not typically be able to access. Any other data that the application has access to or that is owned by other users may fall under this category. An attacker can frequently alter or remove this data, changing the application's </w:t>
      </w:r>
      <w:r w:rsidR="006A6A83">
        <w:rPr>
          <w:rFonts w:eastAsia="Times New Roman" w:cs="Times New Roman"/>
          <w:szCs w:val="24"/>
        </w:rPr>
        <w:t>behaviour</w:t>
      </w:r>
      <w:r w:rsidRPr="5EF1DD04">
        <w:rPr>
          <w:rFonts w:eastAsia="Times New Roman" w:cs="Times New Roman"/>
          <w:szCs w:val="24"/>
        </w:rPr>
        <w:t xml:space="preserve"> or content </w:t>
      </w:r>
      <w:r w:rsidR="00CA1E90">
        <w:rPr>
          <w:rFonts w:eastAsia="Times New Roman" w:cs="Times New Roman"/>
          <w:szCs w:val="24"/>
        </w:rPr>
        <w:t>persistently</w:t>
      </w:r>
      <w:r w:rsidRPr="5EF1DD04">
        <w:rPr>
          <w:rFonts w:eastAsia="Times New Roman" w:cs="Times New Roman"/>
          <w:szCs w:val="24"/>
        </w:rPr>
        <w:t>. If an attacker inputs something like ' OR '1'='1, the query could be manipulated to return all rows, potentially compromising the security of your database.</w:t>
      </w:r>
      <w:sdt>
        <w:sdtPr>
          <w:rPr>
            <w:rFonts w:eastAsia="Times New Roman" w:cs="Times New Roman"/>
            <w:szCs w:val="24"/>
          </w:rPr>
          <w:id w:val="-114596966"/>
          <w:citation/>
        </w:sdtPr>
        <w:sdtEndPr/>
        <w:sdtContent>
          <w:r w:rsidR="0051504B">
            <w:rPr>
              <w:rFonts w:eastAsia="Times New Roman" w:cs="Times New Roman"/>
              <w:szCs w:val="24"/>
            </w:rPr>
            <w:fldChar w:fldCharType="begin"/>
          </w:r>
          <w:r w:rsidR="0051504B">
            <w:rPr>
              <w:rFonts w:eastAsia="Times New Roman" w:cs="Times New Roman"/>
              <w:szCs w:val="24"/>
            </w:rPr>
            <w:instrText xml:space="preserve"> CITATION Por24 \l 4105 </w:instrText>
          </w:r>
          <w:r w:rsidR="0051504B">
            <w:rPr>
              <w:rFonts w:eastAsia="Times New Roman" w:cs="Times New Roman"/>
              <w:szCs w:val="24"/>
            </w:rPr>
            <w:fldChar w:fldCharType="separate"/>
          </w:r>
          <w:r w:rsidR="006720D1">
            <w:rPr>
              <w:rFonts w:eastAsia="Times New Roman" w:cs="Times New Roman"/>
              <w:noProof/>
              <w:szCs w:val="24"/>
            </w:rPr>
            <w:t xml:space="preserve"> (PortSwigger, n.d.)</w:t>
          </w:r>
          <w:r w:rsidR="0051504B">
            <w:rPr>
              <w:rFonts w:eastAsia="Times New Roman" w:cs="Times New Roman"/>
              <w:szCs w:val="24"/>
            </w:rPr>
            <w:fldChar w:fldCharType="end"/>
          </w:r>
        </w:sdtContent>
      </w:sdt>
    </w:p>
    <w:p w14:paraId="160BBB38" w14:textId="77777777" w:rsidR="009D00C1" w:rsidRDefault="009D00C1" w:rsidP="007523E7">
      <w:pPr>
        <w:spacing w:after="0" w:line="240" w:lineRule="auto"/>
        <w:rPr>
          <w:rFonts w:eastAsia="Times New Roman" w:cs="Times New Roman"/>
          <w:szCs w:val="24"/>
        </w:rPr>
      </w:pPr>
    </w:p>
    <w:p w14:paraId="65B88AAD" w14:textId="218D0F1F" w:rsidR="000276E6" w:rsidRDefault="4468EDA3" w:rsidP="007523E7">
      <w:pPr>
        <w:spacing w:after="0" w:line="240" w:lineRule="auto"/>
        <w:rPr>
          <w:rFonts w:eastAsia="Times New Roman" w:cs="Times New Roman"/>
          <w:szCs w:val="24"/>
        </w:rPr>
      </w:pPr>
      <w:r w:rsidRPr="5EF1DD04">
        <w:rPr>
          <w:rFonts w:eastAsia="Times New Roman" w:cs="Times New Roman"/>
          <w:szCs w:val="24"/>
        </w:rPr>
        <w:t>To prevent from this attack, we are using prepared statements with bound parameters without directly sending the user inputs to the SQL queries. Below is an example where we have used prepared statements for high</w:t>
      </w:r>
      <w:r w:rsidR="0051504B">
        <w:rPr>
          <w:rFonts w:eastAsia="Times New Roman" w:cs="Times New Roman"/>
          <w:szCs w:val="24"/>
        </w:rPr>
        <w:t>-</w:t>
      </w:r>
      <w:r w:rsidRPr="5EF1DD04">
        <w:rPr>
          <w:rFonts w:eastAsia="Times New Roman" w:cs="Times New Roman"/>
          <w:szCs w:val="24"/>
        </w:rPr>
        <w:t>security features.</w:t>
      </w:r>
    </w:p>
    <w:p w14:paraId="1205A6A2" w14:textId="77777777" w:rsidR="00FE7F4D" w:rsidRDefault="00FE7F4D" w:rsidP="007523E7">
      <w:pPr>
        <w:spacing w:after="0" w:line="240" w:lineRule="auto"/>
        <w:rPr>
          <w:rFonts w:eastAsia="Times New Roman" w:cs="Times New Roman"/>
          <w:szCs w:val="24"/>
        </w:rPr>
      </w:pPr>
    </w:p>
    <w:p w14:paraId="7D7C7F71" w14:textId="7057678B" w:rsidR="4468EDA3" w:rsidRPr="009060A2" w:rsidRDefault="4468EDA3" w:rsidP="007523E7">
      <w:pPr>
        <w:spacing w:after="0" w:line="240" w:lineRule="auto"/>
        <w:rPr>
          <w:rFonts w:eastAsia="Times New Roman" w:cs="Times New Roman"/>
          <w:b/>
          <w:color w:val="4C94D8" w:themeColor="text2" w:themeTint="80"/>
          <w:sz w:val="22"/>
        </w:rPr>
      </w:pPr>
      <w:r w:rsidRPr="009060A2">
        <w:rPr>
          <w:rFonts w:eastAsia="Times New Roman" w:cs="Times New Roman"/>
          <w:b/>
          <w:color w:val="4C94D8" w:themeColor="text2" w:themeTint="80"/>
          <w:sz w:val="22"/>
        </w:rPr>
        <w:t>$</w:t>
      </w:r>
      <w:proofErr w:type="spellStart"/>
      <w:r w:rsidRPr="009060A2">
        <w:rPr>
          <w:rFonts w:eastAsia="Times New Roman" w:cs="Times New Roman"/>
          <w:b/>
          <w:color w:val="4C94D8" w:themeColor="text2" w:themeTint="80"/>
          <w:sz w:val="22"/>
        </w:rPr>
        <w:t>stmt</w:t>
      </w:r>
      <w:proofErr w:type="spellEnd"/>
      <w:r w:rsidRPr="009060A2">
        <w:rPr>
          <w:rFonts w:eastAsia="Times New Roman" w:cs="Times New Roman"/>
          <w:b/>
          <w:color w:val="4C94D8" w:themeColor="text2" w:themeTint="80"/>
          <w:sz w:val="22"/>
        </w:rPr>
        <w:t xml:space="preserve"> = $conn-&gt;</w:t>
      </w:r>
      <w:r w:rsidRPr="009060A2">
        <w:rPr>
          <w:rFonts w:eastAsia="Times New Roman" w:cs="Times New Roman"/>
          <w:b/>
          <w:color w:val="4EA72E" w:themeColor="accent6"/>
          <w:sz w:val="22"/>
        </w:rPr>
        <w:t>prepare</w:t>
      </w:r>
      <w:r w:rsidRPr="009060A2">
        <w:rPr>
          <w:rFonts w:eastAsia="Times New Roman" w:cs="Times New Roman"/>
          <w:b/>
          <w:color w:val="4C94D8" w:themeColor="text2" w:themeTint="80"/>
          <w:sz w:val="22"/>
        </w:rPr>
        <w:t xml:space="preserve">("SELECT </w:t>
      </w:r>
      <w:proofErr w:type="spellStart"/>
      <w:r w:rsidRPr="009060A2">
        <w:rPr>
          <w:rFonts w:eastAsia="Times New Roman" w:cs="Times New Roman"/>
          <w:b/>
          <w:color w:val="4C94D8" w:themeColor="text2" w:themeTint="80"/>
          <w:sz w:val="22"/>
        </w:rPr>
        <w:t>user_credentials.userid</w:t>
      </w:r>
      <w:proofErr w:type="spellEnd"/>
      <w:r w:rsidRPr="009060A2">
        <w:rPr>
          <w:rFonts w:eastAsia="Times New Roman" w:cs="Times New Roman"/>
          <w:b/>
          <w:color w:val="4C94D8" w:themeColor="text2" w:themeTint="80"/>
          <w:sz w:val="22"/>
        </w:rPr>
        <w:t xml:space="preserve">, username, </w:t>
      </w:r>
      <w:proofErr w:type="spellStart"/>
      <w:r w:rsidRPr="009060A2">
        <w:rPr>
          <w:rFonts w:eastAsia="Times New Roman" w:cs="Times New Roman"/>
          <w:b/>
          <w:color w:val="4C94D8" w:themeColor="text2" w:themeTint="80"/>
          <w:sz w:val="22"/>
        </w:rPr>
        <w:t>first_name</w:t>
      </w:r>
      <w:proofErr w:type="spellEnd"/>
      <w:r w:rsidRPr="009060A2">
        <w:rPr>
          <w:rFonts w:eastAsia="Times New Roman" w:cs="Times New Roman"/>
          <w:b/>
          <w:color w:val="4C94D8" w:themeColor="text2" w:themeTint="80"/>
          <w:sz w:val="22"/>
        </w:rPr>
        <w:t xml:space="preserve">, </w:t>
      </w:r>
      <w:proofErr w:type="spellStart"/>
      <w:r w:rsidRPr="009060A2">
        <w:rPr>
          <w:rFonts w:eastAsia="Times New Roman" w:cs="Times New Roman"/>
          <w:b/>
          <w:color w:val="4C94D8" w:themeColor="text2" w:themeTint="80"/>
          <w:sz w:val="22"/>
        </w:rPr>
        <w:t>last_name</w:t>
      </w:r>
      <w:proofErr w:type="spellEnd"/>
      <w:r w:rsidRPr="009060A2">
        <w:rPr>
          <w:rFonts w:eastAsia="Times New Roman" w:cs="Times New Roman"/>
          <w:b/>
          <w:color w:val="4C94D8" w:themeColor="text2" w:themeTint="80"/>
          <w:sz w:val="22"/>
        </w:rPr>
        <w:t xml:space="preserve">, password, </w:t>
      </w:r>
      <w:proofErr w:type="spellStart"/>
      <w:r w:rsidRPr="009060A2">
        <w:rPr>
          <w:rFonts w:eastAsia="Times New Roman" w:cs="Times New Roman"/>
          <w:b/>
          <w:color w:val="4C94D8" w:themeColor="text2" w:themeTint="80"/>
          <w:sz w:val="22"/>
        </w:rPr>
        <w:t>role_name</w:t>
      </w:r>
      <w:proofErr w:type="spellEnd"/>
      <w:r w:rsidRPr="009060A2">
        <w:rPr>
          <w:rFonts w:eastAsia="Times New Roman" w:cs="Times New Roman"/>
          <w:b/>
          <w:color w:val="4C94D8" w:themeColor="text2" w:themeTint="80"/>
          <w:sz w:val="22"/>
        </w:rPr>
        <w:t xml:space="preserve">, </w:t>
      </w:r>
      <w:proofErr w:type="spellStart"/>
      <w:r w:rsidRPr="009060A2">
        <w:rPr>
          <w:rFonts w:eastAsia="Times New Roman" w:cs="Times New Roman"/>
          <w:b/>
          <w:color w:val="4C94D8" w:themeColor="text2" w:themeTint="80"/>
          <w:sz w:val="22"/>
        </w:rPr>
        <w:t>user_role.roleid</w:t>
      </w:r>
      <w:proofErr w:type="spellEnd"/>
      <w:r w:rsidRPr="009060A2">
        <w:rPr>
          <w:rFonts w:eastAsia="Times New Roman" w:cs="Times New Roman"/>
          <w:b/>
          <w:color w:val="4C94D8" w:themeColor="text2" w:themeTint="80"/>
          <w:sz w:val="22"/>
        </w:rPr>
        <w:t xml:space="preserve"> </w:t>
      </w:r>
    </w:p>
    <w:p w14:paraId="07E7834B" w14:textId="2C77D02B" w:rsidR="4468EDA3" w:rsidRPr="009060A2" w:rsidRDefault="4468EDA3" w:rsidP="007523E7">
      <w:pPr>
        <w:spacing w:after="0" w:line="240" w:lineRule="auto"/>
        <w:rPr>
          <w:rFonts w:eastAsia="Times New Roman" w:cs="Times New Roman"/>
          <w:b/>
          <w:color w:val="4C94D8" w:themeColor="text2" w:themeTint="80"/>
          <w:sz w:val="22"/>
        </w:rPr>
      </w:pPr>
      <w:r w:rsidRPr="009060A2">
        <w:rPr>
          <w:rFonts w:eastAsia="Times New Roman" w:cs="Times New Roman"/>
          <w:b/>
          <w:color w:val="4C94D8" w:themeColor="text2" w:themeTint="80"/>
          <w:sz w:val="22"/>
        </w:rPr>
        <w:t xml:space="preserve">                        FROM </w:t>
      </w:r>
      <w:proofErr w:type="spellStart"/>
      <w:r w:rsidRPr="009060A2">
        <w:rPr>
          <w:rFonts w:eastAsia="Times New Roman" w:cs="Times New Roman"/>
          <w:b/>
          <w:color w:val="4C94D8" w:themeColor="text2" w:themeTint="80"/>
          <w:sz w:val="22"/>
        </w:rPr>
        <w:t>user_credentials</w:t>
      </w:r>
      <w:proofErr w:type="spellEnd"/>
      <w:r w:rsidRPr="009060A2">
        <w:rPr>
          <w:rFonts w:eastAsia="Times New Roman" w:cs="Times New Roman"/>
          <w:b/>
          <w:color w:val="4C94D8" w:themeColor="text2" w:themeTint="80"/>
          <w:sz w:val="22"/>
        </w:rPr>
        <w:t xml:space="preserve"> </w:t>
      </w:r>
    </w:p>
    <w:p w14:paraId="781F5CA5" w14:textId="6C8F9F08" w:rsidR="4468EDA3" w:rsidRPr="009060A2" w:rsidRDefault="4468EDA3" w:rsidP="007523E7">
      <w:pPr>
        <w:spacing w:after="0" w:line="240" w:lineRule="auto"/>
        <w:rPr>
          <w:rFonts w:eastAsia="Times New Roman" w:cs="Times New Roman"/>
          <w:b/>
          <w:color w:val="4C94D8" w:themeColor="text2" w:themeTint="80"/>
          <w:sz w:val="22"/>
        </w:rPr>
      </w:pPr>
      <w:r w:rsidRPr="009060A2">
        <w:rPr>
          <w:rFonts w:eastAsia="Times New Roman" w:cs="Times New Roman"/>
          <w:b/>
          <w:color w:val="4C94D8" w:themeColor="text2" w:themeTint="80"/>
          <w:sz w:val="22"/>
        </w:rPr>
        <w:t xml:space="preserve">                        JOIN user ON </w:t>
      </w:r>
      <w:proofErr w:type="spellStart"/>
      <w:r w:rsidRPr="009060A2">
        <w:rPr>
          <w:rFonts w:eastAsia="Times New Roman" w:cs="Times New Roman"/>
          <w:b/>
          <w:color w:val="4C94D8" w:themeColor="text2" w:themeTint="80"/>
          <w:sz w:val="22"/>
        </w:rPr>
        <w:t>user_credentials.userid</w:t>
      </w:r>
      <w:proofErr w:type="spellEnd"/>
      <w:r w:rsidRPr="009060A2">
        <w:rPr>
          <w:rFonts w:eastAsia="Times New Roman" w:cs="Times New Roman"/>
          <w:b/>
          <w:color w:val="4C94D8" w:themeColor="text2" w:themeTint="80"/>
          <w:sz w:val="22"/>
        </w:rPr>
        <w:t xml:space="preserve"> = </w:t>
      </w:r>
      <w:proofErr w:type="spellStart"/>
      <w:r w:rsidRPr="009060A2">
        <w:rPr>
          <w:rFonts w:eastAsia="Times New Roman" w:cs="Times New Roman"/>
          <w:b/>
          <w:color w:val="4C94D8" w:themeColor="text2" w:themeTint="80"/>
          <w:sz w:val="22"/>
        </w:rPr>
        <w:t>user.userid</w:t>
      </w:r>
      <w:proofErr w:type="spellEnd"/>
      <w:r w:rsidRPr="009060A2">
        <w:rPr>
          <w:rFonts w:eastAsia="Times New Roman" w:cs="Times New Roman"/>
          <w:b/>
          <w:color w:val="4C94D8" w:themeColor="text2" w:themeTint="80"/>
          <w:sz w:val="22"/>
        </w:rPr>
        <w:t xml:space="preserve"> </w:t>
      </w:r>
    </w:p>
    <w:p w14:paraId="29624CD9" w14:textId="7433119E" w:rsidR="4468EDA3" w:rsidRPr="009060A2" w:rsidRDefault="4468EDA3" w:rsidP="007523E7">
      <w:pPr>
        <w:spacing w:after="0" w:line="240" w:lineRule="auto"/>
        <w:rPr>
          <w:rFonts w:eastAsia="Times New Roman" w:cs="Times New Roman"/>
          <w:b/>
          <w:color w:val="4C94D8" w:themeColor="text2" w:themeTint="80"/>
          <w:sz w:val="22"/>
        </w:rPr>
      </w:pPr>
      <w:r w:rsidRPr="009060A2">
        <w:rPr>
          <w:rFonts w:eastAsia="Times New Roman" w:cs="Times New Roman"/>
          <w:b/>
          <w:color w:val="4C94D8" w:themeColor="text2" w:themeTint="80"/>
          <w:sz w:val="22"/>
        </w:rPr>
        <w:t xml:space="preserve">                        JOIN </w:t>
      </w:r>
      <w:proofErr w:type="spellStart"/>
      <w:r w:rsidRPr="009060A2">
        <w:rPr>
          <w:rFonts w:eastAsia="Times New Roman" w:cs="Times New Roman"/>
          <w:b/>
          <w:color w:val="4C94D8" w:themeColor="text2" w:themeTint="80"/>
          <w:sz w:val="22"/>
        </w:rPr>
        <w:t>user_role</w:t>
      </w:r>
      <w:proofErr w:type="spellEnd"/>
      <w:r w:rsidRPr="009060A2">
        <w:rPr>
          <w:rFonts w:eastAsia="Times New Roman" w:cs="Times New Roman"/>
          <w:b/>
          <w:color w:val="4C94D8" w:themeColor="text2" w:themeTint="80"/>
          <w:sz w:val="22"/>
        </w:rPr>
        <w:t xml:space="preserve"> ON </w:t>
      </w:r>
      <w:proofErr w:type="spellStart"/>
      <w:r w:rsidRPr="009060A2">
        <w:rPr>
          <w:rFonts w:eastAsia="Times New Roman" w:cs="Times New Roman"/>
          <w:b/>
          <w:color w:val="4C94D8" w:themeColor="text2" w:themeTint="80"/>
          <w:sz w:val="22"/>
        </w:rPr>
        <w:t>user.roleid</w:t>
      </w:r>
      <w:proofErr w:type="spellEnd"/>
      <w:r w:rsidRPr="009060A2">
        <w:rPr>
          <w:rFonts w:eastAsia="Times New Roman" w:cs="Times New Roman"/>
          <w:b/>
          <w:color w:val="4C94D8" w:themeColor="text2" w:themeTint="80"/>
          <w:sz w:val="22"/>
        </w:rPr>
        <w:t xml:space="preserve"> = </w:t>
      </w:r>
      <w:proofErr w:type="spellStart"/>
      <w:r w:rsidRPr="009060A2">
        <w:rPr>
          <w:rFonts w:eastAsia="Times New Roman" w:cs="Times New Roman"/>
          <w:b/>
          <w:color w:val="4C94D8" w:themeColor="text2" w:themeTint="80"/>
          <w:sz w:val="22"/>
        </w:rPr>
        <w:t>user_role.roleid</w:t>
      </w:r>
      <w:proofErr w:type="spellEnd"/>
      <w:r w:rsidRPr="009060A2">
        <w:rPr>
          <w:rFonts w:eastAsia="Times New Roman" w:cs="Times New Roman"/>
          <w:b/>
          <w:color w:val="4C94D8" w:themeColor="text2" w:themeTint="80"/>
          <w:sz w:val="22"/>
        </w:rPr>
        <w:t xml:space="preserve"> </w:t>
      </w:r>
    </w:p>
    <w:p w14:paraId="0FA4571A" w14:textId="343B8BFE" w:rsidR="4468EDA3" w:rsidRPr="009060A2" w:rsidRDefault="4468EDA3" w:rsidP="007523E7">
      <w:pPr>
        <w:spacing w:after="0" w:line="240" w:lineRule="auto"/>
        <w:rPr>
          <w:rFonts w:eastAsia="Times New Roman" w:cs="Times New Roman"/>
          <w:b/>
          <w:color w:val="4C94D8" w:themeColor="text2" w:themeTint="80"/>
          <w:sz w:val="22"/>
        </w:rPr>
      </w:pPr>
      <w:r w:rsidRPr="009060A2">
        <w:rPr>
          <w:rFonts w:eastAsia="Times New Roman" w:cs="Times New Roman"/>
          <w:b/>
          <w:color w:val="4C94D8" w:themeColor="text2" w:themeTint="80"/>
          <w:sz w:val="22"/>
        </w:rPr>
        <w:t xml:space="preserve">                        WHERE username=? AND </w:t>
      </w:r>
      <w:proofErr w:type="spellStart"/>
      <w:r w:rsidRPr="009060A2">
        <w:rPr>
          <w:rFonts w:eastAsia="Times New Roman" w:cs="Times New Roman"/>
          <w:b/>
          <w:color w:val="4C94D8" w:themeColor="text2" w:themeTint="80"/>
          <w:sz w:val="22"/>
        </w:rPr>
        <w:t>isactive</w:t>
      </w:r>
      <w:proofErr w:type="spellEnd"/>
      <w:r w:rsidRPr="009060A2">
        <w:rPr>
          <w:rFonts w:eastAsia="Times New Roman" w:cs="Times New Roman"/>
          <w:b/>
          <w:color w:val="4C94D8" w:themeColor="text2" w:themeTint="80"/>
          <w:sz w:val="22"/>
        </w:rPr>
        <w:t xml:space="preserve"> = 1");</w:t>
      </w:r>
    </w:p>
    <w:p w14:paraId="4DFDCCF8" w14:textId="18478852" w:rsidR="4468EDA3" w:rsidRPr="009060A2" w:rsidRDefault="4468EDA3" w:rsidP="007523E7">
      <w:pPr>
        <w:spacing w:after="0" w:line="240" w:lineRule="auto"/>
        <w:rPr>
          <w:rFonts w:eastAsia="Times New Roman" w:cs="Times New Roman"/>
          <w:b/>
          <w:color w:val="4C94D8" w:themeColor="text2" w:themeTint="80"/>
          <w:sz w:val="22"/>
        </w:rPr>
      </w:pPr>
      <w:r w:rsidRPr="009060A2">
        <w:rPr>
          <w:rFonts w:eastAsia="Times New Roman" w:cs="Times New Roman"/>
          <w:b/>
          <w:color w:val="4C94D8" w:themeColor="text2" w:themeTint="80"/>
          <w:sz w:val="22"/>
        </w:rPr>
        <w:t>$</w:t>
      </w:r>
      <w:proofErr w:type="spellStart"/>
      <w:r w:rsidRPr="009060A2">
        <w:rPr>
          <w:rFonts w:eastAsia="Times New Roman" w:cs="Times New Roman"/>
          <w:b/>
          <w:color w:val="4C94D8" w:themeColor="text2" w:themeTint="80"/>
          <w:sz w:val="22"/>
        </w:rPr>
        <w:t>stmt</w:t>
      </w:r>
      <w:proofErr w:type="spellEnd"/>
      <w:r w:rsidRPr="009060A2">
        <w:rPr>
          <w:rFonts w:eastAsia="Times New Roman" w:cs="Times New Roman"/>
          <w:b/>
          <w:color w:val="4C94D8" w:themeColor="text2" w:themeTint="80"/>
          <w:sz w:val="22"/>
        </w:rPr>
        <w:t>-&gt;</w:t>
      </w:r>
      <w:proofErr w:type="spellStart"/>
      <w:r w:rsidRPr="009060A2">
        <w:rPr>
          <w:rFonts w:eastAsia="Times New Roman" w:cs="Times New Roman"/>
          <w:b/>
          <w:color w:val="4EA72E" w:themeColor="accent6"/>
          <w:sz w:val="22"/>
        </w:rPr>
        <w:t>bind_param</w:t>
      </w:r>
      <w:proofErr w:type="spellEnd"/>
      <w:r w:rsidRPr="009060A2">
        <w:rPr>
          <w:rFonts w:eastAsia="Times New Roman" w:cs="Times New Roman"/>
          <w:b/>
          <w:color w:val="4C94D8" w:themeColor="text2" w:themeTint="80"/>
          <w:sz w:val="22"/>
        </w:rPr>
        <w:t>("s", $username);</w:t>
      </w:r>
    </w:p>
    <w:p w14:paraId="21FFCFB0" w14:textId="35F7BCB0" w:rsidR="5EF1DD04" w:rsidRDefault="5EF1DD04" w:rsidP="007523E7">
      <w:pPr>
        <w:spacing w:after="0" w:line="240" w:lineRule="auto"/>
        <w:rPr>
          <w:rFonts w:eastAsia="Times New Roman" w:cs="Times New Roman"/>
          <w:szCs w:val="24"/>
        </w:rPr>
      </w:pPr>
    </w:p>
    <w:p w14:paraId="0603395D" w14:textId="797AB6C9" w:rsidR="4468EDA3" w:rsidRPr="00004515" w:rsidRDefault="4468EDA3" w:rsidP="00C963FF">
      <w:pPr>
        <w:pStyle w:val="ListParagraph"/>
        <w:numPr>
          <w:ilvl w:val="0"/>
          <w:numId w:val="18"/>
        </w:numPr>
        <w:spacing w:after="0" w:line="240" w:lineRule="auto"/>
        <w:rPr>
          <w:rFonts w:eastAsia="Times New Roman" w:cs="Times New Roman"/>
          <w:szCs w:val="24"/>
        </w:rPr>
      </w:pPr>
      <w:r w:rsidRPr="00004515">
        <w:rPr>
          <w:rFonts w:eastAsia="Times New Roman" w:cs="Times New Roman"/>
          <w:b/>
          <w:szCs w:val="24"/>
        </w:rPr>
        <w:t>Preparation Phase</w:t>
      </w:r>
      <w:r w:rsidRPr="00004515">
        <w:rPr>
          <w:rFonts w:eastAsia="Times New Roman" w:cs="Times New Roman"/>
          <w:szCs w:val="24"/>
        </w:rPr>
        <w:t xml:space="preserve"> - Rather than directly integrating user inputs, placeholders (?) are used in the SQL query definition. Inputs are now being treated as parameters by the database instead of executable code.</w:t>
      </w:r>
    </w:p>
    <w:p w14:paraId="0C9884D5" w14:textId="41F8E712" w:rsidR="4468EDA3" w:rsidRPr="00004515" w:rsidRDefault="4468EDA3" w:rsidP="00C963FF">
      <w:pPr>
        <w:pStyle w:val="ListParagraph"/>
        <w:numPr>
          <w:ilvl w:val="0"/>
          <w:numId w:val="18"/>
        </w:numPr>
        <w:spacing w:after="0" w:line="240" w:lineRule="auto"/>
        <w:rPr>
          <w:rFonts w:eastAsia="Times New Roman" w:cs="Times New Roman"/>
          <w:szCs w:val="24"/>
        </w:rPr>
      </w:pPr>
      <w:r w:rsidRPr="00004515">
        <w:rPr>
          <w:rFonts w:eastAsia="Times New Roman" w:cs="Times New Roman"/>
          <w:b/>
          <w:szCs w:val="24"/>
        </w:rPr>
        <w:t>Binding Phase</w:t>
      </w:r>
      <w:r w:rsidRPr="00004515">
        <w:rPr>
          <w:rFonts w:eastAsia="Times New Roman" w:cs="Times New Roman"/>
          <w:szCs w:val="24"/>
        </w:rPr>
        <w:t xml:space="preserve"> - $username value is bound to the placeholder using </w:t>
      </w:r>
      <w:proofErr w:type="spellStart"/>
      <w:r w:rsidRPr="00004515">
        <w:rPr>
          <w:rFonts w:eastAsia="Times New Roman" w:cs="Times New Roman"/>
          <w:szCs w:val="24"/>
        </w:rPr>
        <w:t>bind_param</w:t>
      </w:r>
      <w:proofErr w:type="spellEnd"/>
      <w:r w:rsidRPr="00004515">
        <w:rPr>
          <w:rFonts w:eastAsia="Times New Roman" w:cs="Times New Roman"/>
          <w:szCs w:val="24"/>
        </w:rPr>
        <w:t>("s", $username).</w:t>
      </w:r>
      <w:r w:rsidR="7AA0A54F" w:rsidRPr="00004515">
        <w:rPr>
          <w:rFonts w:eastAsia="Times New Roman" w:cs="Times New Roman"/>
          <w:szCs w:val="24"/>
        </w:rPr>
        <w:t xml:space="preserve"> The parameter's type is indicated as a string by the "s". "I" stands for integer, "d" for double, and "b" for blob are some other potential types.</w:t>
      </w:r>
    </w:p>
    <w:p w14:paraId="513C6A35" w14:textId="327EB52A" w:rsidR="000276E6" w:rsidRPr="00004515" w:rsidRDefault="7AA0A54F" w:rsidP="00C963FF">
      <w:pPr>
        <w:pStyle w:val="ListParagraph"/>
        <w:numPr>
          <w:ilvl w:val="0"/>
          <w:numId w:val="18"/>
        </w:numPr>
        <w:spacing w:after="0" w:line="240" w:lineRule="auto"/>
        <w:rPr>
          <w:rFonts w:eastAsia="Times New Roman" w:cs="Times New Roman"/>
          <w:szCs w:val="24"/>
        </w:rPr>
      </w:pPr>
      <w:r w:rsidRPr="00004515">
        <w:rPr>
          <w:rFonts w:eastAsia="Times New Roman" w:cs="Times New Roman"/>
          <w:b/>
          <w:szCs w:val="24"/>
        </w:rPr>
        <w:t>Execution Phase</w:t>
      </w:r>
      <w:r w:rsidRPr="00004515">
        <w:rPr>
          <w:rFonts w:eastAsia="Times New Roman" w:cs="Times New Roman"/>
          <w:szCs w:val="24"/>
        </w:rPr>
        <w:t xml:space="preserve"> - The database engine makes sure that user inputs are handled as data during the execution of the statement, not as a component of the SQL command. This stops any malicious input from changing the query structure as intended.</w:t>
      </w:r>
    </w:p>
    <w:p w14:paraId="240B68E0" w14:textId="77777777" w:rsidR="00FE7F4D" w:rsidRDefault="00FE7F4D" w:rsidP="007523E7">
      <w:pPr>
        <w:spacing w:after="0" w:line="240" w:lineRule="auto"/>
        <w:rPr>
          <w:rFonts w:eastAsia="Times New Roman" w:cs="Times New Roman"/>
          <w:szCs w:val="24"/>
        </w:rPr>
      </w:pPr>
    </w:p>
    <w:p w14:paraId="20571435" w14:textId="3D31C0F6" w:rsidR="4AA7B4F9" w:rsidRPr="00321DAC" w:rsidRDefault="4AA7B4F9" w:rsidP="00C963FF">
      <w:pPr>
        <w:pStyle w:val="ListParagraph"/>
        <w:numPr>
          <w:ilvl w:val="2"/>
          <w:numId w:val="2"/>
        </w:numPr>
        <w:spacing w:after="0" w:line="240" w:lineRule="auto"/>
        <w:rPr>
          <w:rFonts w:eastAsia="Times New Roman" w:cs="Times New Roman"/>
          <w:b/>
          <w:szCs w:val="24"/>
        </w:rPr>
      </w:pPr>
      <w:r w:rsidRPr="00321DAC">
        <w:rPr>
          <w:rFonts w:eastAsia="Times New Roman" w:cs="Times New Roman"/>
          <w:b/>
          <w:szCs w:val="24"/>
        </w:rPr>
        <w:t>Data Validations using PHP</w:t>
      </w:r>
    </w:p>
    <w:p w14:paraId="220AD588" w14:textId="47C21F10" w:rsidR="000276E6" w:rsidRPr="0019532E" w:rsidRDefault="4AA7B4F9" w:rsidP="00C963FF">
      <w:pPr>
        <w:pStyle w:val="ListParagraph"/>
        <w:numPr>
          <w:ilvl w:val="0"/>
          <w:numId w:val="18"/>
        </w:numPr>
        <w:spacing w:after="0" w:line="240" w:lineRule="auto"/>
        <w:rPr>
          <w:rFonts w:eastAsia="Times New Roman" w:cs="Times New Roman"/>
          <w:szCs w:val="24"/>
        </w:rPr>
      </w:pPr>
      <w:proofErr w:type="spellStart"/>
      <w:r w:rsidRPr="00B91BCC">
        <w:rPr>
          <w:rFonts w:eastAsia="Times New Roman" w:cs="Times New Roman"/>
          <w:b/>
          <w:szCs w:val="24"/>
        </w:rPr>
        <w:t>Password_Hash</w:t>
      </w:r>
      <w:proofErr w:type="spellEnd"/>
      <w:r w:rsidRPr="00B91BCC">
        <w:rPr>
          <w:rFonts w:eastAsia="Times New Roman" w:cs="Times New Roman"/>
          <w:b/>
          <w:szCs w:val="24"/>
        </w:rPr>
        <w:t xml:space="preserve">() Function </w:t>
      </w:r>
      <w:r w:rsidR="00B91BCC">
        <w:rPr>
          <w:rFonts w:eastAsia="Times New Roman" w:cs="Times New Roman"/>
          <w:b/>
          <w:szCs w:val="24"/>
        </w:rPr>
        <w:t>-</w:t>
      </w:r>
      <w:r w:rsidRPr="0019532E">
        <w:rPr>
          <w:rFonts w:eastAsia="Times New Roman" w:cs="Times New Roman"/>
          <w:szCs w:val="24"/>
        </w:rPr>
        <w:t xml:space="preserve"> For the admin panel, we are using </w:t>
      </w:r>
      <w:proofErr w:type="spellStart"/>
      <w:r w:rsidRPr="0019532E">
        <w:rPr>
          <w:rFonts w:eastAsia="Times New Roman" w:cs="Times New Roman"/>
          <w:szCs w:val="24"/>
        </w:rPr>
        <w:t>password_hash</w:t>
      </w:r>
      <w:proofErr w:type="spellEnd"/>
      <w:r w:rsidRPr="0019532E">
        <w:rPr>
          <w:rFonts w:eastAsia="Times New Roman" w:cs="Times New Roman"/>
          <w:szCs w:val="24"/>
        </w:rPr>
        <w:t xml:space="preserve">() function to store passwords </w:t>
      </w:r>
      <w:r w:rsidR="0069741A" w:rsidRPr="0019532E">
        <w:rPr>
          <w:rFonts w:eastAsia="Times New Roman" w:cs="Times New Roman"/>
          <w:szCs w:val="24"/>
        </w:rPr>
        <w:t>in</w:t>
      </w:r>
      <w:r w:rsidRPr="0019532E">
        <w:rPr>
          <w:rFonts w:eastAsia="Times New Roman" w:cs="Times New Roman"/>
          <w:szCs w:val="24"/>
        </w:rPr>
        <w:t xml:space="preserve"> our database table. This method ensures that our users’ confidential data are </w:t>
      </w:r>
      <w:r w:rsidR="0069741A" w:rsidRPr="0019532E">
        <w:rPr>
          <w:rFonts w:eastAsia="Times New Roman" w:cs="Times New Roman"/>
          <w:szCs w:val="24"/>
        </w:rPr>
        <w:t>kept</w:t>
      </w:r>
      <w:r w:rsidRPr="0019532E">
        <w:rPr>
          <w:rFonts w:eastAsia="Times New Roman" w:cs="Times New Roman"/>
          <w:szCs w:val="24"/>
        </w:rPr>
        <w:t xml:space="preserve"> safe as even the admin also not able to retrieve passwords by accessing the database. We are using this security feature in the signup process as below</w:t>
      </w:r>
      <w:r w:rsidR="0069741A" w:rsidRPr="0019532E">
        <w:rPr>
          <w:rFonts w:eastAsia="Times New Roman" w:cs="Times New Roman"/>
          <w:szCs w:val="24"/>
        </w:rPr>
        <w:t>.</w:t>
      </w:r>
      <w:r w:rsidRPr="0019532E">
        <w:rPr>
          <w:rFonts w:eastAsia="Times New Roman" w:cs="Times New Roman"/>
          <w:szCs w:val="24"/>
        </w:rPr>
        <w:t xml:space="preserve"> </w:t>
      </w:r>
    </w:p>
    <w:p w14:paraId="0BA242EA" w14:textId="23359328" w:rsidR="0069741A" w:rsidRPr="0019532E" w:rsidRDefault="0069741A" w:rsidP="0019532E">
      <w:pPr>
        <w:pStyle w:val="ListParagraph"/>
        <w:spacing w:after="0" w:line="240" w:lineRule="auto"/>
        <w:rPr>
          <w:rFonts w:eastAsia="Times New Roman" w:cs="Times New Roman"/>
          <w:szCs w:val="24"/>
        </w:rPr>
      </w:pPr>
    </w:p>
    <w:p w14:paraId="5CA3F043" w14:textId="7980A47B" w:rsidR="009F705E" w:rsidRPr="007E003A" w:rsidRDefault="4AA7B4F9" w:rsidP="009F705E">
      <w:pPr>
        <w:pStyle w:val="ListParagraph"/>
        <w:spacing w:after="0" w:line="240" w:lineRule="auto"/>
        <w:rPr>
          <w:rFonts w:eastAsia="Times New Roman" w:cs="Times New Roman"/>
          <w:b/>
          <w:color w:val="4C94D8" w:themeColor="text2" w:themeTint="80"/>
          <w:sz w:val="22"/>
        </w:rPr>
      </w:pPr>
      <w:r w:rsidRPr="007E003A">
        <w:rPr>
          <w:rFonts w:eastAsia="Times New Roman" w:cs="Times New Roman"/>
          <w:b/>
          <w:color w:val="4C94D8" w:themeColor="text2" w:themeTint="80"/>
          <w:sz w:val="22"/>
        </w:rPr>
        <w:t>$</w:t>
      </w:r>
      <w:proofErr w:type="spellStart"/>
      <w:r w:rsidRPr="007E003A">
        <w:rPr>
          <w:rFonts w:eastAsia="Times New Roman" w:cs="Times New Roman"/>
          <w:b/>
          <w:color w:val="4C94D8" w:themeColor="text2" w:themeTint="80"/>
          <w:sz w:val="22"/>
        </w:rPr>
        <w:t>hashed_password</w:t>
      </w:r>
      <w:proofErr w:type="spellEnd"/>
      <w:r w:rsidRPr="007E003A">
        <w:rPr>
          <w:rFonts w:eastAsia="Times New Roman" w:cs="Times New Roman"/>
          <w:b/>
          <w:color w:val="4C94D8" w:themeColor="text2" w:themeTint="80"/>
          <w:sz w:val="22"/>
        </w:rPr>
        <w:t xml:space="preserve"> = </w:t>
      </w:r>
      <w:proofErr w:type="spellStart"/>
      <w:r w:rsidRPr="007E003A">
        <w:rPr>
          <w:rFonts w:eastAsia="Times New Roman" w:cs="Times New Roman"/>
          <w:b/>
          <w:color w:val="4C94D8" w:themeColor="text2" w:themeTint="80"/>
          <w:sz w:val="22"/>
        </w:rPr>
        <w:t>password_hash</w:t>
      </w:r>
      <w:proofErr w:type="spellEnd"/>
      <w:r w:rsidRPr="007E003A">
        <w:rPr>
          <w:rFonts w:eastAsia="Times New Roman" w:cs="Times New Roman"/>
          <w:b/>
          <w:color w:val="4C94D8" w:themeColor="text2" w:themeTint="80"/>
          <w:sz w:val="22"/>
        </w:rPr>
        <w:t>($</w:t>
      </w:r>
      <w:proofErr w:type="spellStart"/>
      <w:r w:rsidRPr="007E003A">
        <w:rPr>
          <w:rFonts w:eastAsia="Times New Roman" w:cs="Times New Roman"/>
          <w:b/>
          <w:color w:val="4C94D8" w:themeColor="text2" w:themeTint="80"/>
          <w:sz w:val="22"/>
        </w:rPr>
        <w:t>passwordf</w:t>
      </w:r>
      <w:proofErr w:type="spellEnd"/>
      <w:r w:rsidRPr="007E003A">
        <w:rPr>
          <w:rFonts w:eastAsia="Times New Roman" w:cs="Times New Roman"/>
          <w:b/>
          <w:color w:val="4C94D8" w:themeColor="text2" w:themeTint="80"/>
          <w:sz w:val="22"/>
        </w:rPr>
        <w:t>, PASSWORD_DEFAULT);</w:t>
      </w:r>
    </w:p>
    <w:p w14:paraId="7FC644D3" w14:textId="4CDB0192" w:rsidR="007E003A" w:rsidRPr="0019532E" w:rsidRDefault="007E003A" w:rsidP="0019532E">
      <w:pPr>
        <w:pStyle w:val="ListParagraph"/>
        <w:spacing w:after="0" w:line="240" w:lineRule="auto"/>
        <w:rPr>
          <w:rFonts w:eastAsia="Times New Roman" w:cs="Times New Roman"/>
          <w:szCs w:val="24"/>
        </w:rPr>
      </w:pPr>
    </w:p>
    <w:p w14:paraId="251D4140" w14:textId="7AC68BFF" w:rsidR="4AA7B4F9" w:rsidRPr="0019532E" w:rsidRDefault="0019532E" w:rsidP="0019532E">
      <w:pPr>
        <w:pStyle w:val="ListParagraph"/>
        <w:spacing w:after="0" w:line="240" w:lineRule="auto"/>
        <w:rPr>
          <w:rFonts w:eastAsia="Times New Roman" w:cs="Times New Roman"/>
          <w:szCs w:val="24"/>
        </w:rPr>
      </w:pPr>
      <w:r>
        <w:rPr>
          <w:rFonts w:eastAsia="Times New Roman" w:cs="Times New Roman"/>
          <w:szCs w:val="24"/>
        </w:rPr>
        <w:t>The below</w:t>
      </w:r>
      <w:r w:rsidR="007742B5" w:rsidRPr="0019532E">
        <w:rPr>
          <w:rFonts w:eastAsia="Times New Roman" w:cs="Times New Roman"/>
          <w:szCs w:val="24"/>
        </w:rPr>
        <w:t xml:space="preserve"> figure shows how the passwords are </w:t>
      </w:r>
      <w:r>
        <w:rPr>
          <w:rFonts w:eastAsia="Times New Roman" w:cs="Times New Roman"/>
          <w:szCs w:val="24"/>
        </w:rPr>
        <w:t>saved</w:t>
      </w:r>
      <w:r w:rsidR="007742B5" w:rsidRPr="0019532E">
        <w:rPr>
          <w:rFonts w:eastAsia="Times New Roman" w:cs="Times New Roman"/>
          <w:szCs w:val="24"/>
        </w:rPr>
        <w:t xml:space="preserve"> to the database table from the admin panel </w:t>
      </w:r>
      <w:r w:rsidR="00B91BCC">
        <w:rPr>
          <w:rFonts w:eastAsia="Times New Roman" w:cs="Times New Roman"/>
          <w:szCs w:val="24"/>
        </w:rPr>
        <w:t>create user</w:t>
      </w:r>
      <w:r w:rsidR="007742B5" w:rsidRPr="0019532E">
        <w:rPr>
          <w:rFonts w:eastAsia="Times New Roman" w:cs="Times New Roman"/>
          <w:szCs w:val="24"/>
        </w:rPr>
        <w:t xml:space="preserve"> page.</w:t>
      </w:r>
    </w:p>
    <w:p w14:paraId="051FDE6D" w14:textId="77777777" w:rsidR="007742B5" w:rsidRPr="00DE24AD" w:rsidRDefault="007742B5" w:rsidP="007523E7">
      <w:pPr>
        <w:spacing w:after="0" w:line="240" w:lineRule="auto"/>
        <w:rPr>
          <w:rFonts w:eastAsia="Times New Roman" w:cs="Times New Roman"/>
          <w:b/>
          <w:color w:val="4C94D8" w:themeColor="text2" w:themeTint="80"/>
          <w:szCs w:val="24"/>
        </w:rPr>
      </w:pPr>
    </w:p>
    <w:p w14:paraId="7B7774E2" w14:textId="77777777" w:rsidR="00DE24AD" w:rsidRDefault="008E5D26" w:rsidP="00FB5C60">
      <w:pPr>
        <w:keepNext/>
        <w:spacing w:after="0" w:line="240" w:lineRule="auto"/>
      </w:pPr>
      <w:r>
        <w:rPr>
          <w:noProof/>
        </w:rPr>
        <w:lastRenderedPageBreak/>
        <w:drawing>
          <wp:inline distT="0" distB="0" distL="0" distR="0" wp14:anchorId="0ED5D480" wp14:editId="5B86C038">
            <wp:extent cx="5943600" cy="1543050"/>
            <wp:effectExtent l="0" t="0" r="0" b="0"/>
            <wp:docPr id="1784916469" name="Picture 1784916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16469"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1543050"/>
                    </a:xfrm>
                    <a:prstGeom prst="rect">
                      <a:avLst/>
                    </a:prstGeom>
                    <a:ln>
                      <a:noFill/>
                    </a:ln>
                  </pic:spPr>
                </pic:pic>
              </a:graphicData>
            </a:graphic>
          </wp:inline>
        </w:drawing>
      </w:r>
    </w:p>
    <w:p w14:paraId="30CC0707" w14:textId="1E722518" w:rsidR="008E5D26" w:rsidRDefault="008E5D26" w:rsidP="006C6F10">
      <w:pPr>
        <w:pStyle w:val="Caption"/>
      </w:pPr>
      <w:bookmarkStart w:id="27" w:name="_Toc172323728"/>
      <w:r>
        <w:t xml:space="preserve">Figure </w:t>
      </w:r>
      <w:fldSimple w:instr=" SEQ Figure \* ARABIC ">
        <w:r w:rsidR="00A97213">
          <w:rPr>
            <w:noProof/>
          </w:rPr>
          <w:t>7</w:t>
        </w:r>
      </w:fldSimple>
      <w:r>
        <w:t xml:space="preserve">: </w:t>
      </w:r>
      <w:proofErr w:type="spellStart"/>
      <w:r>
        <w:t>user_credentials</w:t>
      </w:r>
      <w:proofErr w:type="spellEnd"/>
      <w:r>
        <w:rPr>
          <w:noProof/>
        </w:rPr>
        <w:t xml:space="preserve"> table in the database</w:t>
      </w:r>
      <w:bookmarkEnd w:id="27"/>
    </w:p>
    <w:p w14:paraId="5E5984B5" w14:textId="77777777" w:rsidR="007742B5" w:rsidRDefault="007742B5" w:rsidP="007523E7">
      <w:pPr>
        <w:spacing w:after="0" w:line="240" w:lineRule="auto"/>
        <w:rPr>
          <w:rFonts w:eastAsia="Times New Roman" w:cs="Times New Roman"/>
          <w:szCs w:val="24"/>
        </w:rPr>
      </w:pPr>
    </w:p>
    <w:p w14:paraId="771D6C59" w14:textId="2A517A98" w:rsidR="008E5D26" w:rsidRDefault="007742B5" w:rsidP="00820AF8">
      <w:pPr>
        <w:spacing w:after="0" w:line="240" w:lineRule="auto"/>
        <w:ind w:left="720"/>
        <w:rPr>
          <w:rFonts w:eastAsia="Times New Roman" w:cs="Times New Roman"/>
          <w:szCs w:val="24"/>
        </w:rPr>
      </w:pPr>
      <w:r>
        <w:rPr>
          <w:rFonts w:eastAsia="Times New Roman" w:cs="Times New Roman"/>
          <w:szCs w:val="24"/>
        </w:rPr>
        <w:t>The</w:t>
      </w:r>
      <w:r w:rsidR="008E5D26" w:rsidRPr="5EF1DD04">
        <w:rPr>
          <w:rFonts w:eastAsia="Times New Roman" w:cs="Times New Roman"/>
          <w:szCs w:val="24"/>
        </w:rPr>
        <w:t xml:space="preserve"> below benefits can be obtained by using this validation method</w:t>
      </w:r>
      <w:sdt>
        <w:sdtPr>
          <w:rPr>
            <w:rFonts w:eastAsia="Times New Roman" w:cs="Times New Roman"/>
            <w:szCs w:val="24"/>
          </w:rPr>
          <w:id w:val="828573222"/>
          <w:citation/>
        </w:sdtPr>
        <w:sdtEndPr/>
        <w:sdtContent>
          <w:r w:rsidR="00E27F09">
            <w:rPr>
              <w:rFonts w:eastAsia="Times New Roman" w:cs="Times New Roman"/>
              <w:szCs w:val="24"/>
            </w:rPr>
            <w:fldChar w:fldCharType="begin"/>
          </w:r>
          <w:r w:rsidR="00E27F09">
            <w:rPr>
              <w:rFonts w:eastAsia="Times New Roman" w:cs="Times New Roman"/>
              <w:szCs w:val="24"/>
            </w:rPr>
            <w:instrText xml:space="preserve"> CITATION Luc231 \l 4105 </w:instrText>
          </w:r>
          <w:r w:rsidR="00E27F09">
            <w:rPr>
              <w:rFonts w:eastAsia="Times New Roman" w:cs="Times New Roman"/>
              <w:szCs w:val="24"/>
            </w:rPr>
            <w:fldChar w:fldCharType="separate"/>
          </w:r>
          <w:r w:rsidR="006720D1">
            <w:rPr>
              <w:rFonts w:eastAsia="Times New Roman" w:cs="Times New Roman"/>
              <w:noProof/>
              <w:szCs w:val="24"/>
            </w:rPr>
            <w:t xml:space="preserve"> (Lucid Team, 2023)</w:t>
          </w:r>
          <w:r w:rsidR="00E27F09">
            <w:rPr>
              <w:rFonts w:eastAsia="Times New Roman" w:cs="Times New Roman"/>
              <w:szCs w:val="24"/>
            </w:rPr>
            <w:fldChar w:fldCharType="end"/>
          </w:r>
        </w:sdtContent>
      </w:sdt>
      <w:r>
        <w:rPr>
          <w:rFonts w:eastAsia="Times New Roman" w:cs="Times New Roman"/>
          <w:szCs w:val="24"/>
        </w:rPr>
        <w:t>:</w:t>
      </w:r>
    </w:p>
    <w:p w14:paraId="3ED297C8" w14:textId="7428CA05" w:rsidR="008E5D26" w:rsidRDefault="008E5D26" w:rsidP="00820AF8">
      <w:pPr>
        <w:pStyle w:val="ListParagraph"/>
        <w:numPr>
          <w:ilvl w:val="0"/>
          <w:numId w:val="1"/>
        </w:numPr>
        <w:spacing w:after="0" w:line="240" w:lineRule="auto"/>
        <w:ind w:left="1440"/>
        <w:rPr>
          <w:rFonts w:eastAsia="Times New Roman" w:cs="Times New Roman"/>
          <w:szCs w:val="24"/>
        </w:rPr>
      </w:pPr>
      <w:r w:rsidRPr="5EF1DD04">
        <w:rPr>
          <w:rFonts w:eastAsia="Times New Roman" w:cs="Times New Roman"/>
          <w:szCs w:val="24"/>
        </w:rPr>
        <w:t>passwords are automatically salted to thwart precomputed attacks.</w:t>
      </w:r>
    </w:p>
    <w:p w14:paraId="30159A77" w14:textId="2CB1A020" w:rsidR="008E5D26" w:rsidRDefault="008E5D26" w:rsidP="00820AF8">
      <w:pPr>
        <w:pStyle w:val="ListParagraph"/>
        <w:numPr>
          <w:ilvl w:val="0"/>
          <w:numId w:val="1"/>
        </w:numPr>
        <w:spacing w:after="0" w:line="240" w:lineRule="auto"/>
        <w:ind w:left="1440"/>
        <w:rPr>
          <w:rFonts w:eastAsia="Times New Roman" w:cs="Times New Roman"/>
          <w:szCs w:val="24"/>
        </w:rPr>
      </w:pPr>
      <w:r w:rsidRPr="5EF1DD04">
        <w:rPr>
          <w:rFonts w:eastAsia="Times New Roman" w:cs="Times New Roman"/>
          <w:szCs w:val="24"/>
        </w:rPr>
        <w:t>utilizing computationally costly hashing to increase the difficulty of brute-force attacks.</w:t>
      </w:r>
    </w:p>
    <w:p w14:paraId="47D393A8" w14:textId="77777777" w:rsidR="008E5D26" w:rsidRDefault="008E5D26" w:rsidP="00820AF8">
      <w:pPr>
        <w:pStyle w:val="ListParagraph"/>
        <w:numPr>
          <w:ilvl w:val="0"/>
          <w:numId w:val="1"/>
        </w:numPr>
        <w:spacing w:after="0" w:line="240" w:lineRule="auto"/>
        <w:ind w:left="1440"/>
        <w:rPr>
          <w:rFonts w:eastAsia="Times New Roman" w:cs="Times New Roman"/>
          <w:szCs w:val="24"/>
        </w:rPr>
      </w:pPr>
      <w:r w:rsidRPr="5EF1DD04">
        <w:rPr>
          <w:rFonts w:eastAsia="Times New Roman" w:cs="Times New Roman"/>
          <w:szCs w:val="24"/>
        </w:rPr>
        <w:t xml:space="preserve">giving password verification a straightforward and safe method. </w:t>
      </w:r>
    </w:p>
    <w:p w14:paraId="387493ED" w14:textId="77777777" w:rsidR="007742B5" w:rsidRDefault="007742B5" w:rsidP="007742B5">
      <w:pPr>
        <w:pStyle w:val="ListParagraph"/>
        <w:spacing w:after="0" w:line="240" w:lineRule="auto"/>
        <w:rPr>
          <w:rFonts w:eastAsia="Times New Roman" w:cs="Times New Roman"/>
          <w:szCs w:val="24"/>
        </w:rPr>
      </w:pPr>
    </w:p>
    <w:p w14:paraId="68121CB5" w14:textId="4DF4DB73" w:rsidR="110BD3A3" w:rsidRDefault="110BD3A3" w:rsidP="00C963FF">
      <w:pPr>
        <w:pStyle w:val="ListParagraph"/>
        <w:numPr>
          <w:ilvl w:val="0"/>
          <w:numId w:val="18"/>
        </w:numPr>
        <w:spacing w:after="0" w:line="240" w:lineRule="auto"/>
        <w:rPr>
          <w:rFonts w:eastAsia="Times New Roman" w:cs="Times New Roman"/>
          <w:szCs w:val="24"/>
        </w:rPr>
      </w:pPr>
      <w:r w:rsidRPr="00B91BCC">
        <w:rPr>
          <w:rFonts w:eastAsia="Times New Roman" w:cs="Times New Roman"/>
          <w:b/>
          <w:szCs w:val="24"/>
        </w:rPr>
        <w:t xml:space="preserve">Email and Username Validation </w:t>
      </w:r>
      <w:r w:rsidR="00B91BCC">
        <w:rPr>
          <w:rFonts w:eastAsia="Times New Roman" w:cs="Times New Roman"/>
          <w:szCs w:val="24"/>
        </w:rPr>
        <w:t>-</w:t>
      </w:r>
      <w:r w:rsidRPr="00B91BCC">
        <w:rPr>
          <w:rFonts w:eastAsia="Times New Roman" w:cs="Times New Roman"/>
          <w:szCs w:val="24"/>
        </w:rPr>
        <w:t xml:space="preserve"> In the admin panel we ensure that one and only one email and username can be registered. For that</w:t>
      </w:r>
      <w:r w:rsidR="00B91BCC">
        <w:rPr>
          <w:rFonts w:eastAsia="Times New Roman" w:cs="Times New Roman"/>
          <w:szCs w:val="24"/>
        </w:rPr>
        <w:t>,</w:t>
      </w:r>
      <w:r w:rsidRPr="00B91BCC">
        <w:rPr>
          <w:rFonts w:eastAsia="Times New Roman" w:cs="Times New Roman"/>
          <w:szCs w:val="24"/>
        </w:rPr>
        <w:t xml:space="preserve"> we are restricting the user to </w:t>
      </w:r>
      <w:r w:rsidR="00820AF8">
        <w:rPr>
          <w:rFonts w:eastAsia="Times New Roman" w:cs="Times New Roman"/>
          <w:szCs w:val="24"/>
        </w:rPr>
        <w:t>registering</w:t>
      </w:r>
      <w:r w:rsidRPr="00B91BCC">
        <w:rPr>
          <w:rFonts w:eastAsia="Times New Roman" w:cs="Times New Roman"/>
          <w:szCs w:val="24"/>
        </w:rPr>
        <w:t xml:space="preserve"> already </w:t>
      </w:r>
      <w:r w:rsidR="00B91BCC">
        <w:rPr>
          <w:rFonts w:eastAsia="Times New Roman" w:cs="Times New Roman"/>
          <w:szCs w:val="24"/>
        </w:rPr>
        <w:t>existing</w:t>
      </w:r>
      <w:r w:rsidRPr="00B91BCC">
        <w:rPr>
          <w:rFonts w:eastAsia="Times New Roman" w:cs="Times New Roman"/>
          <w:szCs w:val="24"/>
        </w:rPr>
        <w:t xml:space="preserve"> emails and usernames by displaying error messages in the signup process</w:t>
      </w:r>
      <w:r w:rsidR="00820AF8">
        <w:rPr>
          <w:rFonts w:eastAsia="Times New Roman" w:cs="Times New Roman"/>
          <w:szCs w:val="24"/>
        </w:rPr>
        <w:t>.</w:t>
      </w:r>
    </w:p>
    <w:p w14:paraId="6097E7BC" w14:textId="77777777" w:rsidR="00820AF8" w:rsidRPr="00B91BCC" w:rsidRDefault="00820AF8" w:rsidP="00820AF8">
      <w:pPr>
        <w:pStyle w:val="ListParagraph"/>
        <w:spacing w:after="0" w:line="240" w:lineRule="auto"/>
        <w:rPr>
          <w:rFonts w:eastAsia="Times New Roman" w:cs="Times New Roman"/>
          <w:szCs w:val="24"/>
        </w:rPr>
      </w:pPr>
    </w:p>
    <w:p w14:paraId="38757906" w14:textId="273E8888" w:rsidR="110BD3A3" w:rsidRPr="00820AF8" w:rsidRDefault="009E69CE" w:rsidP="00820AF8">
      <w:pPr>
        <w:spacing w:after="0" w:line="240" w:lineRule="auto"/>
        <w:ind w:left="720"/>
        <w:rPr>
          <w:rFonts w:eastAsia="Times New Roman" w:cs="Times New Roman"/>
          <w:color w:val="4EA72E" w:themeColor="accent6"/>
          <w:sz w:val="22"/>
        </w:rPr>
      </w:pPr>
      <w:r w:rsidRPr="00820AF8">
        <w:rPr>
          <w:rFonts w:eastAsia="Times New Roman" w:cs="Times New Roman"/>
          <w:color w:val="4EA72E" w:themeColor="accent6"/>
          <w:sz w:val="22"/>
        </w:rPr>
        <w:t xml:space="preserve"> </w:t>
      </w:r>
      <w:r w:rsidR="110BD3A3" w:rsidRPr="00820AF8">
        <w:rPr>
          <w:rFonts w:eastAsia="Times New Roman" w:cs="Times New Roman"/>
          <w:color w:val="4EA72E" w:themeColor="accent6"/>
          <w:sz w:val="22"/>
        </w:rPr>
        <w:t>// Check if email already exists</w:t>
      </w:r>
    </w:p>
    <w:p w14:paraId="6EE1E6AB" w14:textId="58986F09" w:rsidR="110BD3A3" w:rsidRPr="00820AF8" w:rsidRDefault="110BD3A3" w:rsidP="00820AF8">
      <w:pPr>
        <w:spacing w:after="0" w:line="240" w:lineRule="auto"/>
        <w:ind w:left="288"/>
        <w:rPr>
          <w:rFonts w:eastAsia="Times New Roman" w:cs="Times New Roman"/>
          <w:b/>
          <w:color w:val="4C94D8" w:themeColor="text2" w:themeTint="80"/>
          <w:sz w:val="22"/>
        </w:rPr>
      </w:pPr>
      <w:r w:rsidRPr="00820AF8">
        <w:rPr>
          <w:rFonts w:eastAsia="Times New Roman" w:cs="Times New Roman"/>
          <w:sz w:val="22"/>
        </w:rPr>
        <w:t xml:space="preserve">        </w:t>
      </w:r>
      <w:r w:rsidRPr="00820AF8">
        <w:rPr>
          <w:rFonts w:eastAsia="Times New Roman" w:cs="Times New Roman"/>
          <w:b/>
          <w:color w:val="4C94D8" w:themeColor="text2" w:themeTint="80"/>
          <w:sz w:val="22"/>
        </w:rPr>
        <w:t>$</w:t>
      </w:r>
      <w:proofErr w:type="spellStart"/>
      <w:r w:rsidRPr="00820AF8">
        <w:rPr>
          <w:rFonts w:eastAsia="Times New Roman" w:cs="Times New Roman"/>
          <w:b/>
          <w:color w:val="4C94D8" w:themeColor="text2" w:themeTint="80"/>
          <w:sz w:val="22"/>
        </w:rPr>
        <w:t>stmt</w:t>
      </w:r>
      <w:proofErr w:type="spellEnd"/>
      <w:r w:rsidRPr="00820AF8">
        <w:rPr>
          <w:rFonts w:eastAsia="Times New Roman" w:cs="Times New Roman"/>
          <w:b/>
          <w:color w:val="4C94D8" w:themeColor="text2" w:themeTint="80"/>
          <w:sz w:val="22"/>
        </w:rPr>
        <w:t xml:space="preserve"> = $conn-&gt;prepare("SELECT * FROM user WHERE email = :email");</w:t>
      </w:r>
    </w:p>
    <w:p w14:paraId="25D49512" w14:textId="286367B9" w:rsidR="110BD3A3" w:rsidRPr="00820AF8" w:rsidRDefault="110BD3A3" w:rsidP="00820AF8">
      <w:pPr>
        <w:spacing w:after="0" w:line="240" w:lineRule="auto"/>
        <w:ind w:left="288"/>
        <w:rPr>
          <w:rFonts w:eastAsia="Times New Roman" w:cs="Times New Roman"/>
          <w:b/>
          <w:color w:val="4C94D8" w:themeColor="text2" w:themeTint="80"/>
          <w:sz w:val="22"/>
        </w:rPr>
      </w:pPr>
      <w:r w:rsidRPr="00820AF8">
        <w:rPr>
          <w:rFonts w:eastAsia="Times New Roman" w:cs="Times New Roman"/>
          <w:b/>
          <w:color w:val="4C94D8" w:themeColor="text2" w:themeTint="80"/>
          <w:sz w:val="22"/>
        </w:rPr>
        <w:t xml:space="preserve">        $</w:t>
      </w:r>
      <w:proofErr w:type="spellStart"/>
      <w:r w:rsidRPr="00820AF8">
        <w:rPr>
          <w:rFonts w:eastAsia="Times New Roman" w:cs="Times New Roman"/>
          <w:b/>
          <w:color w:val="4C94D8" w:themeColor="text2" w:themeTint="80"/>
          <w:sz w:val="22"/>
        </w:rPr>
        <w:t>stmt</w:t>
      </w:r>
      <w:proofErr w:type="spellEnd"/>
      <w:r w:rsidRPr="00820AF8">
        <w:rPr>
          <w:rFonts w:eastAsia="Times New Roman" w:cs="Times New Roman"/>
          <w:b/>
          <w:color w:val="4C94D8" w:themeColor="text2" w:themeTint="80"/>
          <w:sz w:val="22"/>
        </w:rPr>
        <w:t>-&gt;</w:t>
      </w:r>
      <w:proofErr w:type="spellStart"/>
      <w:r w:rsidRPr="00820AF8">
        <w:rPr>
          <w:rFonts w:eastAsia="Times New Roman" w:cs="Times New Roman"/>
          <w:b/>
          <w:color w:val="4C94D8" w:themeColor="text2" w:themeTint="80"/>
          <w:sz w:val="22"/>
        </w:rPr>
        <w:t>bindParam</w:t>
      </w:r>
      <w:proofErr w:type="spellEnd"/>
      <w:r w:rsidRPr="00820AF8">
        <w:rPr>
          <w:rFonts w:eastAsia="Times New Roman" w:cs="Times New Roman"/>
          <w:b/>
          <w:color w:val="4C94D8" w:themeColor="text2" w:themeTint="80"/>
          <w:sz w:val="22"/>
        </w:rPr>
        <w:t>(':email', $email);</w:t>
      </w:r>
    </w:p>
    <w:p w14:paraId="5FD0B5A9" w14:textId="23EFA646" w:rsidR="110BD3A3" w:rsidRPr="00820AF8" w:rsidRDefault="110BD3A3" w:rsidP="00820AF8">
      <w:pPr>
        <w:spacing w:after="0" w:line="240" w:lineRule="auto"/>
        <w:ind w:left="288"/>
        <w:rPr>
          <w:rFonts w:eastAsia="Times New Roman" w:cs="Times New Roman"/>
          <w:b/>
          <w:color w:val="4C94D8" w:themeColor="text2" w:themeTint="80"/>
          <w:sz w:val="22"/>
        </w:rPr>
      </w:pPr>
      <w:r w:rsidRPr="00820AF8">
        <w:rPr>
          <w:rFonts w:eastAsia="Times New Roman" w:cs="Times New Roman"/>
          <w:b/>
          <w:color w:val="4C94D8" w:themeColor="text2" w:themeTint="80"/>
          <w:sz w:val="22"/>
        </w:rPr>
        <w:t xml:space="preserve">        $</w:t>
      </w:r>
      <w:proofErr w:type="spellStart"/>
      <w:r w:rsidRPr="00820AF8">
        <w:rPr>
          <w:rFonts w:eastAsia="Times New Roman" w:cs="Times New Roman"/>
          <w:b/>
          <w:color w:val="4C94D8" w:themeColor="text2" w:themeTint="80"/>
          <w:sz w:val="22"/>
        </w:rPr>
        <w:t>stmt</w:t>
      </w:r>
      <w:proofErr w:type="spellEnd"/>
      <w:r w:rsidRPr="00820AF8">
        <w:rPr>
          <w:rFonts w:eastAsia="Times New Roman" w:cs="Times New Roman"/>
          <w:b/>
          <w:color w:val="4C94D8" w:themeColor="text2" w:themeTint="80"/>
          <w:sz w:val="22"/>
        </w:rPr>
        <w:t>-&gt;execute();</w:t>
      </w:r>
    </w:p>
    <w:p w14:paraId="3C359BE0" w14:textId="446C48C4" w:rsidR="110BD3A3" w:rsidRPr="00820AF8" w:rsidRDefault="110BD3A3" w:rsidP="00820AF8">
      <w:pPr>
        <w:spacing w:after="0" w:line="240" w:lineRule="auto"/>
        <w:ind w:left="720"/>
        <w:rPr>
          <w:rFonts w:eastAsia="Times New Roman" w:cs="Times New Roman"/>
          <w:sz w:val="22"/>
        </w:rPr>
      </w:pPr>
      <w:r w:rsidRPr="00820AF8">
        <w:rPr>
          <w:rFonts w:eastAsia="Times New Roman" w:cs="Times New Roman"/>
          <w:sz w:val="22"/>
        </w:rPr>
        <w:t xml:space="preserve">   </w:t>
      </w:r>
      <w:r w:rsidRPr="00820AF8">
        <w:rPr>
          <w:rFonts w:eastAsia="Times New Roman" w:cs="Times New Roman"/>
          <w:color w:val="4EA72E" w:themeColor="accent6"/>
          <w:sz w:val="22"/>
        </w:rPr>
        <w:t xml:space="preserve">     </w:t>
      </w:r>
    </w:p>
    <w:p w14:paraId="111A238C" w14:textId="27CC20B7" w:rsidR="110BD3A3" w:rsidRPr="00820AF8" w:rsidRDefault="009E69CE" w:rsidP="00820AF8">
      <w:pPr>
        <w:spacing w:after="0" w:line="240" w:lineRule="auto"/>
        <w:ind w:left="720"/>
        <w:rPr>
          <w:rFonts w:eastAsia="Times New Roman" w:cs="Times New Roman"/>
          <w:sz w:val="22"/>
        </w:rPr>
      </w:pPr>
      <w:r w:rsidRPr="00820AF8">
        <w:rPr>
          <w:rFonts w:eastAsia="Times New Roman" w:cs="Times New Roman"/>
          <w:color w:val="4EA72E" w:themeColor="accent6"/>
          <w:sz w:val="22"/>
        </w:rPr>
        <w:t xml:space="preserve"> </w:t>
      </w:r>
      <w:r w:rsidR="110BD3A3" w:rsidRPr="00820AF8">
        <w:rPr>
          <w:rFonts w:eastAsia="Times New Roman" w:cs="Times New Roman"/>
          <w:color w:val="4EA72E" w:themeColor="accent6"/>
          <w:sz w:val="22"/>
        </w:rPr>
        <w:t>// Check if username already exists</w:t>
      </w:r>
    </w:p>
    <w:p w14:paraId="3284E5CF" w14:textId="107EE29B" w:rsidR="110BD3A3" w:rsidRPr="00820AF8" w:rsidRDefault="110BD3A3" w:rsidP="00820AF8">
      <w:pPr>
        <w:spacing w:after="0" w:line="240" w:lineRule="auto"/>
        <w:ind w:left="288"/>
        <w:rPr>
          <w:rFonts w:eastAsia="Times New Roman" w:cs="Times New Roman"/>
          <w:sz w:val="22"/>
        </w:rPr>
      </w:pPr>
      <w:r w:rsidRPr="00820AF8">
        <w:rPr>
          <w:rFonts w:eastAsia="Times New Roman" w:cs="Times New Roman"/>
          <w:sz w:val="22"/>
        </w:rPr>
        <w:t xml:space="preserve">        </w:t>
      </w:r>
      <w:r w:rsidRPr="00820AF8">
        <w:rPr>
          <w:rFonts w:eastAsia="Times New Roman" w:cs="Times New Roman"/>
          <w:b/>
          <w:color w:val="4C94D8" w:themeColor="text2" w:themeTint="80"/>
          <w:sz w:val="22"/>
        </w:rPr>
        <w:t xml:space="preserve">$stmt1 = $conn-&gt;prepare("SELECT user_credentials.* FROM </w:t>
      </w:r>
      <w:proofErr w:type="spellStart"/>
      <w:r w:rsidRPr="00820AF8">
        <w:rPr>
          <w:rFonts w:eastAsia="Times New Roman" w:cs="Times New Roman"/>
          <w:b/>
          <w:color w:val="4C94D8" w:themeColor="text2" w:themeTint="80"/>
          <w:sz w:val="22"/>
        </w:rPr>
        <w:t>user_credentials</w:t>
      </w:r>
      <w:proofErr w:type="spellEnd"/>
      <w:r w:rsidRPr="00820AF8">
        <w:rPr>
          <w:rFonts w:eastAsia="Times New Roman" w:cs="Times New Roman"/>
          <w:sz w:val="22"/>
        </w:rPr>
        <w:t xml:space="preserve"> </w:t>
      </w:r>
    </w:p>
    <w:p w14:paraId="7DD149F6" w14:textId="75E917BB" w:rsidR="110BD3A3" w:rsidRPr="00820AF8" w:rsidRDefault="110BD3A3" w:rsidP="00820AF8">
      <w:pPr>
        <w:spacing w:after="0" w:line="240" w:lineRule="auto"/>
        <w:ind w:left="288"/>
        <w:rPr>
          <w:rFonts w:eastAsia="Times New Roman" w:cs="Times New Roman"/>
          <w:b/>
          <w:color w:val="4C94D8" w:themeColor="text2" w:themeTint="80"/>
          <w:sz w:val="22"/>
        </w:rPr>
      </w:pPr>
      <w:r w:rsidRPr="00820AF8">
        <w:rPr>
          <w:rFonts w:eastAsia="Times New Roman" w:cs="Times New Roman"/>
          <w:sz w:val="22"/>
        </w:rPr>
        <w:t xml:space="preserve">                                 </w:t>
      </w:r>
      <w:r w:rsidRPr="00820AF8">
        <w:rPr>
          <w:rFonts w:eastAsia="Times New Roman" w:cs="Times New Roman"/>
          <w:b/>
          <w:color w:val="4C94D8" w:themeColor="text2" w:themeTint="80"/>
          <w:sz w:val="22"/>
        </w:rPr>
        <w:t xml:space="preserve">JOIN user ON </w:t>
      </w:r>
      <w:proofErr w:type="spellStart"/>
      <w:r w:rsidRPr="00820AF8">
        <w:rPr>
          <w:rFonts w:eastAsia="Times New Roman" w:cs="Times New Roman"/>
          <w:b/>
          <w:color w:val="4C94D8" w:themeColor="text2" w:themeTint="80"/>
          <w:sz w:val="22"/>
        </w:rPr>
        <w:t>user_credentials.userid</w:t>
      </w:r>
      <w:proofErr w:type="spellEnd"/>
      <w:r w:rsidRPr="00820AF8">
        <w:rPr>
          <w:rFonts w:eastAsia="Times New Roman" w:cs="Times New Roman"/>
          <w:b/>
          <w:color w:val="4C94D8" w:themeColor="text2" w:themeTint="80"/>
          <w:sz w:val="22"/>
        </w:rPr>
        <w:t xml:space="preserve"> = </w:t>
      </w:r>
      <w:proofErr w:type="spellStart"/>
      <w:r w:rsidRPr="00820AF8">
        <w:rPr>
          <w:rFonts w:eastAsia="Times New Roman" w:cs="Times New Roman"/>
          <w:b/>
          <w:color w:val="4C94D8" w:themeColor="text2" w:themeTint="80"/>
          <w:sz w:val="22"/>
        </w:rPr>
        <w:t>user.userid</w:t>
      </w:r>
      <w:proofErr w:type="spellEnd"/>
      <w:r w:rsidRPr="00820AF8">
        <w:rPr>
          <w:rFonts w:eastAsia="Times New Roman" w:cs="Times New Roman"/>
          <w:b/>
          <w:color w:val="4C94D8" w:themeColor="text2" w:themeTint="80"/>
          <w:sz w:val="22"/>
        </w:rPr>
        <w:t xml:space="preserve"> </w:t>
      </w:r>
    </w:p>
    <w:p w14:paraId="1F337639" w14:textId="686D7F15" w:rsidR="110BD3A3" w:rsidRPr="00820AF8" w:rsidRDefault="110BD3A3" w:rsidP="00820AF8">
      <w:pPr>
        <w:spacing w:after="0" w:line="240" w:lineRule="auto"/>
        <w:ind w:left="288"/>
        <w:rPr>
          <w:rFonts w:eastAsia="Times New Roman" w:cs="Times New Roman"/>
          <w:b/>
          <w:color w:val="4C94D8" w:themeColor="text2" w:themeTint="80"/>
          <w:sz w:val="22"/>
        </w:rPr>
      </w:pPr>
      <w:r w:rsidRPr="00820AF8">
        <w:rPr>
          <w:rFonts w:eastAsia="Times New Roman" w:cs="Times New Roman"/>
          <w:b/>
          <w:color w:val="4C94D8" w:themeColor="text2" w:themeTint="80"/>
          <w:sz w:val="22"/>
        </w:rPr>
        <w:t xml:space="preserve">                                 WHERE username = :username");</w:t>
      </w:r>
    </w:p>
    <w:p w14:paraId="79201C2D" w14:textId="186C8B4A" w:rsidR="110BD3A3" w:rsidRPr="00820AF8" w:rsidRDefault="110BD3A3" w:rsidP="00820AF8">
      <w:pPr>
        <w:spacing w:after="0" w:line="240" w:lineRule="auto"/>
        <w:ind w:left="288"/>
        <w:rPr>
          <w:rFonts w:eastAsia="Times New Roman" w:cs="Times New Roman"/>
          <w:b/>
          <w:color w:val="4C94D8" w:themeColor="text2" w:themeTint="80"/>
          <w:sz w:val="22"/>
        </w:rPr>
      </w:pPr>
      <w:r w:rsidRPr="00820AF8">
        <w:rPr>
          <w:rFonts w:eastAsia="Times New Roman" w:cs="Times New Roman"/>
          <w:sz w:val="22"/>
        </w:rPr>
        <w:t xml:space="preserve">        </w:t>
      </w:r>
      <w:r w:rsidRPr="00820AF8">
        <w:rPr>
          <w:rFonts w:eastAsia="Times New Roman" w:cs="Times New Roman"/>
          <w:b/>
          <w:color w:val="4C94D8" w:themeColor="text2" w:themeTint="80"/>
          <w:sz w:val="22"/>
        </w:rPr>
        <w:t>$stmt1-&gt;</w:t>
      </w:r>
      <w:proofErr w:type="spellStart"/>
      <w:r w:rsidRPr="00820AF8">
        <w:rPr>
          <w:rFonts w:eastAsia="Times New Roman" w:cs="Times New Roman"/>
          <w:b/>
          <w:color w:val="4C94D8" w:themeColor="text2" w:themeTint="80"/>
          <w:sz w:val="22"/>
        </w:rPr>
        <w:t>bindParam</w:t>
      </w:r>
      <w:proofErr w:type="spellEnd"/>
      <w:r w:rsidRPr="00820AF8">
        <w:rPr>
          <w:rFonts w:eastAsia="Times New Roman" w:cs="Times New Roman"/>
          <w:b/>
          <w:color w:val="4C94D8" w:themeColor="text2" w:themeTint="80"/>
          <w:sz w:val="22"/>
        </w:rPr>
        <w:t>(':username', $</w:t>
      </w:r>
      <w:proofErr w:type="spellStart"/>
      <w:r w:rsidRPr="00820AF8">
        <w:rPr>
          <w:rFonts w:eastAsia="Times New Roman" w:cs="Times New Roman"/>
          <w:b/>
          <w:color w:val="4C94D8" w:themeColor="text2" w:themeTint="80"/>
          <w:sz w:val="22"/>
        </w:rPr>
        <w:t>usernamef</w:t>
      </w:r>
      <w:proofErr w:type="spellEnd"/>
      <w:r w:rsidRPr="00820AF8">
        <w:rPr>
          <w:rFonts w:eastAsia="Times New Roman" w:cs="Times New Roman"/>
          <w:b/>
          <w:color w:val="4C94D8" w:themeColor="text2" w:themeTint="80"/>
          <w:sz w:val="22"/>
        </w:rPr>
        <w:t>);</w:t>
      </w:r>
    </w:p>
    <w:p w14:paraId="6A527873" w14:textId="65137DDF" w:rsidR="110BD3A3" w:rsidRPr="00820AF8" w:rsidRDefault="110BD3A3" w:rsidP="00820AF8">
      <w:pPr>
        <w:spacing w:after="0" w:line="240" w:lineRule="auto"/>
        <w:ind w:left="288"/>
        <w:rPr>
          <w:rFonts w:eastAsia="Times New Roman" w:cs="Times New Roman"/>
          <w:b/>
          <w:color w:val="4C94D8" w:themeColor="text2" w:themeTint="80"/>
          <w:sz w:val="22"/>
        </w:rPr>
      </w:pPr>
      <w:r w:rsidRPr="00820AF8">
        <w:rPr>
          <w:rFonts w:eastAsia="Times New Roman" w:cs="Times New Roman"/>
          <w:b/>
          <w:color w:val="4C94D8" w:themeColor="text2" w:themeTint="80"/>
          <w:sz w:val="22"/>
        </w:rPr>
        <w:t xml:space="preserve">        $stmt1-&gt;execute();</w:t>
      </w:r>
      <w:r w:rsidRPr="00820AF8">
        <w:rPr>
          <w:rFonts w:eastAsia="Times New Roman" w:cs="Times New Roman"/>
          <w:b/>
          <w:color w:val="4C94D8" w:themeColor="text2" w:themeTint="80"/>
          <w:sz w:val="22"/>
        </w:rPr>
        <w:tab/>
      </w:r>
    </w:p>
    <w:p w14:paraId="6A47285C" w14:textId="77777777" w:rsidR="00820AF8" w:rsidRPr="00DE24AD" w:rsidRDefault="00820AF8" w:rsidP="00820AF8">
      <w:pPr>
        <w:spacing w:after="0" w:line="240" w:lineRule="auto"/>
        <w:ind w:left="288"/>
        <w:rPr>
          <w:rFonts w:eastAsia="Times New Roman" w:cs="Times New Roman"/>
          <w:b/>
          <w:color w:val="4C94D8" w:themeColor="text2" w:themeTint="80"/>
          <w:szCs w:val="24"/>
        </w:rPr>
      </w:pPr>
    </w:p>
    <w:p w14:paraId="2AFFBFF6" w14:textId="4D3B71EA" w:rsidR="00876B44" w:rsidRDefault="009E69CE" w:rsidP="00876B44">
      <w:pPr>
        <w:spacing w:after="0" w:line="240" w:lineRule="auto"/>
        <w:ind w:left="720"/>
        <w:rPr>
          <w:rFonts w:eastAsia="Aptos" w:cs="Times New Roman"/>
          <w:szCs w:val="24"/>
        </w:rPr>
      </w:pPr>
      <w:r w:rsidRPr="00847B3D">
        <w:rPr>
          <w:rFonts w:eastAsia="Aptos" w:cs="Times New Roman"/>
          <w:szCs w:val="24"/>
        </w:rPr>
        <w:t xml:space="preserve">Below are the error messages which are </w:t>
      </w:r>
      <w:r w:rsidR="00820AF8">
        <w:rPr>
          <w:rFonts w:eastAsia="Aptos" w:cs="Times New Roman"/>
          <w:szCs w:val="24"/>
        </w:rPr>
        <w:t>generated</w:t>
      </w:r>
      <w:r w:rsidRPr="00847B3D">
        <w:rPr>
          <w:rFonts w:eastAsia="Aptos" w:cs="Times New Roman"/>
          <w:szCs w:val="24"/>
        </w:rPr>
        <w:t xml:space="preserve"> </w:t>
      </w:r>
      <w:r w:rsidR="00992650" w:rsidRPr="00847B3D">
        <w:rPr>
          <w:rFonts w:eastAsia="Aptos" w:cs="Times New Roman"/>
          <w:szCs w:val="24"/>
        </w:rPr>
        <w:t xml:space="preserve">in the admin panel’s signup process </w:t>
      </w:r>
      <w:r w:rsidR="00847B3D" w:rsidRPr="00847B3D">
        <w:rPr>
          <w:rFonts w:eastAsia="Aptos" w:cs="Times New Roman"/>
          <w:szCs w:val="24"/>
        </w:rPr>
        <w:t>due to the</w:t>
      </w:r>
      <w:r w:rsidR="006F09A0" w:rsidRPr="00847B3D">
        <w:rPr>
          <w:rFonts w:eastAsia="Aptos" w:cs="Times New Roman"/>
          <w:szCs w:val="24"/>
        </w:rPr>
        <w:t xml:space="preserve"> </w:t>
      </w:r>
      <w:r w:rsidR="0040701C" w:rsidRPr="00847B3D">
        <w:rPr>
          <w:rFonts w:eastAsia="Aptos" w:cs="Times New Roman"/>
          <w:szCs w:val="24"/>
        </w:rPr>
        <w:t xml:space="preserve">above </w:t>
      </w:r>
      <w:r w:rsidR="00710C5C" w:rsidRPr="00847B3D">
        <w:rPr>
          <w:rFonts w:eastAsia="Aptos" w:cs="Times New Roman"/>
          <w:szCs w:val="24"/>
        </w:rPr>
        <w:t>val</w:t>
      </w:r>
      <w:r w:rsidR="00847B3D" w:rsidRPr="00847B3D">
        <w:rPr>
          <w:rFonts w:eastAsia="Aptos" w:cs="Times New Roman"/>
          <w:szCs w:val="24"/>
        </w:rPr>
        <w:t>i</w:t>
      </w:r>
      <w:r w:rsidR="00710C5C" w:rsidRPr="00847B3D">
        <w:rPr>
          <w:rFonts w:eastAsia="Aptos" w:cs="Times New Roman"/>
          <w:szCs w:val="24"/>
        </w:rPr>
        <w:t>dations</w:t>
      </w:r>
      <w:r w:rsidR="00847B3D" w:rsidRPr="00847B3D">
        <w:rPr>
          <w:rFonts w:eastAsia="Aptos" w:cs="Times New Roman"/>
          <w:szCs w:val="24"/>
        </w:rPr>
        <w:t>.</w:t>
      </w:r>
    </w:p>
    <w:p w14:paraId="647D957C" w14:textId="77777777" w:rsidR="009F1E2C" w:rsidRDefault="009F1E2C" w:rsidP="00820AF8">
      <w:pPr>
        <w:spacing w:after="0" w:line="240" w:lineRule="auto"/>
        <w:ind w:left="720"/>
        <w:rPr>
          <w:rFonts w:eastAsia="Aptos" w:cs="Times New Roman"/>
          <w:szCs w:val="24"/>
        </w:rPr>
      </w:pPr>
    </w:p>
    <w:p w14:paraId="4B49ADA3" w14:textId="77777777" w:rsidR="00BB1D43" w:rsidRDefault="00820AF8" w:rsidP="00897A66">
      <w:pPr>
        <w:keepNext/>
        <w:spacing w:after="0" w:line="240" w:lineRule="auto"/>
        <w:jc w:val="center"/>
      </w:pPr>
      <w:r w:rsidRPr="00DE24AD">
        <w:rPr>
          <w:rFonts w:eastAsia="Times New Roman" w:cs="Times New Roman"/>
          <w:b/>
          <w:noProof/>
          <w:color w:val="4C94D8" w:themeColor="text2" w:themeTint="80"/>
          <w:szCs w:val="24"/>
        </w:rPr>
        <w:drawing>
          <wp:inline distT="0" distB="0" distL="0" distR="0" wp14:anchorId="3CE9415E" wp14:editId="47AD1879">
            <wp:extent cx="3600000" cy="1266491"/>
            <wp:effectExtent l="0" t="0" r="635" b="0"/>
            <wp:docPr id="694875722" name="Picture 694875722"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875722" name="Picture 694875722" descr="A screenshot of a chat&#10;&#10;Description automatically generated"/>
                    <pic:cNvPicPr/>
                  </pic:nvPicPr>
                  <pic:blipFill rotWithShape="1">
                    <a:blip r:embed="rId16" cstate="print">
                      <a:extLst>
                        <a:ext uri="{28A0092B-C50C-407E-A947-70E740481C1C}">
                          <a14:useLocalDpi xmlns:a14="http://schemas.microsoft.com/office/drawing/2010/main" val="0"/>
                        </a:ext>
                      </a:extLst>
                    </a:blip>
                    <a:srcRect b="52844"/>
                    <a:stretch/>
                  </pic:blipFill>
                  <pic:spPr bwMode="auto">
                    <a:xfrm>
                      <a:off x="0" y="0"/>
                      <a:ext cx="3600000" cy="1266491"/>
                    </a:xfrm>
                    <a:prstGeom prst="rect">
                      <a:avLst/>
                    </a:prstGeom>
                    <a:ln>
                      <a:noFill/>
                    </a:ln>
                    <a:extLst>
                      <a:ext uri="{53640926-AAD7-44D8-BBD7-CCE9431645EC}">
                        <a14:shadowObscured xmlns:a14="http://schemas.microsoft.com/office/drawing/2010/main"/>
                      </a:ext>
                    </a:extLst>
                  </pic:spPr>
                </pic:pic>
              </a:graphicData>
            </a:graphic>
          </wp:inline>
        </w:drawing>
      </w:r>
    </w:p>
    <w:p w14:paraId="485FF695" w14:textId="7FFBAAF5" w:rsidR="00820AF8" w:rsidRDefault="00BB1D43" w:rsidP="00BB1D43">
      <w:pPr>
        <w:pStyle w:val="Caption"/>
      </w:pPr>
      <w:bookmarkStart w:id="28" w:name="_Toc172323729"/>
      <w:r>
        <w:t xml:space="preserve">Figure </w:t>
      </w:r>
      <w:fldSimple w:instr=" SEQ Figure \* ARABIC ">
        <w:r w:rsidR="00A97213">
          <w:rPr>
            <w:noProof/>
          </w:rPr>
          <w:t>8</w:t>
        </w:r>
      </w:fldSimple>
      <w:r>
        <w:t xml:space="preserve">: Error </w:t>
      </w:r>
      <w:r w:rsidR="00DB3AAF">
        <w:t>Message if</w:t>
      </w:r>
      <w:r>
        <w:t xml:space="preserve"> Email already exists</w:t>
      </w:r>
      <w:bookmarkEnd w:id="28"/>
    </w:p>
    <w:p w14:paraId="691E4269" w14:textId="77777777" w:rsidR="009F1E2C" w:rsidRDefault="009F1E2C" w:rsidP="009F1E2C">
      <w:pPr>
        <w:pStyle w:val="Caption"/>
      </w:pPr>
    </w:p>
    <w:p w14:paraId="11C2A4DE" w14:textId="77777777" w:rsidR="009C26FB" w:rsidRDefault="00847B3D" w:rsidP="00104646">
      <w:pPr>
        <w:pStyle w:val="Caption"/>
      </w:pPr>
      <w:r w:rsidRPr="00DE24AD">
        <w:rPr>
          <w:noProof/>
        </w:rPr>
        <w:lastRenderedPageBreak/>
        <w:drawing>
          <wp:inline distT="0" distB="0" distL="0" distR="0" wp14:anchorId="13495CD5" wp14:editId="0011D88C">
            <wp:extent cx="3600000" cy="1364579"/>
            <wp:effectExtent l="0" t="0" r="635" b="7620"/>
            <wp:docPr id="2"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892679" name="Picture 1" descr="A screenshot of a chat&#10;&#10;Description automatically generated"/>
                    <pic:cNvPicPr/>
                  </pic:nvPicPr>
                  <pic:blipFill rotWithShape="1">
                    <a:blip r:embed="rId16" cstate="print">
                      <a:extLst>
                        <a:ext uri="{28A0092B-C50C-407E-A947-70E740481C1C}">
                          <a14:useLocalDpi xmlns:a14="http://schemas.microsoft.com/office/drawing/2010/main" val="0"/>
                        </a:ext>
                      </a:extLst>
                    </a:blip>
                    <a:srcRect t="49198"/>
                    <a:stretch/>
                  </pic:blipFill>
                  <pic:spPr bwMode="auto">
                    <a:xfrm>
                      <a:off x="0" y="0"/>
                      <a:ext cx="3600000" cy="1364579"/>
                    </a:xfrm>
                    <a:prstGeom prst="rect">
                      <a:avLst/>
                    </a:prstGeom>
                    <a:ln>
                      <a:noFill/>
                    </a:ln>
                    <a:extLst>
                      <a:ext uri="{53640926-AAD7-44D8-BBD7-CCE9431645EC}">
                        <a14:shadowObscured xmlns:a14="http://schemas.microsoft.com/office/drawing/2010/main"/>
                      </a:ext>
                    </a:extLst>
                  </pic:spPr>
                </pic:pic>
              </a:graphicData>
            </a:graphic>
          </wp:inline>
        </w:drawing>
      </w:r>
    </w:p>
    <w:p w14:paraId="6E85F53D" w14:textId="4F1EFF45" w:rsidR="00DB3AAF" w:rsidRDefault="009C26FB" w:rsidP="00516319">
      <w:pPr>
        <w:pStyle w:val="Caption"/>
      </w:pPr>
      <w:bookmarkStart w:id="29" w:name="_Toc172323730"/>
      <w:r>
        <w:t xml:space="preserve">Figure </w:t>
      </w:r>
      <w:fldSimple w:instr=" SEQ Figure \* ARABIC ">
        <w:r>
          <w:rPr>
            <w:noProof/>
          </w:rPr>
          <w:t>9</w:t>
        </w:r>
      </w:fldSimple>
      <w:r>
        <w:t xml:space="preserve">: </w:t>
      </w:r>
      <w:r w:rsidRPr="00DA51A1">
        <w:t xml:space="preserve">Error Message if </w:t>
      </w:r>
      <w:r>
        <w:t>Username</w:t>
      </w:r>
      <w:r w:rsidRPr="00DA51A1">
        <w:t xml:space="preserve"> already </w:t>
      </w:r>
      <w:r>
        <w:t>e</w:t>
      </w:r>
      <w:r w:rsidRPr="00DA51A1">
        <w:t>xist</w:t>
      </w:r>
      <w:r>
        <w:t>s</w:t>
      </w:r>
      <w:bookmarkEnd w:id="29"/>
    </w:p>
    <w:p w14:paraId="00832E62" w14:textId="55CA708B" w:rsidR="00847B3D" w:rsidRDefault="00847B3D" w:rsidP="007523E7">
      <w:pPr>
        <w:spacing w:after="0" w:line="240" w:lineRule="auto"/>
        <w:rPr>
          <w:rFonts w:eastAsia="Times New Roman" w:cs="Times New Roman"/>
          <w:szCs w:val="24"/>
        </w:rPr>
      </w:pPr>
    </w:p>
    <w:p w14:paraId="1BBEFAC8" w14:textId="72573DCC" w:rsidR="000B5EA5" w:rsidRDefault="006C6F10" w:rsidP="00C963FF">
      <w:pPr>
        <w:pStyle w:val="ListParagraph"/>
        <w:numPr>
          <w:ilvl w:val="0"/>
          <w:numId w:val="18"/>
        </w:numPr>
        <w:spacing w:after="0" w:line="240" w:lineRule="auto"/>
        <w:rPr>
          <w:rFonts w:eastAsia="Times New Roman" w:cs="Times New Roman"/>
          <w:szCs w:val="24"/>
        </w:rPr>
      </w:pPr>
      <w:r w:rsidRPr="00DB3AAF">
        <w:rPr>
          <w:rFonts w:eastAsia="Times New Roman" w:cs="Times New Roman"/>
          <w:b/>
          <w:szCs w:val="24"/>
        </w:rPr>
        <w:t>Access Control</w:t>
      </w:r>
      <w:r w:rsidRPr="002C28D9">
        <w:rPr>
          <w:rFonts w:eastAsia="Times New Roman" w:cs="Times New Roman"/>
          <w:szCs w:val="24"/>
        </w:rPr>
        <w:t xml:space="preserve"> </w:t>
      </w:r>
      <w:r w:rsidR="00DB3AAF">
        <w:rPr>
          <w:rFonts w:eastAsia="Times New Roman" w:cs="Times New Roman"/>
          <w:szCs w:val="24"/>
        </w:rPr>
        <w:t>-</w:t>
      </w:r>
      <w:r w:rsidRPr="002C28D9">
        <w:rPr>
          <w:rFonts w:eastAsia="Times New Roman" w:cs="Times New Roman"/>
          <w:szCs w:val="24"/>
        </w:rPr>
        <w:t xml:space="preserve"> In the admin panel we are using </w:t>
      </w:r>
      <w:r w:rsidR="00DB3AAF">
        <w:rPr>
          <w:rFonts w:eastAsia="Times New Roman" w:cs="Times New Roman"/>
          <w:szCs w:val="24"/>
        </w:rPr>
        <w:t xml:space="preserve">an </w:t>
      </w:r>
      <w:r w:rsidRPr="002C28D9">
        <w:rPr>
          <w:rFonts w:eastAsia="Times New Roman" w:cs="Times New Roman"/>
          <w:szCs w:val="24"/>
        </w:rPr>
        <w:t xml:space="preserve">access control mechanism using different roles via </w:t>
      </w:r>
      <w:proofErr w:type="spellStart"/>
      <w:r w:rsidRPr="002C28D9">
        <w:rPr>
          <w:rFonts w:eastAsia="Times New Roman" w:cs="Times New Roman"/>
          <w:szCs w:val="24"/>
        </w:rPr>
        <w:t>user_role</w:t>
      </w:r>
      <w:proofErr w:type="spellEnd"/>
      <w:r w:rsidRPr="002C28D9">
        <w:rPr>
          <w:rFonts w:eastAsia="Times New Roman" w:cs="Times New Roman"/>
          <w:szCs w:val="24"/>
        </w:rPr>
        <w:t xml:space="preserve"> table. </w:t>
      </w:r>
      <w:r w:rsidR="00DB3AAF">
        <w:rPr>
          <w:rFonts w:eastAsia="Times New Roman" w:cs="Times New Roman"/>
          <w:szCs w:val="24"/>
        </w:rPr>
        <w:t>Here</w:t>
      </w:r>
      <w:r w:rsidRPr="002C28D9">
        <w:rPr>
          <w:rFonts w:eastAsia="Times New Roman" w:cs="Times New Roman"/>
          <w:szCs w:val="24"/>
        </w:rPr>
        <w:t xml:space="preserve"> we have given full access </w:t>
      </w:r>
      <w:r w:rsidR="00DB3AAF">
        <w:rPr>
          <w:rFonts w:eastAsia="Times New Roman" w:cs="Times New Roman"/>
          <w:szCs w:val="24"/>
        </w:rPr>
        <w:t>to</w:t>
      </w:r>
      <w:r w:rsidRPr="002C28D9">
        <w:rPr>
          <w:rFonts w:eastAsia="Times New Roman" w:cs="Times New Roman"/>
          <w:szCs w:val="24"/>
        </w:rPr>
        <w:t xml:space="preserve"> the admin panel only for the role named admin. We are hiding the features like new user tab, view admin panel home content, support ticket tab and user management tab from the other user roles using this mechanism. </w:t>
      </w:r>
    </w:p>
    <w:p w14:paraId="497AFDF4" w14:textId="4D480DB9" w:rsidR="002C28D9" w:rsidRPr="002C28D9" w:rsidRDefault="002C28D9" w:rsidP="002C28D9">
      <w:pPr>
        <w:pStyle w:val="ListParagraph"/>
        <w:spacing w:after="0" w:line="240" w:lineRule="auto"/>
        <w:rPr>
          <w:rFonts w:eastAsia="Times New Roman" w:cs="Times New Roman"/>
          <w:szCs w:val="24"/>
        </w:rPr>
      </w:pPr>
    </w:p>
    <w:p w14:paraId="08A78B79" w14:textId="1F585F1E" w:rsidR="000B5EA5" w:rsidRDefault="006C6F10" w:rsidP="002C28D9">
      <w:pPr>
        <w:spacing w:after="0" w:line="240" w:lineRule="auto"/>
        <w:ind w:left="720"/>
        <w:rPr>
          <w:rFonts w:eastAsia="Times New Roman" w:cs="Times New Roman"/>
          <w:szCs w:val="24"/>
        </w:rPr>
      </w:pPr>
      <w:r w:rsidRPr="5EF1DD04">
        <w:rPr>
          <w:rFonts w:eastAsia="Times New Roman" w:cs="Times New Roman"/>
          <w:szCs w:val="24"/>
        </w:rPr>
        <w:t>Below is an example scenario we have used the access control mechanism to open the New User tab only for the admin role (</w:t>
      </w:r>
      <w:proofErr w:type="spellStart"/>
      <w:r w:rsidRPr="5EF1DD04">
        <w:rPr>
          <w:rFonts w:eastAsia="Times New Roman" w:cs="Times New Roman"/>
          <w:szCs w:val="24"/>
        </w:rPr>
        <w:t>roleId</w:t>
      </w:r>
      <w:proofErr w:type="spellEnd"/>
      <w:r w:rsidRPr="5EF1DD04">
        <w:rPr>
          <w:rFonts w:eastAsia="Times New Roman" w:cs="Times New Roman"/>
          <w:szCs w:val="24"/>
        </w:rPr>
        <w:t xml:space="preserve"> = 1) from all pages in the admin panel.</w:t>
      </w:r>
    </w:p>
    <w:p w14:paraId="10A48454" w14:textId="13BFAAF3" w:rsidR="002C28D9" w:rsidRDefault="002C28D9" w:rsidP="002C28D9">
      <w:pPr>
        <w:spacing w:after="0" w:line="240" w:lineRule="auto"/>
        <w:ind w:left="720"/>
        <w:rPr>
          <w:rFonts w:eastAsia="Times New Roman" w:cs="Times New Roman"/>
          <w:szCs w:val="24"/>
        </w:rPr>
      </w:pPr>
    </w:p>
    <w:p w14:paraId="1E9E5901" w14:textId="73F3D7E8" w:rsidR="006C6F10" w:rsidRPr="00DB3AAF" w:rsidRDefault="006C6F10" w:rsidP="002C28D9">
      <w:pPr>
        <w:spacing w:after="0" w:line="240" w:lineRule="auto"/>
        <w:ind w:left="720"/>
        <w:rPr>
          <w:rFonts w:eastAsia="Times New Roman" w:cs="Times New Roman"/>
          <w:b/>
          <w:color w:val="4C94D8" w:themeColor="text2" w:themeTint="80"/>
          <w:sz w:val="20"/>
          <w:szCs w:val="20"/>
        </w:rPr>
      </w:pPr>
      <w:r w:rsidRPr="00DB3AAF">
        <w:rPr>
          <w:rFonts w:eastAsia="Times New Roman" w:cs="Times New Roman"/>
          <w:sz w:val="20"/>
          <w:szCs w:val="20"/>
        </w:rPr>
        <w:t xml:space="preserve"> </w:t>
      </w:r>
      <w:r w:rsidRPr="00DB3AAF">
        <w:rPr>
          <w:rFonts w:eastAsia="Times New Roman" w:cs="Times New Roman"/>
          <w:b/>
          <w:color w:val="4C94D8" w:themeColor="text2" w:themeTint="80"/>
          <w:sz w:val="20"/>
          <w:szCs w:val="20"/>
        </w:rPr>
        <w:t>&lt;?</w:t>
      </w:r>
      <w:proofErr w:type="spellStart"/>
      <w:r w:rsidRPr="00DB3AAF">
        <w:rPr>
          <w:rFonts w:eastAsia="Times New Roman" w:cs="Times New Roman"/>
          <w:b/>
          <w:color w:val="4C94D8" w:themeColor="text2" w:themeTint="80"/>
          <w:sz w:val="20"/>
          <w:szCs w:val="20"/>
        </w:rPr>
        <w:t>php</w:t>
      </w:r>
      <w:proofErr w:type="spellEnd"/>
      <w:r w:rsidRPr="00DB3AAF">
        <w:rPr>
          <w:rFonts w:eastAsia="Times New Roman" w:cs="Times New Roman"/>
          <w:b/>
          <w:color w:val="4C94D8" w:themeColor="text2" w:themeTint="80"/>
          <w:sz w:val="20"/>
          <w:szCs w:val="20"/>
        </w:rPr>
        <w:t xml:space="preserve"> if (</w:t>
      </w:r>
      <w:proofErr w:type="spellStart"/>
      <w:r w:rsidRPr="00DB3AAF">
        <w:rPr>
          <w:rFonts w:eastAsia="Times New Roman" w:cs="Times New Roman"/>
          <w:b/>
          <w:color w:val="4C94D8" w:themeColor="text2" w:themeTint="80"/>
          <w:sz w:val="20"/>
          <w:szCs w:val="20"/>
        </w:rPr>
        <w:t>isset</w:t>
      </w:r>
      <w:proofErr w:type="spellEnd"/>
      <w:r w:rsidRPr="00DB3AAF">
        <w:rPr>
          <w:rFonts w:eastAsia="Times New Roman" w:cs="Times New Roman"/>
          <w:b/>
          <w:color w:val="4C94D8" w:themeColor="text2" w:themeTint="80"/>
          <w:sz w:val="20"/>
          <w:szCs w:val="20"/>
        </w:rPr>
        <w:t>($_SESSION['</w:t>
      </w:r>
      <w:proofErr w:type="spellStart"/>
      <w:r w:rsidRPr="00DB3AAF">
        <w:rPr>
          <w:rFonts w:eastAsia="Times New Roman" w:cs="Times New Roman"/>
          <w:b/>
          <w:color w:val="4C94D8" w:themeColor="text2" w:themeTint="80"/>
          <w:sz w:val="20"/>
          <w:szCs w:val="20"/>
        </w:rPr>
        <w:t>roleid</w:t>
      </w:r>
      <w:proofErr w:type="spellEnd"/>
      <w:r w:rsidRPr="00DB3AAF">
        <w:rPr>
          <w:rFonts w:eastAsia="Times New Roman" w:cs="Times New Roman"/>
          <w:b/>
          <w:color w:val="4C94D8" w:themeColor="text2" w:themeTint="80"/>
          <w:sz w:val="20"/>
          <w:szCs w:val="20"/>
        </w:rPr>
        <w:t xml:space="preserve">']) &amp;&amp; </w:t>
      </w:r>
      <w:proofErr w:type="spellStart"/>
      <w:r w:rsidRPr="00DB3AAF">
        <w:rPr>
          <w:rFonts w:eastAsia="Times New Roman" w:cs="Times New Roman"/>
          <w:b/>
          <w:color w:val="4EA72E" w:themeColor="accent6"/>
          <w:sz w:val="20"/>
          <w:szCs w:val="20"/>
        </w:rPr>
        <w:t>htmlspecialchars</w:t>
      </w:r>
      <w:proofErr w:type="spellEnd"/>
      <w:r w:rsidRPr="00DB3AAF">
        <w:rPr>
          <w:rFonts w:eastAsia="Times New Roman" w:cs="Times New Roman"/>
          <w:b/>
          <w:color w:val="4EA72E" w:themeColor="accent6"/>
          <w:sz w:val="20"/>
          <w:szCs w:val="20"/>
        </w:rPr>
        <w:t>($_SESSION['</w:t>
      </w:r>
      <w:proofErr w:type="spellStart"/>
      <w:r w:rsidRPr="00DB3AAF">
        <w:rPr>
          <w:rFonts w:eastAsia="Times New Roman" w:cs="Times New Roman"/>
          <w:b/>
          <w:color w:val="4EA72E" w:themeColor="accent6"/>
          <w:sz w:val="20"/>
          <w:szCs w:val="20"/>
        </w:rPr>
        <w:t>roleid</w:t>
      </w:r>
      <w:proofErr w:type="spellEnd"/>
      <w:r w:rsidRPr="00DB3AAF">
        <w:rPr>
          <w:rFonts w:eastAsia="Times New Roman" w:cs="Times New Roman"/>
          <w:b/>
          <w:color w:val="4EA72E" w:themeColor="accent6"/>
          <w:sz w:val="20"/>
          <w:szCs w:val="20"/>
        </w:rPr>
        <w:t>']) == 1)</w:t>
      </w:r>
      <w:r w:rsidRPr="00DB3AAF">
        <w:rPr>
          <w:rFonts w:eastAsia="Times New Roman" w:cs="Times New Roman"/>
          <w:b/>
          <w:color w:val="4C94D8" w:themeColor="text2" w:themeTint="80"/>
          <w:sz w:val="20"/>
          <w:szCs w:val="20"/>
        </w:rPr>
        <w:t>: ?&gt;</w:t>
      </w:r>
    </w:p>
    <w:p w14:paraId="3BC9501C" w14:textId="3AEC98E3" w:rsidR="006C6F10" w:rsidRPr="00DB3AAF" w:rsidRDefault="006C6F10" w:rsidP="002C28D9">
      <w:pPr>
        <w:spacing w:after="0" w:line="240" w:lineRule="auto"/>
        <w:ind w:left="720"/>
        <w:rPr>
          <w:rFonts w:eastAsia="Times New Roman" w:cs="Times New Roman"/>
          <w:b/>
          <w:color w:val="4C94D8" w:themeColor="text2" w:themeTint="80"/>
          <w:sz w:val="20"/>
          <w:szCs w:val="20"/>
        </w:rPr>
      </w:pPr>
      <w:r w:rsidRPr="00DB3AAF">
        <w:rPr>
          <w:rFonts w:eastAsia="Times New Roman" w:cs="Times New Roman"/>
          <w:b/>
          <w:color w:val="4C94D8" w:themeColor="text2" w:themeTint="80"/>
          <w:sz w:val="20"/>
          <w:szCs w:val="20"/>
        </w:rPr>
        <w:t xml:space="preserve">    &lt;li class="nav-item"&gt;</w:t>
      </w:r>
    </w:p>
    <w:p w14:paraId="3513065C" w14:textId="282A4E14" w:rsidR="006C6F10" w:rsidRPr="00DB3AAF" w:rsidRDefault="006C6F10" w:rsidP="002C28D9">
      <w:pPr>
        <w:spacing w:after="0" w:line="240" w:lineRule="auto"/>
        <w:ind w:left="720"/>
        <w:rPr>
          <w:rFonts w:eastAsia="Times New Roman" w:cs="Times New Roman"/>
          <w:b/>
          <w:color w:val="4C94D8" w:themeColor="text2" w:themeTint="80"/>
          <w:sz w:val="20"/>
          <w:szCs w:val="20"/>
        </w:rPr>
      </w:pPr>
      <w:r w:rsidRPr="00DB3AAF">
        <w:rPr>
          <w:rFonts w:eastAsia="Times New Roman" w:cs="Times New Roman"/>
          <w:b/>
          <w:color w:val="4C94D8" w:themeColor="text2" w:themeTint="80"/>
          <w:sz w:val="20"/>
          <w:szCs w:val="20"/>
        </w:rPr>
        <w:t xml:space="preserve">        &lt;a class="nav-link" </w:t>
      </w:r>
      <w:proofErr w:type="spellStart"/>
      <w:r w:rsidRPr="00DB3AAF">
        <w:rPr>
          <w:rFonts w:eastAsia="Times New Roman" w:cs="Times New Roman"/>
          <w:b/>
          <w:color w:val="4C94D8" w:themeColor="text2" w:themeTint="80"/>
          <w:sz w:val="20"/>
          <w:szCs w:val="20"/>
        </w:rPr>
        <w:t>href</w:t>
      </w:r>
      <w:proofErr w:type="spellEnd"/>
      <w:r w:rsidRPr="00DB3AAF">
        <w:rPr>
          <w:rFonts w:eastAsia="Times New Roman" w:cs="Times New Roman"/>
          <w:b/>
          <w:color w:val="4C94D8" w:themeColor="text2" w:themeTint="80"/>
          <w:sz w:val="20"/>
          <w:szCs w:val="20"/>
        </w:rPr>
        <w:t>="</w:t>
      </w:r>
      <w:proofErr w:type="spellStart"/>
      <w:r w:rsidRPr="00DB3AAF">
        <w:rPr>
          <w:rFonts w:eastAsia="Times New Roman" w:cs="Times New Roman"/>
          <w:b/>
          <w:color w:val="4C94D8" w:themeColor="text2" w:themeTint="80"/>
          <w:sz w:val="20"/>
          <w:szCs w:val="20"/>
        </w:rPr>
        <w:t>UsersNew.php</w:t>
      </w:r>
      <w:proofErr w:type="spellEnd"/>
      <w:r w:rsidRPr="00DB3AAF">
        <w:rPr>
          <w:rFonts w:eastAsia="Times New Roman" w:cs="Times New Roman"/>
          <w:b/>
          <w:color w:val="4C94D8" w:themeColor="text2" w:themeTint="80"/>
          <w:sz w:val="20"/>
          <w:szCs w:val="20"/>
        </w:rPr>
        <w:t>"&gt;</w:t>
      </w:r>
    </w:p>
    <w:p w14:paraId="35E7B623" w14:textId="4B374D58" w:rsidR="006C6F10" w:rsidRPr="00DB3AAF" w:rsidRDefault="006C6F10" w:rsidP="002C28D9">
      <w:pPr>
        <w:spacing w:after="0" w:line="240" w:lineRule="auto"/>
        <w:ind w:left="720"/>
        <w:rPr>
          <w:rFonts w:eastAsia="Times New Roman" w:cs="Times New Roman"/>
          <w:b/>
          <w:color w:val="4C94D8" w:themeColor="text2" w:themeTint="80"/>
          <w:sz w:val="20"/>
          <w:szCs w:val="20"/>
        </w:rPr>
      </w:pPr>
      <w:r w:rsidRPr="00DB3AAF">
        <w:rPr>
          <w:rFonts w:eastAsia="Times New Roman" w:cs="Times New Roman"/>
          <w:b/>
          <w:color w:val="4C94D8" w:themeColor="text2" w:themeTint="80"/>
          <w:sz w:val="20"/>
          <w:szCs w:val="20"/>
        </w:rPr>
        <w:t xml:space="preserve">            &lt;</w:t>
      </w:r>
      <w:proofErr w:type="spellStart"/>
      <w:r w:rsidRPr="00DB3AAF">
        <w:rPr>
          <w:rFonts w:eastAsia="Times New Roman" w:cs="Times New Roman"/>
          <w:b/>
          <w:color w:val="4C94D8" w:themeColor="text2" w:themeTint="80"/>
          <w:sz w:val="20"/>
          <w:szCs w:val="20"/>
        </w:rPr>
        <w:t>i</w:t>
      </w:r>
      <w:proofErr w:type="spellEnd"/>
      <w:r w:rsidRPr="00DB3AAF">
        <w:rPr>
          <w:rFonts w:eastAsia="Times New Roman" w:cs="Times New Roman"/>
          <w:b/>
          <w:color w:val="4C94D8" w:themeColor="text2" w:themeTint="80"/>
          <w:sz w:val="20"/>
          <w:szCs w:val="20"/>
        </w:rPr>
        <w:t xml:space="preserve"> class="</w:t>
      </w:r>
      <w:proofErr w:type="spellStart"/>
      <w:r w:rsidRPr="00DB3AAF">
        <w:rPr>
          <w:rFonts w:eastAsia="Times New Roman" w:cs="Times New Roman"/>
          <w:b/>
          <w:color w:val="4C94D8" w:themeColor="text2" w:themeTint="80"/>
          <w:sz w:val="20"/>
          <w:szCs w:val="20"/>
        </w:rPr>
        <w:t>fas</w:t>
      </w:r>
      <w:proofErr w:type="spellEnd"/>
      <w:r w:rsidRPr="00DB3AAF">
        <w:rPr>
          <w:rFonts w:eastAsia="Times New Roman" w:cs="Times New Roman"/>
          <w:b/>
          <w:color w:val="4C94D8" w:themeColor="text2" w:themeTint="80"/>
          <w:sz w:val="20"/>
          <w:szCs w:val="20"/>
        </w:rPr>
        <w:t xml:space="preserve"> fa-</w:t>
      </w:r>
      <w:proofErr w:type="spellStart"/>
      <w:r w:rsidRPr="00DB3AAF">
        <w:rPr>
          <w:rFonts w:eastAsia="Times New Roman" w:cs="Times New Roman"/>
          <w:b/>
          <w:color w:val="4C94D8" w:themeColor="text2" w:themeTint="80"/>
          <w:sz w:val="20"/>
          <w:szCs w:val="20"/>
        </w:rPr>
        <w:t>fw</w:t>
      </w:r>
      <w:proofErr w:type="spellEnd"/>
      <w:r w:rsidRPr="00DB3AAF">
        <w:rPr>
          <w:rFonts w:eastAsia="Times New Roman" w:cs="Times New Roman"/>
          <w:b/>
          <w:color w:val="4C94D8" w:themeColor="text2" w:themeTint="80"/>
          <w:sz w:val="20"/>
          <w:szCs w:val="20"/>
        </w:rPr>
        <w:t xml:space="preserve"> fa-user-plus"&gt;&lt;/</w:t>
      </w:r>
      <w:proofErr w:type="spellStart"/>
      <w:r w:rsidRPr="00DB3AAF">
        <w:rPr>
          <w:rFonts w:eastAsia="Times New Roman" w:cs="Times New Roman"/>
          <w:b/>
          <w:color w:val="4C94D8" w:themeColor="text2" w:themeTint="80"/>
          <w:sz w:val="20"/>
          <w:szCs w:val="20"/>
        </w:rPr>
        <w:t>i</w:t>
      </w:r>
      <w:proofErr w:type="spellEnd"/>
      <w:r w:rsidRPr="00DB3AAF">
        <w:rPr>
          <w:rFonts w:eastAsia="Times New Roman" w:cs="Times New Roman"/>
          <w:b/>
          <w:color w:val="4C94D8" w:themeColor="text2" w:themeTint="80"/>
          <w:sz w:val="20"/>
          <w:szCs w:val="20"/>
        </w:rPr>
        <w:t>&gt;</w:t>
      </w:r>
    </w:p>
    <w:p w14:paraId="154337D5" w14:textId="4FB7D294" w:rsidR="006C6F10" w:rsidRPr="00DB3AAF" w:rsidRDefault="006C6F10" w:rsidP="002C28D9">
      <w:pPr>
        <w:spacing w:after="0" w:line="240" w:lineRule="auto"/>
        <w:ind w:left="720"/>
        <w:rPr>
          <w:rFonts w:eastAsia="Times New Roman" w:cs="Times New Roman"/>
          <w:b/>
          <w:color w:val="4C94D8" w:themeColor="text2" w:themeTint="80"/>
          <w:sz w:val="20"/>
          <w:szCs w:val="20"/>
        </w:rPr>
      </w:pPr>
      <w:r w:rsidRPr="00DB3AAF">
        <w:rPr>
          <w:rFonts w:eastAsia="Times New Roman" w:cs="Times New Roman"/>
          <w:b/>
          <w:color w:val="4C94D8" w:themeColor="text2" w:themeTint="80"/>
          <w:sz w:val="20"/>
          <w:szCs w:val="20"/>
        </w:rPr>
        <w:t xml:space="preserve">            &lt;span&gt;New User&lt;/span&gt;</w:t>
      </w:r>
    </w:p>
    <w:p w14:paraId="4EC1950F" w14:textId="77777777" w:rsidR="006C6F10" w:rsidRPr="00DB3AAF" w:rsidRDefault="006C6F10" w:rsidP="002C28D9">
      <w:pPr>
        <w:spacing w:after="0" w:line="240" w:lineRule="auto"/>
        <w:ind w:left="720"/>
        <w:rPr>
          <w:rFonts w:eastAsia="Times New Roman" w:cs="Times New Roman"/>
          <w:b/>
          <w:color w:val="4C94D8" w:themeColor="text2" w:themeTint="80"/>
          <w:sz w:val="20"/>
          <w:szCs w:val="20"/>
        </w:rPr>
      </w:pPr>
      <w:r w:rsidRPr="00DB3AAF">
        <w:rPr>
          <w:rFonts w:eastAsia="Times New Roman" w:cs="Times New Roman"/>
          <w:sz w:val="20"/>
          <w:szCs w:val="20"/>
        </w:rPr>
        <w:t xml:space="preserve">        </w:t>
      </w:r>
      <w:r w:rsidRPr="00DB3AAF">
        <w:rPr>
          <w:rFonts w:eastAsia="Times New Roman" w:cs="Times New Roman"/>
          <w:b/>
          <w:color w:val="4C94D8" w:themeColor="text2" w:themeTint="80"/>
          <w:sz w:val="20"/>
          <w:szCs w:val="20"/>
        </w:rPr>
        <w:t>&lt;/a&gt;</w:t>
      </w:r>
    </w:p>
    <w:p w14:paraId="73804081" w14:textId="77777777" w:rsidR="006C6F10" w:rsidRPr="00DB3AAF" w:rsidRDefault="006C6F10" w:rsidP="002C28D9">
      <w:pPr>
        <w:spacing w:after="0" w:line="240" w:lineRule="auto"/>
        <w:ind w:left="720"/>
        <w:rPr>
          <w:rFonts w:eastAsia="Times New Roman" w:cs="Times New Roman"/>
          <w:b/>
          <w:color w:val="4C94D8" w:themeColor="text2" w:themeTint="80"/>
          <w:sz w:val="20"/>
          <w:szCs w:val="20"/>
        </w:rPr>
      </w:pPr>
      <w:r w:rsidRPr="00DB3AAF">
        <w:rPr>
          <w:rFonts w:eastAsia="Times New Roman" w:cs="Times New Roman"/>
          <w:b/>
          <w:color w:val="4C94D8" w:themeColor="text2" w:themeTint="80"/>
          <w:sz w:val="20"/>
          <w:szCs w:val="20"/>
        </w:rPr>
        <w:t xml:space="preserve">    &lt;/li&gt;</w:t>
      </w:r>
    </w:p>
    <w:p w14:paraId="1A378FD3" w14:textId="548CB40D" w:rsidR="000B5EA5" w:rsidRPr="00DB3AAF" w:rsidRDefault="006C6F10" w:rsidP="134CAEB0">
      <w:pPr>
        <w:spacing w:after="0" w:line="240" w:lineRule="auto"/>
        <w:ind w:left="720"/>
        <w:rPr>
          <w:rFonts w:eastAsia="Times New Roman" w:cs="Times New Roman"/>
          <w:b/>
          <w:color w:val="4C94D8" w:themeColor="text2" w:themeTint="80"/>
          <w:sz w:val="20"/>
          <w:szCs w:val="20"/>
        </w:rPr>
      </w:pPr>
      <w:r w:rsidRPr="00DB3AAF">
        <w:rPr>
          <w:rFonts w:eastAsia="Times New Roman" w:cs="Times New Roman"/>
          <w:b/>
          <w:color w:val="4C94D8" w:themeColor="text2" w:themeTint="80"/>
          <w:sz w:val="20"/>
          <w:szCs w:val="20"/>
        </w:rPr>
        <w:t>&lt;?</w:t>
      </w:r>
      <w:proofErr w:type="spellStart"/>
      <w:r w:rsidRPr="00DB3AAF">
        <w:rPr>
          <w:rFonts w:eastAsia="Times New Roman" w:cs="Times New Roman"/>
          <w:b/>
          <w:color w:val="4C94D8" w:themeColor="text2" w:themeTint="80"/>
          <w:sz w:val="20"/>
          <w:szCs w:val="20"/>
        </w:rPr>
        <w:t>php</w:t>
      </w:r>
      <w:proofErr w:type="spellEnd"/>
      <w:r w:rsidRPr="00DB3AAF">
        <w:rPr>
          <w:rFonts w:eastAsia="Times New Roman" w:cs="Times New Roman"/>
          <w:b/>
          <w:color w:val="4C94D8" w:themeColor="text2" w:themeTint="80"/>
          <w:sz w:val="20"/>
          <w:szCs w:val="20"/>
        </w:rPr>
        <w:t xml:space="preserve"> endif; ?&gt;</w:t>
      </w:r>
    </w:p>
    <w:p w14:paraId="1912FCA9" w14:textId="138892F3" w:rsidR="002C28D9" w:rsidRPr="00AA69A7" w:rsidRDefault="002C28D9" w:rsidP="134CAEB0">
      <w:pPr>
        <w:spacing w:after="0" w:line="240" w:lineRule="auto"/>
        <w:ind w:left="720"/>
        <w:rPr>
          <w:rFonts w:eastAsia="Times New Roman" w:cs="Times New Roman"/>
          <w:b/>
          <w:color w:val="4C94D8" w:themeColor="text2" w:themeTint="80"/>
          <w:sz w:val="22"/>
        </w:rPr>
      </w:pPr>
    </w:p>
    <w:p w14:paraId="37C49185" w14:textId="1BA9B699" w:rsidR="00754044" w:rsidRDefault="0019000B" w:rsidP="00754044">
      <w:pPr>
        <w:spacing w:after="0" w:line="240" w:lineRule="auto"/>
        <w:ind w:left="720"/>
        <w:rPr>
          <w:rFonts w:eastAsia="Times New Roman" w:cs="Times New Roman"/>
          <w:szCs w:val="24"/>
        </w:rPr>
      </w:pPr>
      <w:r>
        <w:rPr>
          <w:rFonts w:eastAsia="Times New Roman" w:cs="Times New Roman"/>
          <w:szCs w:val="24"/>
        </w:rPr>
        <w:t xml:space="preserve">Below is </w:t>
      </w:r>
      <w:r w:rsidR="0046556B">
        <w:rPr>
          <w:rFonts w:eastAsia="Times New Roman" w:cs="Times New Roman"/>
          <w:szCs w:val="24"/>
        </w:rPr>
        <w:t xml:space="preserve">the </w:t>
      </w:r>
      <w:r w:rsidR="00911D78">
        <w:rPr>
          <w:rFonts w:eastAsia="Times New Roman" w:cs="Times New Roman"/>
          <w:szCs w:val="24"/>
        </w:rPr>
        <w:t>admin panel</w:t>
      </w:r>
      <w:r w:rsidR="0046556B">
        <w:rPr>
          <w:rFonts w:eastAsia="Times New Roman" w:cs="Times New Roman"/>
          <w:szCs w:val="24"/>
        </w:rPr>
        <w:t xml:space="preserve"> </w:t>
      </w:r>
      <w:r w:rsidR="00150939">
        <w:rPr>
          <w:rFonts w:eastAsia="Times New Roman" w:cs="Times New Roman"/>
          <w:szCs w:val="24"/>
        </w:rPr>
        <w:t>home page</w:t>
      </w:r>
      <w:r w:rsidR="00911D78">
        <w:rPr>
          <w:rFonts w:eastAsia="Times New Roman" w:cs="Times New Roman"/>
          <w:szCs w:val="24"/>
        </w:rPr>
        <w:t xml:space="preserve">, </w:t>
      </w:r>
      <w:r w:rsidR="00150939">
        <w:rPr>
          <w:rFonts w:eastAsia="Times New Roman" w:cs="Times New Roman"/>
          <w:szCs w:val="24"/>
        </w:rPr>
        <w:t xml:space="preserve">when </w:t>
      </w:r>
      <w:r w:rsidR="002C28D9">
        <w:rPr>
          <w:rFonts w:eastAsia="Times New Roman" w:cs="Times New Roman"/>
          <w:szCs w:val="24"/>
        </w:rPr>
        <w:t>an</w:t>
      </w:r>
      <w:r w:rsidR="00150939">
        <w:rPr>
          <w:rFonts w:eastAsia="Times New Roman" w:cs="Times New Roman"/>
          <w:szCs w:val="24"/>
        </w:rPr>
        <w:t xml:space="preserve"> admin </w:t>
      </w:r>
      <w:r w:rsidR="00FD49B2">
        <w:rPr>
          <w:rFonts w:eastAsia="Times New Roman" w:cs="Times New Roman"/>
          <w:szCs w:val="24"/>
        </w:rPr>
        <w:t xml:space="preserve">and marketing </w:t>
      </w:r>
      <w:r w:rsidR="00150939">
        <w:rPr>
          <w:rFonts w:eastAsia="Times New Roman" w:cs="Times New Roman"/>
          <w:szCs w:val="24"/>
        </w:rPr>
        <w:t xml:space="preserve">user </w:t>
      </w:r>
      <w:r w:rsidR="002C28D9">
        <w:rPr>
          <w:rFonts w:eastAsia="Times New Roman" w:cs="Times New Roman"/>
          <w:szCs w:val="24"/>
        </w:rPr>
        <w:t>logs</w:t>
      </w:r>
      <w:r w:rsidR="00150939">
        <w:rPr>
          <w:rFonts w:eastAsia="Times New Roman" w:cs="Times New Roman"/>
          <w:szCs w:val="24"/>
        </w:rPr>
        <w:t xml:space="preserve"> into the admin panel.</w:t>
      </w:r>
    </w:p>
    <w:p w14:paraId="534F29F0" w14:textId="4E4AC98A" w:rsidR="002F24FB" w:rsidRDefault="002F24FB" w:rsidP="002C28D9">
      <w:pPr>
        <w:spacing w:after="0" w:line="240" w:lineRule="auto"/>
        <w:ind w:left="720"/>
        <w:rPr>
          <w:rFonts w:eastAsia="Times New Roman" w:cs="Times New Roman"/>
          <w:szCs w:val="24"/>
        </w:rPr>
      </w:pPr>
    </w:p>
    <w:p w14:paraId="597347A9" w14:textId="35E0A4D2" w:rsidR="002F24FB" w:rsidRDefault="002F24FB" w:rsidP="00F1003A">
      <w:pPr>
        <w:keepNext/>
        <w:spacing w:after="0" w:line="240" w:lineRule="auto"/>
        <w:jc w:val="center"/>
      </w:pPr>
      <w:r>
        <w:rPr>
          <w:noProof/>
        </w:rPr>
        <w:drawing>
          <wp:inline distT="0" distB="0" distL="0" distR="0" wp14:anchorId="10D2EA07" wp14:editId="038C472B">
            <wp:extent cx="5400000" cy="2033654"/>
            <wp:effectExtent l="0" t="0" r="0" b="5080"/>
            <wp:docPr id="748307780" name="Picture 80192896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1928960"/>
                    <pic:cNvPicPr/>
                  </pic:nvPicPr>
                  <pic:blipFill>
                    <a:blip r:embed="rId17">
                      <a:extLst>
                        <a:ext uri="{28A0092B-C50C-407E-A947-70E740481C1C}">
                          <a14:useLocalDpi xmlns:a14="http://schemas.microsoft.com/office/drawing/2010/main" val="0"/>
                        </a:ext>
                      </a:extLst>
                    </a:blip>
                    <a:stretch>
                      <a:fillRect/>
                    </a:stretch>
                  </pic:blipFill>
                  <pic:spPr>
                    <a:xfrm>
                      <a:off x="0" y="0"/>
                      <a:ext cx="5400000" cy="2033654"/>
                    </a:xfrm>
                    <a:prstGeom prst="rect">
                      <a:avLst/>
                    </a:prstGeom>
                    <a:ln>
                      <a:noFill/>
                    </a:ln>
                  </pic:spPr>
                </pic:pic>
              </a:graphicData>
            </a:graphic>
          </wp:inline>
        </w:drawing>
      </w:r>
    </w:p>
    <w:p w14:paraId="1D58735D" w14:textId="54D26326" w:rsidR="0036742A" w:rsidRDefault="002F24FB" w:rsidP="0036742A">
      <w:pPr>
        <w:pStyle w:val="Caption"/>
        <w:rPr>
          <w:rFonts w:eastAsia="Times New Roman"/>
        </w:rPr>
      </w:pPr>
      <w:bookmarkStart w:id="30" w:name="_Toc172323731"/>
      <w:r>
        <w:t xml:space="preserve">Figure </w:t>
      </w:r>
      <w:fldSimple w:instr=" SEQ Figure \* ARABIC ">
        <w:r w:rsidR="00A97213">
          <w:rPr>
            <w:noProof/>
          </w:rPr>
          <w:t>10</w:t>
        </w:r>
      </w:fldSimple>
      <w:r>
        <w:t>: Admin Panel welcome screen</w:t>
      </w:r>
      <w:r w:rsidR="00FD49B2">
        <w:t xml:space="preserve"> – Admin view</w:t>
      </w:r>
      <w:bookmarkEnd w:id="30"/>
    </w:p>
    <w:p w14:paraId="541A5E4D" w14:textId="77777777" w:rsidR="00FD49B2" w:rsidRPr="00FD49B2" w:rsidRDefault="00FD49B2" w:rsidP="00FD49B2"/>
    <w:p w14:paraId="1BCCFFFA" w14:textId="5B9A4EB7" w:rsidR="0036742A" w:rsidRPr="0036742A" w:rsidRDefault="00745D41" w:rsidP="0036742A">
      <w:pPr>
        <w:spacing w:after="0" w:line="240" w:lineRule="auto"/>
        <w:jc w:val="center"/>
        <w:rPr>
          <w:rFonts w:eastAsia="Times New Roman" w:cs="Times New Roman"/>
          <w:szCs w:val="24"/>
        </w:rPr>
      </w:pPr>
      <w:r>
        <w:rPr>
          <w:noProof/>
        </w:rPr>
        <w:lastRenderedPageBreak/>
        <w:drawing>
          <wp:inline distT="0" distB="0" distL="0" distR="0" wp14:anchorId="64D0BF8D" wp14:editId="4DCE52F4">
            <wp:extent cx="5422885" cy="1723040"/>
            <wp:effectExtent l="19050" t="19050" r="26035" b="10795"/>
            <wp:docPr id="281162158"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62158" name="Picture 10" descr="A screenshot of a computer&#10;&#10;Description automatically generated"/>
                    <pic:cNvPicPr/>
                  </pic:nvPicPr>
                  <pic:blipFill>
                    <a:blip r:embed="rId18"/>
                    <a:stretch>
                      <a:fillRect/>
                    </a:stretch>
                  </pic:blipFill>
                  <pic:spPr>
                    <a:xfrm>
                      <a:off x="0" y="0"/>
                      <a:ext cx="5448977" cy="1731330"/>
                    </a:xfrm>
                    <a:prstGeom prst="rect">
                      <a:avLst/>
                    </a:prstGeom>
                    <a:ln>
                      <a:solidFill>
                        <a:schemeClr val="tx1"/>
                      </a:solidFill>
                    </a:ln>
                  </pic:spPr>
                </pic:pic>
              </a:graphicData>
            </a:graphic>
          </wp:inline>
        </w:drawing>
      </w:r>
    </w:p>
    <w:p w14:paraId="68C523B3" w14:textId="7121F01F" w:rsidR="00FD49B2" w:rsidRDefault="00FD49B2" w:rsidP="00FD49B2">
      <w:pPr>
        <w:pStyle w:val="Caption"/>
        <w:rPr>
          <w:rFonts w:eastAsia="Times New Roman"/>
        </w:rPr>
      </w:pPr>
      <w:bookmarkStart w:id="31" w:name="_Toc172323732"/>
      <w:r>
        <w:t xml:space="preserve">Figure </w:t>
      </w:r>
      <w:fldSimple w:instr=" SEQ Figure \* ARABIC ">
        <w:r>
          <w:rPr>
            <w:noProof/>
          </w:rPr>
          <w:t>11</w:t>
        </w:r>
      </w:fldSimple>
      <w:r>
        <w:t>: Admin Panel welcome screen – Marketing view</w:t>
      </w:r>
      <w:bookmarkEnd w:id="31"/>
    </w:p>
    <w:p w14:paraId="16CA80C4" w14:textId="77777777" w:rsidR="00FD49B2" w:rsidRPr="00AA01CC" w:rsidRDefault="00FD49B2" w:rsidP="00F1003A">
      <w:pPr>
        <w:spacing w:after="0" w:line="240" w:lineRule="auto"/>
        <w:jc w:val="center"/>
        <w:rPr>
          <w:rFonts w:eastAsia="Times New Roman" w:cs="Times New Roman"/>
          <w:szCs w:val="24"/>
        </w:rPr>
      </w:pPr>
    </w:p>
    <w:p w14:paraId="6FE37872" w14:textId="21B09979" w:rsidR="16E6C0C3" w:rsidRPr="00321DAC" w:rsidRDefault="16E6C0C3" w:rsidP="00C963FF">
      <w:pPr>
        <w:pStyle w:val="ListParagraph"/>
        <w:numPr>
          <w:ilvl w:val="2"/>
          <w:numId w:val="2"/>
        </w:numPr>
        <w:spacing w:after="0" w:line="240" w:lineRule="auto"/>
        <w:rPr>
          <w:rFonts w:eastAsia="Times New Roman" w:cs="Times New Roman"/>
          <w:b/>
          <w:szCs w:val="24"/>
        </w:rPr>
      </w:pPr>
      <w:r w:rsidRPr="00321DAC">
        <w:rPr>
          <w:rFonts w:eastAsia="Times New Roman" w:cs="Times New Roman"/>
          <w:b/>
          <w:szCs w:val="24"/>
        </w:rPr>
        <w:t xml:space="preserve">Session Control </w:t>
      </w:r>
    </w:p>
    <w:p w14:paraId="3B520A5E" w14:textId="5653779B" w:rsidR="16E6C0C3" w:rsidRDefault="16E6C0C3" w:rsidP="007523E7">
      <w:pPr>
        <w:spacing w:after="0" w:line="240" w:lineRule="auto"/>
        <w:rPr>
          <w:rFonts w:eastAsia="Times New Roman" w:cs="Times New Roman"/>
          <w:szCs w:val="24"/>
        </w:rPr>
      </w:pPr>
      <w:r w:rsidRPr="5EF1DD04">
        <w:rPr>
          <w:rFonts w:eastAsia="Times New Roman" w:cs="Times New Roman"/>
          <w:szCs w:val="24"/>
        </w:rPr>
        <w:t xml:space="preserve">Browsers and websites use the "stateless" HTTP protocol. This indicates that no user or session-related data is stored by the server. </w:t>
      </w:r>
      <w:r w:rsidR="00DB3AAF">
        <w:rPr>
          <w:rFonts w:eastAsia="Times New Roman" w:cs="Times New Roman"/>
          <w:szCs w:val="24"/>
        </w:rPr>
        <w:t>However,</w:t>
      </w:r>
      <w:r w:rsidRPr="5EF1DD04">
        <w:rPr>
          <w:rFonts w:eastAsia="Times New Roman" w:cs="Times New Roman"/>
          <w:szCs w:val="24"/>
        </w:rPr>
        <w:t xml:space="preserve"> web applications require a mechanism to access data or identify users across sessions</w:t>
      </w:r>
      <w:sdt>
        <w:sdtPr>
          <w:rPr>
            <w:rFonts w:eastAsia="Times New Roman" w:cs="Times New Roman"/>
            <w:szCs w:val="24"/>
          </w:rPr>
          <w:id w:val="-698932134"/>
          <w:citation/>
        </w:sdtPr>
        <w:sdtEndPr/>
        <w:sdtContent>
          <w:r w:rsidR="0063773F">
            <w:rPr>
              <w:rFonts w:eastAsia="Times New Roman" w:cs="Times New Roman"/>
              <w:szCs w:val="24"/>
            </w:rPr>
            <w:fldChar w:fldCharType="begin"/>
          </w:r>
          <w:r w:rsidR="0063773F">
            <w:rPr>
              <w:rFonts w:eastAsia="Times New Roman" w:cs="Times New Roman"/>
              <w:szCs w:val="24"/>
            </w:rPr>
            <w:instrText xml:space="preserve"> CITATION Pal23 \l 4105 </w:instrText>
          </w:r>
          <w:r w:rsidR="0063773F">
            <w:rPr>
              <w:rFonts w:eastAsia="Times New Roman" w:cs="Times New Roman"/>
              <w:szCs w:val="24"/>
            </w:rPr>
            <w:fldChar w:fldCharType="separate"/>
          </w:r>
          <w:r w:rsidR="006720D1">
            <w:rPr>
              <w:rFonts w:eastAsia="Times New Roman" w:cs="Times New Roman"/>
              <w:noProof/>
              <w:szCs w:val="24"/>
            </w:rPr>
            <w:t xml:space="preserve"> (Palacios, 2023)</w:t>
          </w:r>
          <w:r w:rsidR="0063773F">
            <w:rPr>
              <w:rFonts w:eastAsia="Times New Roman" w:cs="Times New Roman"/>
              <w:szCs w:val="24"/>
            </w:rPr>
            <w:fldChar w:fldCharType="end"/>
          </w:r>
        </w:sdtContent>
      </w:sdt>
      <w:r w:rsidRPr="5EF1DD04">
        <w:rPr>
          <w:rFonts w:eastAsia="Times New Roman" w:cs="Times New Roman"/>
          <w:szCs w:val="24"/>
        </w:rPr>
        <w:t>.</w:t>
      </w:r>
    </w:p>
    <w:p w14:paraId="3C4F17D0" w14:textId="472B4418" w:rsidR="00157DD3" w:rsidRDefault="16E6C0C3" w:rsidP="00516319">
      <w:pPr>
        <w:spacing w:after="0" w:line="240" w:lineRule="auto"/>
        <w:rPr>
          <w:rFonts w:eastAsia="Times New Roman" w:cs="Times New Roman"/>
          <w:szCs w:val="24"/>
        </w:rPr>
      </w:pPr>
      <w:r w:rsidRPr="00516319">
        <w:rPr>
          <w:rFonts w:eastAsia="Times New Roman" w:cs="Times New Roman"/>
          <w:szCs w:val="24"/>
        </w:rPr>
        <w:t xml:space="preserve">When the admin accidentally </w:t>
      </w:r>
      <w:r w:rsidR="006C1624" w:rsidRPr="00516319">
        <w:rPr>
          <w:rFonts w:eastAsia="Times New Roman" w:cs="Times New Roman"/>
          <w:szCs w:val="24"/>
        </w:rPr>
        <w:t>fills</w:t>
      </w:r>
      <w:r w:rsidRPr="00516319">
        <w:rPr>
          <w:rFonts w:eastAsia="Times New Roman" w:cs="Times New Roman"/>
          <w:szCs w:val="24"/>
        </w:rPr>
        <w:t xml:space="preserve"> the signup form details with an already </w:t>
      </w:r>
      <w:r w:rsidR="006C1624" w:rsidRPr="00516319">
        <w:rPr>
          <w:rFonts w:eastAsia="Times New Roman" w:cs="Times New Roman"/>
          <w:szCs w:val="24"/>
        </w:rPr>
        <w:t>existing</w:t>
      </w:r>
      <w:r w:rsidRPr="00516319">
        <w:rPr>
          <w:rFonts w:eastAsia="Times New Roman" w:cs="Times New Roman"/>
          <w:szCs w:val="24"/>
        </w:rPr>
        <w:t xml:space="preserve"> email or email user</w:t>
      </w:r>
      <w:r w:rsidR="00F44B7B">
        <w:rPr>
          <w:rFonts w:eastAsia="Times New Roman" w:cs="Times New Roman"/>
          <w:szCs w:val="24"/>
        </w:rPr>
        <w:t>, he</w:t>
      </w:r>
      <w:r w:rsidRPr="00516319">
        <w:rPr>
          <w:rFonts w:eastAsia="Times New Roman" w:cs="Times New Roman"/>
          <w:szCs w:val="24"/>
        </w:rPr>
        <w:t xml:space="preserve"> </w:t>
      </w:r>
      <w:r w:rsidR="006C1624" w:rsidRPr="00516319">
        <w:rPr>
          <w:rFonts w:eastAsia="Times New Roman" w:cs="Times New Roman"/>
          <w:szCs w:val="24"/>
        </w:rPr>
        <w:t>gets</w:t>
      </w:r>
      <w:r w:rsidRPr="00516319">
        <w:rPr>
          <w:rFonts w:eastAsia="Times New Roman" w:cs="Times New Roman"/>
          <w:szCs w:val="24"/>
        </w:rPr>
        <w:t xml:space="preserve"> an error stating that </w:t>
      </w:r>
      <w:r w:rsidR="006C1624" w:rsidRPr="00516319">
        <w:rPr>
          <w:rFonts w:eastAsia="Times New Roman" w:cs="Times New Roman"/>
          <w:szCs w:val="24"/>
        </w:rPr>
        <w:t xml:space="preserve">the </w:t>
      </w:r>
      <w:r w:rsidRPr="00516319">
        <w:rPr>
          <w:rFonts w:eastAsia="Times New Roman" w:cs="Times New Roman"/>
          <w:szCs w:val="24"/>
        </w:rPr>
        <w:t>email or username already exists. At that time, form data is stored in the session using the key '</w:t>
      </w:r>
      <w:proofErr w:type="spellStart"/>
      <w:r w:rsidRPr="00516319">
        <w:rPr>
          <w:rFonts w:eastAsia="Times New Roman" w:cs="Times New Roman"/>
          <w:szCs w:val="24"/>
        </w:rPr>
        <w:t>form_data</w:t>
      </w:r>
      <w:proofErr w:type="spellEnd"/>
      <w:r w:rsidRPr="00516319">
        <w:rPr>
          <w:rFonts w:eastAsia="Times New Roman" w:cs="Times New Roman"/>
          <w:szCs w:val="24"/>
        </w:rPr>
        <w:t xml:space="preserve">'. When </w:t>
      </w:r>
      <w:r w:rsidR="006C1624" w:rsidRPr="00516319">
        <w:rPr>
          <w:rFonts w:eastAsia="Times New Roman" w:cs="Times New Roman"/>
          <w:szCs w:val="24"/>
        </w:rPr>
        <w:t xml:space="preserve">the </w:t>
      </w:r>
      <w:r w:rsidRPr="00516319">
        <w:rPr>
          <w:rFonts w:eastAsia="Times New Roman" w:cs="Times New Roman"/>
          <w:szCs w:val="24"/>
        </w:rPr>
        <w:t xml:space="preserve">admin clicks ok in the error message, </w:t>
      </w:r>
      <w:r w:rsidR="006C1624" w:rsidRPr="00516319">
        <w:rPr>
          <w:rFonts w:eastAsia="Times New Roman" w:cs="Times New Roman"/>
          <w:szCs w:val="24"/>
        </w:rPr>
        <w:t xml:space="preserve">the </w:t>
      </w:r>
      <w:r w:rsidRPr="00516319">
        <w:rPr>
          <w:rFonts w:eastAsia="Times New Roman" w:cs="Times New Roman"/>
          <w:szCs w:val="24"/>
        </w:rPr>
        <w:t xml:space="preserve">signup page </w:t>
      </w:r>
      <w:r w:rsidR="006C1624" w:rsidRPr="00516319">
        <w:rPr>
          <w:rFonts w:eastAsia="Times New Roman" w:cs="Times New Roman"/>
          <w:szCs w:val="24"/>
        </w:rPr>
        <w:t>loads</w:t>
      </w:r>
      <w:r w:rsidRPr="00516319">
        <w:rPr>
          <w:rFonts w:eastAsia="Times New Roman" w:cs="Times New Roman"/>
          <w:szCs w:val="24"/>
        </w:rPr>
        <w:t xml:space="preserve"> with the pre-filled form fields. Finally, after all these steps, when </w:t>
      </w:r>
      <w:r w:rsidR="006C1624" w:rsidRPr="00516319">
        <w:rPr>
          <w:rFonts w:eastAsia="Times New Roman" w:cs="Times New Roman"/>
          <w:szCs w:val="24"/>
        </w:rPr>
        <w:t xml:space="preserve">the </w:t>
      </w:r>
      <w:r w:rsidRPr="00516319">
        <w:rPr>
          <w:rFonts w:eastAsia="Times New Roman" w:cs="Times New Roman"/>
          <w:szCs w:val="24"/>
        </w:rPr>
        <w:t xml:space="preserve">user clicks </w:t>
      </w:r>
      <w:r w:rsidR="006C1624" w:rsidRPr="00516319">
        <w:rPr>
          <w:rFonts w:eastAsia="Times New Roman" w:cs="Times New Roman"/>
          <w:szCs w:val="24"/>
        </w:rPr>
        <w:t xml:space="preserve">the </w:t>
      </w:r>
      <w:r w:rsidRPr="00516319">
        <w:rPr>
          <w:rFonts w:eastAsia="Times New Roman" w:cs="Times New Roman"/>
          <w:szCs w:val="24"/>
        </w:rPr>
        <w:t xml:space="preserve">Logout button, all the saved session details are destroyed. </w:t>
      </w:r>
    </w:p>
    <w:p w14:paraId="594E09B2" w14:textId="77777777" w:rsidR="00516319" w:rsidRPr="00516319" w:rsidRDefault="00516319" w:rsidP="00516319">
      <w:pPr>
        <w:spacing w:after="0" w:line="240" w:lineRule="auto"/>
        <w:rPr>
          <w:rFonts w:eastAsia="Times New Roman" w:cs="Times New Roman"/>
          <w:szCs w:val="24"/>
        </w:rPr>
      </w:pPr>
    </w:p>
    <w:p w14:paraId="78785AC1" w14:textId="3F21EDD7" w:rsidR="16E6C0C3" w:rsidRPr="00F82CAF" w:rsidRDefault="16E6C0C3" w:rsidP="00C963FF">
      <w:pPr>
        <w:pStyle w:val="ListParagraph"/>
        <w:numPr>
          <w:ilvl w:val="0"/>
          <w:numId w:val="20"/>
        </w:numPr>
        <w:spacing w:after="0" w:line="240" w:lineRule="auto"/>
        <w:rPr>
          <w:rFonts w:eastAsia="Times New Roman" w:cs="Times New Roman"/>
          <w:szCs w:val="24"/>
        </w:rPr>
      </w:pPr>
      <w:r w:rsidRPr="00F82CAF">
        <w:rPr>
          <w:rFonts w:eastAsia="Times New Roman" w:cs="Times New Roman"/>
          <w:szCs w:val="24"/>
        </w:rPr>
        <w:t>Starting the session - Before any output is transmitted to the browser, this must be called at the start of the script.</w:t>
      </w:r>
      <w:r w:rsidR="007C16C2">
        <w:rPr>
          <w:rFonts w:eastAsia="Times New Roman" w:cs="Times New Roman"/>
          <w:szCs w:val="24"/>
        </w:rPr>
        <w:t xml:space="preserve"> We are validating if a session is already started to </w:t>
      </w:r>
      <w:r w:rsidR="00CB4946">
        <w:rPr>
          <w:rFonts w:eastAsia="Times New Roman" w:cs="Times New Roman"/>
          <w:szCs w:val="24"/>
        </w:rPr>
        <w:t xml:space="preserve">avoid </w:t>
      </w:r>
      <w:r w:rsidR="00F33AB4">
        <w:rPr>
          <w:rFonts w:eastAsia="Times New Roman" w:cs="Times New Roman"/>
          <w:szCs w:val="24"/>
        </w:rPr>
        <w:t>concurred</w:t>
      </w:r>
      <w:r w:rsidR="001F5567">
        <w:rPr>
          <w:rFonts w:eastAsia="Times New Roman" w:cs="Times New Roman"/>
          <w:szCs w:val="24"/>
        </w:rPr>
        <w:t xml:space="preserve"> sessions.</w:t>
      </w:r>
    </w:p>
    <w:p w14:paraId="01F57FCF" w14:textId="77777777" w:rsidR="00477E62" w:rsidRPr="00477E62" w:rsidRDefault="00477E62" w:rsidP="00477E62">
      <w:pPr>
        <w:spacing w:after="0" w:line="240" w:lineRule="auto"/>
        <w:jc w:val="center"/>
        <w:rPr>
          <w:rFonts w:eastAsia="Times New Roman" w:cs="Times New Roman"/>
          <w:b/>
          <w:color w:val="4C94D8" w:themeColor="text2" w:themeTint="80"/>
          <w:sz w:val="22"/>
        </w:rPr>
      </w:pPr>
      <w:r w:rsidRPr="00477E62">
        <w:rPr>
          <w:rFonts w:eastAsia="Times New Roman" w:cs="Times New Roman"/>
          <w:b/>
          <w:color w:val="4C94D8" w:themeColor="text2" w:themeTint="80"/>
          <w:sz w:val="22"/>
        </w:rPr>
        <w:t>&lt;?</w:t>
      </w:r>
      <w:proofErr w:type="spellStart"/>
      <w:r w:rsidRPr="00477E62">
        <w:rPr>
          <w:rFonts w:eastAsia="Times New Roman" w:cs="Times New Roman"/>
          <w:b/>
          <w:color w:val="4C94D8" w:themeColor="text2" w:themeTint="80"/>
          <w:sz w:val="22"/>
        </w:rPr>
        <w:t>php</w:t>
      </w:r>
      <w:proofErr w:type="spellEnd"/>
      <w:r w:rsidRPr="00477E62">
        <w:rPr>
          <w:rFonts w:eastAsia="Times New Roman" w:cs="Times New Roman"/>
          <w:b/>
          <w:color w:val="4C94D8" w:themeColor="text2" w:themeTint="80"/>
          <w:sz w:val="22"/>
        </w:rPr>
        <w:t xml:space="preserve"> if (</w:t>
      </w:r>
      <w:proofErr w:type="spellStart"/>
      <w:r w:rsidRPr="00477E62">
        <w:rPr>
          <w:rFonts w:eastAsia="Times New Roman" w:cs="Times New Roman"/>
          <w:b/>
          <w:color w:val="4C94D8" w:themeColor="text2" w:themeTint="80"/>
          <w:sz w:val="22"/>
        </w:rPr>
        <w:t>session_status</w:t>
      </w:r>
      <w:proofErr w:type="spellEnd"/>
      <w:r w:rsidRPr="00477E62">
        <w:rPr>
          <w:rFonts w:eastAsia="Times New Roman" w:cs="Times New Roman"/>
          <w:b/>
          <w:color w:val="4C94D8" w:themeColor="text2" w:themeTint="80"/>
          <w:sz w:val="22"/>
        </w:rPr>
        <w:t>() === PHP_SESSION_NONE) {</w:t>
      </w:r>
    </w:p>
    <w:p w14:paraId="7E723206" w14:textId="2A2FBAA0" w:rsidR="16E6C0C3" w:rsidRPr="00516319" w:rsidRDefault="16E6C0C3" w:rsidP="00086729">
      <w:pPr>
        <w:spacing w:after="0" w:line="240" w:lineRule="auto"/>
        <w:ind w:left="2160" w:firstLine="720"/>
        <w:rPr>
          <w:rFonts w:eastAsia="Times New Roman" w:cs="Times New Roman"/>
          <w:b/>
          <w:color w:val="4C94D8" w:themeColor="text2" w:themeTint="80"/>
          <w:sz w:val="22"/>
        </w:rPr>
      </w:pPr>
      <w:proofErr w:type="spellStart"/>
      <w:r w:rsidRPr="00477E62">
        <w:rPr>
          <w:rFonts w:eastAsia="Times New Roman" w:cs="Times New Roman"/>
          <w:b/>
          <w:color w:val="4C94D8" w:themeColor="text2" w:themeTint="80"/>
          <w:sz w:val="22"/>
        </w:rPr>
        <w:t>session_start</w:t>
      </w:r>
      <w:proofErr w:type="spellEnd"/>
      <w:r w:rsidRPr="00477E62">
        <w:rPr>
          <w:rFonts w:eastAsia="Times New Roman" w:cs="Times New Roman"/>
          <w:b/>
          <w:color w:val="4C94D8" w:themeColor="text2" w:themeTint="80"/>
          <w:sz w:val="22"/>
        </w:rPr>
        <w:t>();</w:t>
      </w:r>
    </w:p>
    <w:p w14:paraId="02325E23" w14:textId="00A475C0" w:rsidR="00477E62" w:rsidRPr="00477E62" w:rsidRDefault="00566C01" w:rsidP="00086729">
      <w:pPr>
        <w:spacing w:after="0" w:line="240" w:lineRule="auto"/>
        <w:ind w:left="2160"/>
        <w:rPr>
          <w:rFonts w:eastAsia="Times New Roman" w:cs="Times New Roman"/>
          <w:b/>
          <w:color w:val="4C94D8" w:themeColor="text2" w:themeTint="80"/>
          <w:sz w:val="22"/>
        </w:rPr>
      </w:pPr>
      <w:r>
        <w:rPr>
          <w:rFonts w:eastAsia="Times New Roman" w:cs="Times New Roman"/>
          <w:b/>
          <w:color w:val="4C94D8" w:themeColor="text2" w:themeTint="80"/>
          <w:sz w:val="22"/>
        </w:rPr>
        <w:t xml:space="preserve">          </w:t>
      </w:r>
      <w:r w:rsidR="00477E62" w:rsidRPr="00477E62">
        <w:rPr>
          <w:rFonts w:eastAsia="Times New Roman" w:cs="Times New Roman"/>
          <w:b/>
          <w:color w:val="4C94D8" w:themeColor="text2" w:themeTint="80"/>
          <w:sz w:val="22"/>
        </w:rPr>
        <w:t>}</w:t>
      </w:r>
    </w:p>
    <w:p w14:paraId="762D5385" w14:textId="24576E69" w:rsidR="00C80E66" w:rsidRPr="0063773F" w:rsidRDefault="00477E62" w:rsidP="00C963FF">
      <w:pPr>
        <w:pStyle w:val="ListParagraph"/>
        <w:numPr>
          <w:ilvl w:val="0"/>
          <w:numId w:val="20"/>
        </w:numPr>
        <w:spacing w:after="0" w:line="240" w:lineRule="auto"/>
        <w:rPr>
          <w:rFonts w:eastAsia="Times New Roman" w:cs="Times New Roman"/>
          <w:szCs w:val="24"/>
        </w:rPr>
      </w:pPr>
      <w:r w:rsidRPr="00477E62">
        <w:rPr>
          <w:rFonts w:eastAsia="Times New Roman" w:cs="Times New Roman"/>
          <w:b/>
          <w:color w:val="4C94D8" w:themeColor="text2" w:themeTint="80"/>
          <w:sz w:val="22"/>
        </w:rPr>
        <w:t>?&gt;</w:t>
      </w:r>
      <w:r w:rsidRPr="00477E62">
        <w:rPr>
          <w:rFonts w:eastAsia="Times New Roman" w:cs="Times New Roman"/>
          <w:b/>
          <w:color w:val="4C94D8" w:themeColor="text2" w:themeTint="80"/>
          <w:sz w:val="22"/>
          <w:szCs w:val="24"/>
        </w:rPr>
        <w:t xml:space="preserve"> </w:t>
      </w:r>
      <w:r w:rsidR="16E6C0C3" w:rsidRPr="00F82CAF">
        <w:rPr>
          <w:rFonts w:eastAsia="Times New Roman" w:cs="Times New Roman"/>
          <w:szCs w:val="24"/>
        </w:rPr>
        <w:t xml:space="preserve">Store data in the </w:t>
      </w:r>
      <w:r w:rsidR="66CF6425" w:rsidRPr="00F82CAF">
        <w:rPr>
          <w:rFonts w:eastAsia="Times New Roman" w:cs="Times New Roman"/>
          <w:szCs w:val="24"/>
        </w:rPr>
        <w:t>session –</w:t>
      </w:r>
      <w:r w:rsidR="16E6C0C3" w:rsidRPr="00F82CAF">
        <w:rPr>
          <w:rFonts w:eastAsia="Times New Roman" w:cs="Times New Roman"/>
          <w:szCs w:val="24"/>
        </w:rPr>
        <w:t xml:space="preserve"> In the signup process, we are using this mechanism. </w:t>
      </w:r>
    </w:p>
    <w:p w14:paraId="29FBBFB7" w14:textId="319867BB" w:rsidR="16E6C0C3" w:rsidRPr="00516319" w:rsidRDefault="16E6C0C3" w:rsidP="00516319">
      <w:pPr>
        <w:pStyle w:val="ListParagraph"/>
        <w:spacing w:after="0" w:line="240" w:lineRule="auto"/>
        <w:ind w:left="2160"/>
        <w:rPr>
          <w:rFonts w:eastAsia="Times New Roman" w:cs="Times New Roman"/>
          <w:b/>
          <w:color w:val="4C94D8" w:themeColor="text2" w:themeTint="80"/>
          <w:sz w:val="22"/>
        </w:rPr>
      </w:pPr>
      <w:r w:rsidRPr="00516319">
        <w:rPr>
          <w:rFonts w:eastAsia="Times New Roman" w:cs="Times New Roman"/>
          <w:b/>
          <w:color w:val="4C94D8" w:themeColor="text2" w:themeTint="80"/>
          <w:sz w:val="22"/>
        </w:rPr>
        <w:t>$_SESSION['</w:t>
      </w:r>
      <w:proofErr w:type="spellStart"/>
      <w:r w:rsidRPr="00516319">
        <w:rPr>
          <w:rFonts w:eastAsia="Times New Roman" w:cs="Times New Roman"/>
          <w:b/>
          <w:color w:val="4C94D8" w:themeColor="text2" w:themeTint="80"/>
          <w:sz w:val="22"/>
        </w:rPr>
        <w:t>form_data</w:t>
      </w:r>
      <w:proofErr w:type="spellEnd"/>
      <w:r w:rsidRPr="00516319">
        <w:rPr>
          <w:rFonts w:eastAsia="Times New Roman" w:cs="Times New Roman"/>
          <w:b/>
          <w:color w:val="4C94D8" w:themeColor="text2" w:themeTint="80"/>
          <w:sz w:val="22"/>
        </w:rPr>
        <w:t>'] = $_POST;</w:t>
      </w:r>
    </w:p>
    <w:p w14:paraId="2C87AE54" w14:textId="10C9EFE3" w:rsidR="16E6C0C3" w:rsidRPr="00F82CAF" w:rsidRDefault="16E6C0C3" w:rsidP="00C963FF">
      <w:pPr>
        <w:pStyle w:val="ListParagraph"/>
        <w:numPr>
          <w:ilvl w:val="0"/>
          <w:numId w:val="20"/>
        </w:numPr>
        <w:spacing w:after="0" w:line="240" w:lineRule="auto"/>
        <w:rPr>
          <w:rFonts w:eastAsia="Times New Roman" w:cs="Times New Roman"/>
          <w:szCs w:val="24"/>
        </w:rPr>
      </w:pPr>
      <w:r w:rsidRPr="00F82CAF">
        <w:rPr>
          <w:rFonts w:eastAsia="Times New Roman" w:cs="Times New Roman"/>
          <w:szCs w:val="24"/>
        </w:rPr>
        <w:t xml:space="preserve">This </w:t>
      </w:r>
      <w:r w:rsidR="0D66A86C" w:rsidRPr="00F82CAF">
        <w:rPr>
          <w:rFonts w:eastAsia="Times New Roman" w:cs="Times New Roman"/>
          <w:szCs w:val="24"/>
        </w:rPr>
        <w:t>destroys</w:t>
      </w:r>
      <w:r w:rsidRPr="00F82CAF">
        <w:rPr>
          <w:rFonts w:eastAsia="Times New Roman" w:cs="Times New Roman"/>
          <w:szCs w:val="24"/>
        </w:rPr>
        <w:t xml:space="preserve"> the session on the server.</w:t>
      </w:r>
    </w:p>
    <w:p w14:paraId="5E42CA3C" w14:textId="3B3423B7" w:rsidR="005A47E9" w:rsidRPr="005A47E9" w:rsidRDefault="16E6C0C3" w:rsidP="005A47E9">
      <w:pPr>
        <w:pStyle w:val="ListParagraph"/>
        <w:spacing w:after="0" w:line="240" w:lineRule="auto"/>
        <w:ind w:left="2160"/>
        <w:rPr>
          <w:rFonts w:eastAsia="Times New Roman" w:cs="Times New Roman"/>
          <w:b/>
          <w:color w:val="4C94D8" w:themeColor="text2" w:themeTint="80"/>
          <w:sz w:val="22"/>
        </w:rPr>
      </w:pPr>
      <w:proofErr w:type="spellStart"/>
      <w:r w:rsidRPr="00516319">
        <w:rPr>
          <w:rFonts w:eastAsia="Times New Roman" w:cs="Times New Roman"/>
          <w:b/>
          <w:color w:val="4C94D8" w:themeColor="text2" w:themeTint="80"/>
          <w:sz w:val="22"/>
        </w:rPr>
        <w:t>session_destroy</w:t>
      </w:r>
      <w:proofErr w:type="spellEnd"/>
      <w:r w:rsidRPr="00516319">
        <w:rPr>
          <w:rFonts w:eastAsia="Times New Roman" w:cs="Times New Roman"/>
          <w:b/>
          <w:color w:val="4C94D8" w:themeColor="text2" w:themeTint="80"/>
          <w:sz w:val="22"/>
        </w:rPr>
        <w:t>();</w:t>
      </w:r>
    </w:p>
    <w:p w14:paraId="52F60EAA" w14:textId="77777777" w:rsidR="00594FD5" w:rsidRPr="00516319" w:rsidRDefault="00594FD5" w:rsidP="00516319">
      <w:pPr>
        <w:pStyle w:val="ListParagraph"/>
        <w:spacing w:after="0" w:line="240" w:lineRule="auto"/>
        <w:ind w:left="2160"/>
        <w:rPr>
          <w:rFonts w:eastAsia="Times New Roman" w:cs="Times New Roman"/>
          <w:b/>
          <w:color w:val="4C94D8" w:themeColor="text2" w:themeTint="80"/>
          <w:sz w:val="22"/>
        </w:rPr>
      </w:pPr>
    </w:p>
    <w:p w14:paraId="4EFB8FB1" w14:textId="0C8CD1B5" w:rsidR="16E6C0C3" w:rsidRPr="002531BB" w:rsidRDefault="16E6C0C3" w:rsidP="00C963FF">
      <w:pPr>
        <w:pStyle w:val="ListParagraph"/>
        <w:numPr>
          <w:ilvl w:val="2"/>
          <w:numId w:val="2"/>
        </w:numPr>
        <w:spacing w:after="0" w:line="240" w:lineRule="auto"/>
        <w:rPr>
          <w:rFonts w:eastAsia="Times New Roman" w:cs="Times New Roman"/>
          <w:b/>
          <w:szCs w:val="24"/>
        </w:rPr>
      </w:pPr>
      <w:r w:rsidRPr="002531BB">
        <w:rPr>
          <w:rFonts w:eastAsia="Times New Roman" w:cs="Times New Roman"/>
          <w:b/>
          <w:szCs w:val="24"/>
        </w:rPr>
        <w:t>Dynamic Content Management</w:t>
      </w:r>
    </w:p>
    <w:p w14:paraId="4E1D671A" w14:textId="0EC73127" w:rsidR="00157DD3" w:rsidRPr="002D1F3B" w:rsidRDefault="16E6C0C3" w:rsidP="00157DD3">
      <w:pPr>
        <w:spacing w:after="0" w:line="240" w:lineRule="auto"/>
        <w:rPr>
          <w:rFonts w:eastAsia="Times New Roman" w:cs="Times New Roman"/>
          <w:szCs w:val="24"/>
        </w:rPr>
      </w:pPr>
      <w:r w:rsidRPr="5EF1DD04">
        <w:rPr>
          <w:rFonts w:eastAsia="Times New Roman" w:cs="Times New Roman"/>
          <w:szCs w:val="24"/>
        </w:rPr>
        <w:t xml:space="preserve">For both </w:t>
      </w:r>
      <w:r w:rsidR="002531BB">
        <w:rPr>
          <w:rFonts w:eastAsia="Times New Roman" w:cs="Times New Roman"/>
          <w:szCs w:val="24"/>
        </w:rPr>
        <w:t>the</w:t>
      </w:r>
      <w:r w:rsidRPr="5EF1DD04">
        <w:rPr>
          <w:rFonts w:eastAsia="Times New Roman" w:cs="Times New Roman"/>
          <w:szCs w:val="24"/>
        </w:rPr>
        <w:t xml:space="preserve"> website and admin panel, we are using the Boolean </w:t>
      </w:r>
      <w:r w:rsidR="5153E935" w:rsidRPr="5EF1DD04">
        <w:rPr>
          <w:rFonts w:eastAsia="Times New Roman" w:cs="Times New Roman"/>
          <w:szCs w:val="24"/>
        </w:rPr>
        <w:t>type “</w:t>
      </w:r>
      <w:proofErr w:type="spellStart"/>
      <w:r w:rsidRPr="5EF1DD04">
        <w:rPr>
          <w:rFonts w:eastAsia="Times New Roman" w:cs="Times New Roman"/>
          <w:szCs w:val="24"/>
        </w:rPr>
        <w:t>isactive</w:t>
      </w:r>
      <w:proofErr w:type="spellEnd"/>
      <w:r w:rsidRPr="5EF1DD04">
        <w:rPr>
          <w:rFonts w:eastAsia="Times New Roman" w:cs="Times New Roman"/>
          <w:szCs w:val="24"/>
        </w:rPr>
        <w:t xml:space="preserve">” column to manage dynamic content. By default, we </w:t>
      </w:r>
      <w:r w:rsidR="002531BB">
        <w:rPr>
          <w:rFonts w:eastAsia="Times New Roman" w:cs="Times New Roman"/>
          <w:szCs w:val="24"/>
        </w:rPr>
        <w:t>set</w:t>
      </w:r>
      <w:r w:rsidRPr="5EF1DD04">
        <w:rPr>
          <w:rFonts w:eastAsia="Times New Roman" w:cs="Times New Roman"/>
          <w:szCs w:val="24"/>
        </w:rPr>
        <w:t xml:space="preserve"> all the new contents are set to “</w:t>
      </w:r>
      <w:proofErr w:type="spellStart"/>
      <w:r w:rsidRPr="5EF1DD04">
        <w:rPr>
          <w:rFonts w:eastAsia="Times New Roman" w:cs="Times New Roman"/>
          <w:szCs w:val="24"/>
        </w:rPr>
        <w:t>isactive</w:t>
      </w:r>
      <w:proofErr w:type="spellEnd"/>
      <w:r w:rsidRPr="5EF1DD04">
        <w:rPr>
          <w:rFonts w:eastAsia="Times New Roman" w:cs="Times New Roman"/>
          <w:szCs w:val="24"/>
        </w:rPr>
        <w:t xml:space="preserve"> = 1” in the tables and the website or the admin panel </w:t>
      </w:r>
      <w:r w:rsidR="002531BB">
        <w:rPr>
          <w:rFonts w:eastAsia="Times New Roman" w:cs="Times New Roman"/>
          <w:szCs w:val="24"/>
        </w:rPr>
        <w:t>loads</w:t>
      </w:r>
      <w:r w:rsidRPr="5EF1DD04">
        <w:rPr>
          <w:rFonts w:eastAsia="Times New Roman" w:cs="Times New Roman"/>
          <w:szCs w:val="24"/>
        </w:rPr>
        <w:t xml:space="preserve"> content accordingly. Using this </w:t>
      </w:r>
      <w:r w:rsidR="1D2B1A08" w:rsidRPr="5EF1DD04">
        <w:rPr>
          <w:rFonts w:eastAsia="Times New Roman" w:cs="Times New Roman"/>
          <w:szCs w:val="24"/>
        </w:rPr>
        <w:t>column,</w:t>
      </w:r>
      <w:r w:rsidRPr="5EF1DD04">
        <w:rPr>
          <w:rFonts w:eastAsia="Times New Roman" w:cs="Times New Roman"/>
          <w:szCs w:val="24"/>
        </w:rPr>
        <w:t xml:space="preserve"> we are giving access </w:t>
      </w:r>
      <w:r w:rsidR="002531BB">
        <w:rPr>
          <w:rFonts w:eastAsia="Times New Roman" w:cs="Times New Roman"/>
          <w:szCs w:val="24"/>
        </w:rPr>
        <w:t>to</w:t>
      </w:r>
      <w:r w:rsidRPr="5EF1DD04">
        <w:rPr>
          <w:rFonts w:eastAsia="Times New Roman" w:cs="Times New Roman"/>
          <w:szCs w:val="24"/>
        </w:rPr>
        <w:t xml:space="preserve"> the admin panel to reactivate or unpublish contents and deactivate or reactivate user accounts. All the changed content </w:t>
      </w:r>
      <w:r w:rsidR="002531BB">
        <w:rPr>
          <w:rFonts w:eastAsia="Times New Roman" w:cs="Times New Roman"/>
          <w:szCs w:val="24"/>
        </w:rPr>
        <w:t>is</w:t>
      </w:r>
      <w:r w:rsidRPr="5EF1DD04">
        <w:rPr>
          <w:rFonts w:eastAsia="Times New Roman" w:cs="Times New Roman"/>
          <w:szCs w:val="24"/>
        </w:rPr>
        <w:t xml:space="preserve"> going to </w:t>
      </w:r>
      <w:r w:rsidR="002531BB">
        <w:rPr>
          <w:rFonts w:eastAsia="Times New Roman" w:cs="Times New Roman"/>
          <w:szCs w:val="24"/>
        </w:rPr>
        <w:t xml:space="preserve">be </w:t>
      </w:r>
      <w:r w:rsidRPr="5EF1DD04">
        <w:rPr>
          <w:rFonts w:eastAsia="Times New Roman" w:cs="Times New Roman"/>
          <w:szCs w:val="24"/>
        </w:rPr>
        <w:t>loaded to the website automatically soon after the admin panel’s changes.</w:t>
      </w:r>
    </w:p>
    <w:p w14:paraId="548BF37B" w14:textId="77777777" w:rsidR="00516319" w:rsidRDefault="00516319" w:rsidP="002D1F3B">
      <w:pPr>
        <w:spacing w:after="0" w:line="240" w:lineRule="auto"/>
        <w:rPr>
          <w:rFonts w:eastAsia="Times New Roman" w:cs="Times New Roman"/>
          <w:szCs w:val="24"/>
        </w:rPr>
      </w:pPr>
    </w:p>
    <w:p w14:paraId="6CEB7AD9" w14:textId="77777777" w:rsidR="00516319" w:rsidRDefault="00516319" w:rsidP="00516319">
      <w:pPr>
        <w:keepNext/>
        <w:spacing w:after="0" w:line="240" w:lineRule="auto"/>
      </w:pPr>
      <w:r>
        <w:rPr>
          <w:noProof/>
        </w:rPr>
        <w:lastRenderedPageBreak/>
        <w:drawing>
          <wp:inline distT="0" distB="0" distL="0" distR="0" wp14:anchorId="2FE34B57" wp14:editId="3F5FD115">
            <wp:extent cx="5943600" cy="2552700"/>
            <wp:effectExtent l="19050" t="19050" r="19050" b="19050"/>
            <wp:docPr id="561103941" name="Picture 56110394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103941" name="Picture 561103941" descr="A screenshot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943600" cy="2552700"/>
                    </a:xfrm>
                    <a:prstGeom prst="rect">
                      <a:avLst/>
                    </a:prstGeom>
                    <a:ln>
                      <a:solidFill>
                        <a:schemeClr val="tx1"/>
                      </a:solidFill>
                    </a:ln>
                  </pic:spPr>
                </pic:pic>
              </a:graphicData>
            </a:graphic>
          </wp:inline>
        </w:drawing>
      </w:r>
    </w:p>
    <w:p w14:paraId="548DC70E" w14:textId="5C818166" w:rsidR="00516319" w:rsidRPr="002D1F3B" w:rsidRDefault="00516319" w:rsidP="00516319">
      <w:pPr>
        <w:pStyle w:val="Caption"/>
        <w:rPr>
          <w:rFonts w:eastAsia="Times New Roman"/>
        </w:rPr>
      </w:pPr>
      <w:bookmarkStart w:id="32" w:name="_Toc172323733"/>
      <w:r>
        <w:t xml:space="preserve">Figure </w:t>
      </w:r>
      <w:fldSimple w:instr=" SEQ Figure \* ARABIC ">
        <w:r w:rsidR="00C51C72">
          <w:rPr>
            <w:noProof/>
          </w:rPr>
          <w:t>12</w:t>
        </w:r>
      </w:fldSimple>
      <w:r>
        <w:t>: Case Studies View in Admin Panel</w:t>
      </w:r>
      <w:bookmarkEnd w:id="32"/>
    </w:p>
    <w:p w14:paraId="0F28F8AA" w14:textId="6300F21C" w:rsidR="001D14FE" w:rsidRDefault="001D14FE" w:rsidP="007523E7">
      <w:pPr>
        <w:spacing w:after="0" w:line="240" w:lineRule="auto"/>
        <w:rPr>
          <w:rFonts w:eastAsiaTheme="majorEastAsia" w:cs="Times New Roman"/>
          <w:b/>
          <w:color w:val="000000" w:themeColor="text1"/>
          <w:sz w:val="32"/>
          <w:szCs w:val="32"/>
        </w:rPr>
      </w:pPr>
    </w:p>
    <w:p w14:paraId="4D9E1C42" w14:textId="6DD4D7CA" w:rsidR="00C87DF4" w:rsidRDefault="00C87DF4" w:rsidP="00C963FF">
      <w:pPr>
        <w:pStyle w:val="Heading2"/>
        <w:numPr>
          <w:ilvl w:val="0"/>
          <w:numId w:val="2"/>
        </w:numPr>
        <w:spacing w:before="0" w:after="0" w:line="240" w:lineRule="auto"/>
        <w:rPr>
          <w:rFonts w:cs="Times New Roman"/>
        </w:rPr>
      </w:pPr>
      <w:bookmarkStart w:id="33" w:name="_Toc172323715"/>
      <w:r w:rsidRPr="00C87DF4">
        <w:rPr>
          <w:rFonts w:cs="Times New Roman"/>
        </w:rPr>
        <w:t>Draft of Test Cases</w:t>
      </w:r>
      <w:bookmarkEnd w:id="33"/>
    </w:p>
    <w:p w14:paraId="2506DBFE" w14:textId="77777777" w:rsidR="00FF41EF" w:rsidRDefault="00FF41EF" w:rsidP="0077389C">
      <w:pPr>
        <w:spacing w:after="0" w:line="240" w:lineRule="auto"/>
      </w:pPr>
    </w:p>
    <w:p w14:paraId="503E3BEC" w14:textId="399FD11A" w:rsidR="00FE35B6" w:rsidRDefault="00D8419C" w:rsidP="0077389C">
      <w:pPr>
        <w:spacing w:after="0" w:line="240" w:lineRule="auto"/>
      </w:pPr>
      <w:r>
        <w:t>W</w:t>
      </w:r>
      <w:r w:rsidR="0077389C" w:rsidRPr="0077389C">
        <w:t xml:space="preserve">e have </w:t>
      </w:r>
      <w:r>
        <w:t>drafted</w:t>
      </w:r>
      <w:r w:rsidR="0077389C" w:rsidRPr="0077389C">
        <w:t xml:space="preserve"> a comprehensive set of test cases to ensure the quality and functionality of our </w:t>
      </w:r>
      <w:r w:rsidR="00FE35B6">
        <w:t>project</w:t>
      </w:r>
      <w:r w:rsidR="0077389C" w:rsidRPr="0077389C">
        <w:t xml:space="preserve">. These test cases are designed to cover various aspects of the application, including the User Interface, and core functionalities through unit tests. </w:t>
      </w:r>
    </w:p>
    <w:p w14:paraId="1CF1136B" w14:textId="77777777" w:rsidR="00FE35B6" w:rsidRDefault="00FE35B6" w:rsidP="0077389C">
      <w:pPr>
        <w:spacing w:after="0" w:line="240" w:lineRule="auto"/>
      </w:pPr>
    </w:p>
    <w:p w14:paraId="609CAE9C" w14:textId="25641DC3" w:rsidR="0077389C" w:rsidRPr="0077389C" w:rsidRDefault="0077389C" w:rsidP="0077389C">
      <w:pPr>
        <w:spacing w:after="0" w:line="240" w:lineRule="auto"/>
      </w:pPr>
      <w:r w:rsidRPr="0077389C">
        <w:t xml:space="preserve">The detailed test cases are provided in the </w:t>
      </w:r>
      <w:hyperlink w:anchor="_Appendix" w:history="1">
        <w:r w:rsidR="00E8157A">
          <w:rPr>
            <w:rStyle w:val="Hyperlink"/>
            <w:b/>
            <w:color w:val="auto"/>
          </w:rPr>
          <w:t>A</w:t>
        </w:r>
        <w:r w:rsidRPr="00FE35B6">
          <w:rPr>
            <w:rStyle w:val="Hyperlink"/>
            <w:b/>
            <w:color w:val="auto"/>
          </w:rPr>
          <w:t xml:space="preserve">ppendix </w:t>
        </w:r>
        <w:r w:rsidR="00BF4FED">
          <w:rPr>
            <w:rStyle w:val="Hyperlink"/>
            <w:b/>
            <w:color w:val="auto"/>
          </w:rPr>
          <w:t>S</w:t>
        </w:r>
        <w:r w:rsidRPr="00FE35B6">
          <w:rPr>
            <w:rStyle w:val="Hyperlink"/>
            <w:b/>
            <w:color w:val="auto"/>
          </w:rPr>
          <w:t>ection</w:t>
        </w:r>
        <w:r w:rsidR="00704C1B">
          <w:rPr>
            <w:rStyle w:val="Hyperlink"/>
            <w:b/>
            <w:color w:val="auto"/>
          </w:rPr>
          <w:t xml:space="preserve"> 10.1</w:t>
        </w:r>
      </w:hyperlink>
      <w:r w:rsidRPr="00FE35B6">
        <w:t xml:space="preserve"> </w:t>
      </w:r>
      <w:r w:rsidRPr="0077389C">
        <w:t>of this report. Below is a brief overview of the test case groups:</w:t>
      </w:r>
    </w:p>
    <w:p w14:paraId="75E3839D" w14:textId="77777777" w:rsidR="0077389C" w:rsidRPr="0077389C" w:rsidRDefault="0077389C" w:rsidP="0077389C">
      <w:pPr>
        <w:spacing w:after="0" w:line="240" w:lineRule="auto"/>
      </w:pPr>
    </w:p>
    <w:p w14:paraId="343D2249" w14:textId="181E9B48" w:rsidR="0077389C" w:rsidRPr="00EE11C7" w:rsidRDefault="00FE35B6" w:rsidP="00C963FF">
      <w:pPr>
        <w:pStyle w:val="ListParagraph"/>
        <w:numPr>
          <w:ilvl w:val="1"/>
          <w:numId w:val="2"/>
        </w:numPr>
        <w:spacing w:after="0" w:line="240" w:lineRule="auto"/>
        <w:contextualSpacing w:val="0"/>
        <w:rPr>
          <w:b/>
          <w:sz w:val="28"/>
        </w:rPr>
      </w:pPr>
      <w:r w:rsidRPr="00EE11C7">
        <w:rPr>
          <w:b/>
          <w:sz w:val="28"/>
        </w:rPr>
        <w:t xml:space="preserve"> </w:t>
      </w:r>
      <w:r w:rsidR="0077389C" w:rsidRPr="00EE11C7">
        <w:rPr>
          <w:b/>
          <w:sz w:val="28"/>
        </w:rPr>
        <w:t>UI/UX Test Cases</w:t>
      </w:r>
    </w:p>
    <w:p w14:paraId="35460B66" w14:textId="6229EB38" w:rsidR="00EE11C7" w:rsidRDefault="00EE11C7" w:rsidP="0077389C">
      <w:pPr>
        <w:spacing w:after="0" w:line="240" w:lineRule="auto"/>
      </w:pPr>
    </w:p>
    <w:p w14:paraId="53F73420" w14:textId="49249095" w:rsidR="00482B78" w:rsidRPr="0077389C" w:rsidRDefault="0077389C" w:rsidP="00C963FF">
      <w:pPr>
        <w:pStyle w:val="ListParagraph"/>
        <w:numPr>
          <w:ilvl w:val="0"/>
          <w:numId w:val="24"/>
        </w:numPr>
        <w:spacing w:after="0" w:line="240" w:lineRule="auto"/>
        <w:contextualSpacing w:val="0"/>
      </w:pPr>
      <w:r w:rsidRPr="00482B78">
        <w:rPr>
          <w:b/>
        </w:rPr>
        <w:t>Homepage</w:t>
      </w:r>
      <w:r w:rsidR="008E53F2">
        <w:t>:</w:t>
      </w:r>
      <w:r w:rsidR="00482B78">
        <w:t xml:space="preserve"> </w:t>
      </w:r>
      <w:r w:rsidR="00482B78" w:rsidRPr="00482B78">
        <w:t xml:space="preserve">Verifies the functionality of interactive elements like carousels, buttons, and hover </w:t>
      </w:r>
      <w:r w:rsidR="00482B78">
        <w:t>e</w:t>
      </w:r>
      <w:r w:rsidR="00482B78" w:rsidRPr="00482B78">
        <w:t>ffects.</w:t>
      </w:r>
    </w:p>
    <w:p w14:paraId="6D1AC157" w14:textId="7E4A5171" w:rsidR="0077389C" w:rsidRPr="0008743A" w:rsidRDefault="0077389C" w:rsidP="00C963FF">
      <w:pPr>
        <w:pStyle w:val="ListParagraph"/>
        <w:numPr>
          <w:ilvl w:val="0"/>
          <w:numId w:val="24"/>
        </w:numPr>
        <w:spacing w:after="0" w:line="240" w:lineRule="auto"/>
        <w:contextualSpacing w:val="0"/>
        <w:rPr>
          <w:b/>
        </w:rPr>
      </w:pPr>
      <w:r w:rsidRPr="0008743A">
        <w:rPr>
          <w:b/>
        </w:rPr>
        <w:t>Header and Footer</w:t>
      </w:r>
      <w:r w:rsidR="00482B78" w:rsidRPr="0008743A">
        <w:rPr>
          <w:b/>
        </w:rPr>
        <w:t xml:space="preserve">: </w:t>
      </w:r>
      <w:r w:rsidR="0008743A" w:rsidRPr="0008743A">
        <w:t>Verifies the functionality of interactive elements like carousels, buttons, and hover effects.</w:t>
      </w:r>
    </w:p>
    <w:p w14:paraId="367805B1" w14:textId="0D59C411" w:rsidR="0077389C" w:rsidRPr="00BA4D1D" w:rsidRDefault="0077389C" w:rsidP="00C963FF">
      <w:pPr>
        <w:pStyle w:val="ListParagraph"/>
        <w:numPr>
          <w:ilvl w:val="0"/>
          <w:numId w:val="24"/>
        </w:numPr>
        <w:spacing w:after="0" w:line="240" w:lineRule="auto"/>
        <w:contextualSpacing w:val="0"/>
        <w:rPr>
          <w:b/>
        </w:rPr>
      </w:pPr>
      <w:r w:rsidRPr="00BA4D1D">
        <w:rPr>
          <w:b/>
        </w:rPr>
        <w:t>Admin Panel</w:t>
      </w:r>
      <w:r w:rsidR="0008743A" w:rsidRPr="00BA4D1D">
        <w:rPr>
          <w:b/>
        </w:rPr>
        <w:t xml:space="preserve">: </w:t>
      </w:r>
      <w:r w:rsidR="00BA4D1D" w:rsidRPr="00BA4D1D">
        <w:t>Checks the functionality of the navbar and dashboard items, including item redirection and expand/collapse features.</w:t>
      </w:r>
    </w:p>
    <w:p w14:paraId="68B2E499" w14:textId="77777777" w:rsidR="0077389C" w:rsidRPr="0077389C" w:rsidRDefault="0077389C" w:rsidP="0077389C">
      <w:pPr>
        <w:spacing w:after="0" w:line="240" w:lineRule="auto"/>
      </w:pPr>
    </w:p>
    <w:p w14:paraId="31F8A5EA" w14:textId="2151E468" w:rsidR="0077389C" w:rsidRDefault="000333BA" w:rsidP="00C963FF">
      <w:pPr>
        <w:pStyle w:val="ListParagraph"/>
        <w:numPr>
          <w:ilvl w:val="1"/>
          <w:numId w:val="2"/>
        </w:numPr>
        <w:spacing w:after="0" w:line="240" w:lineRule="auto"/>
        <w:contextualSpacing w:val="0"/>
        <w:rPr>
          <w:b/>
          <w:sz w:val="28"/>
          <w:szCs w:val="28"/>
        </w:rPr>
      </w:pPr>
      <w:r w:rsidRPr="6A45A125">
        <w:rPr>
          <w:b/>
          <w:sz w:val="28"/>
          <w:szCs w:val="28"/>
        </w:rPr>
        <w:t xml:space="preserve"> </w:t>
      </w:r>
      <w:r w:rsidR="0077389C" w:rsidRPr="6A45A125">
        <w:rPr>
          <w:b/>
          <w:sz w:val="28"/>
          <w:szCs w:val="28"/>
        </w:rPr>
        <w:t>Unit Test Cases</w:t>
      </w:r>
    </w:p>
    <w:p w14:paraId="0D96EC9F" w14:textId="70205E5D" w:rsidR="000333BA" w:rsidRPr="000333BA" w:rsidRDefault="000333BA" w:rsidP="0077389C">
      <w:pPr>
        <w:spacing w:after="0" w:line="240" w:lineRule="auto"/>
        <w:rPr>
          <w:b/>
          <w:sz w:val="28"/>
          <w:szCs w:val="28"/>
        </w:rPr>
      </w:pPr>
    </w:p>
    <w:p w14:paraId="5355F40E" w14:textId="33EFB17C" w:rsidR="00306E50" w:rsidRDefault="00306E50" w:rsidP="00C963FF">
      <w:pPr>
        <w:pStyle w:val="ListParagraph"/>
        <w:numPr>
          <w:ilvl w:val="0"/>
          <w:numId w:val="25"/>
        </w:numPr>
        <w:spacing w:after="0" w:line="240" w:lineRule="auto"/>
        <w:contextualSpacing w:val="0"/>
      </w:pPr>
      <w:r w:rsidRPr="000A6A63">
        <w:rPr>
          <w:b/>
        </w:rPr>
        <w:t>User Logging:</w:t>
      </w:r>
      <w:r>
        <w:t xml:space="preserve"> Validates the user login process, including both successful and unsuccessful attempts.</w:t>
      </w:r>
    </w:p>
    <w:p w14:paraId="62F1EA05" w14:textId="2287CE24" w:rsidR="00306E50" w:rsidRDefault="00306E50" w:rsidP="00C963FF">
      <w:pPr>
        <w:pStyle w:val="ListParagraph"/>
        <w:numPr>
          <w:ilvl w:val="0"/>
          <w:numId w:val="25"/>
        </w:numPr>
        <w:spacing w:after="0" w:line="240" w:lineRule="auto"/>
        <w:contextualSpacing w:val="0"/>
      </w:pPr>
      <w:r w:rsidRPr="000A6A63">
        <w:rPr>
          <w:b/>
        </w:rPr>
        <w:t>User Managing:</w:t>
      </w:r>
      <w:r>
        <w:t xml:space="preserve"> Verifies viewing, updating, and deleting user information.</w:t>
      </w:r>
    </w:p>
    <w:p w14:paraId="1AB52320" w14:textId="350BF89C" w:rsidR="00306E50" w:rsidRDefault="00306E50" w:rsidP="00C963FF">
      <w:pPr>
        <w:pStyle w:val="ListParagraph"/>
        <w:numPr>
          <w:ilvl w:val="0"/>
          <w:numId w:val="25"/>
        </w:numPr>
        <w:spacing w:after="0" w:line="240" w:lineRule="auto"/>
        <w:contextualSpacing w:val="0"/>
      </w:pPr>
      <w:r w:rsidRPr="00704C1B">
        <w:rPr>
          <w:b/>
        </w:rPr>
        <w:t>User Creating:</w:t>
      </w:r>
      <w:r>
        <w:t xml:space="preserve"> Ensures the process of new user creation, including input validation and data submission.</w:t>
      </w:r>
    </w:p>
    <w:p w14:paraId="5D034866" w14:textId="0E5D219C" w:rsidR="00306E50" w:rsidRDefault="00306E50" w:rsidP="00C963FF">
      <w:pPr>
        <w:pStyle w:val="ListParagraph"/>
        <w:numPr>
          <w:ilvl w:val="0"/>
          <w:numId w:val="25"/>
        </w:numPr>
        <w:spacing w:after="0" w:line="240" w:lineRule="auto"/>
        <w:contextualSpacing w:val="0"/>
      </w:pPr>
      <w:r w:rsidRPr="000A6A63">
        <w:rPr>
          <w:b/>
        </w:rPr>
        <w:t>Content Managing:</w:t>
      </w:r>
      <w:r>
        <w:t xml:space="preserve"> Checks the functionality of viewing, editing, updating, and deleting content.</w:t>
      </w:r>
    </w:p>
    <w:p w14:paraId="70668691" w14:textId="095C8F21" w:rsidR="0077389C" w:rsidRDefault="00306E50" w:rsidP="00C963FF">
      <w:pPr>
        <w:pStyle w:val="ListParagraph"/>
        <w:numPr>
          <w:ilvl w:val="0"/>
          <w:numId w:val="25"/>
        </w:numPr>
        <w:spacing w:after="0" w:line="240" w:lineRule="auto"/>
        <w:contextualSpacing w:val="0"/>
      </w:pPr>
      <w:r w:rsidRPr="000A6A63">
        <w:rPr>
          <w:b/>
        </w:rPr>
        <w:lastRenderedPageBreak/>
        <w:t>Content Creating:</w:t>
      </w:r>
      <w:r>
        <w:t xml:space="preserve"> Verifies the process of creating new content, including input validation and data submission.</w:t>
      </w:r>
    </w:p>
    <w:p w14:paraId="71C8C1EE" w14:textId="77777777" w:rsidR="00306E50" w:rsidRPr="0077389C" w:rsidRDefault="00306E50" w:rsidP="00306E50">
      <w:pPr>
        <w:spacing w:after="0" w:line="240" w:lineRule="auto"/>
      </w:pPr>
    </w:p>
    <w:p w14:paraId="28456821" w14:textId="134ADFAF" w:rsidR="0077389C" w:rsidRPr="000333BA" w:rsidRDefault="000333BA" w:rsidP="00C963FF">
      <w:pPr>
        <w:pStyle w:val="ListParagraph"/>
        <w:numPr>
          <w:ilvl w:val="1"/>
          <w:numId w:val="2"/>
        </w:numPr>
        <w:spacing w:after="0" w:line="240" w:lineRule="auto"/>
        <w:contextualSpacing w:val="0"/>
        <w:rPr>
          <w:b/>
          <w:sz w:val="28"/>
        </w:rPr>
      </w:pPr>
      <w:r w:rsidRPr="000333BA">
        <w:rPr>
          <w:b/>
          <w:sz w:val="28"/>
        </w:rPr>
        <w:t xml:space="preserve"> </w:t>
      </w:r>
      <w:r w:rsidR="0077389C" w:rsidRPr="000333BA">
        <w:rPr>
          <w:b/>
          <w:sz w:val="28"/>
        </w:rPr>
        <w:t>Future Work</w:t>
      </w:r>
    </w:p>
    <w:p w14:paraId="4A974004" w14:textId="73D276F6" w:rsidR="002F4DBB" w:rsidRPr="002F4DBB" w:rsidRDefault="0077389C" w:rsidP="002F4DBB">
      <w:pPr>
        <w:spacing w:after="0" w:line="240" w:lineRule="auto"/>
      </w:pPr>
      <w:r w:rsidRPr="0077389C">
        <w:t xml:space="preserve">While the test cases </w:t>
      </w:r>
      <w:r w:rsidR="00F32849">
        <w:t>are</w:t>
      </w:r>
      <w:r w:rsidRPr="0077389C">
        <w:t xml:space="preserve"> listed in section 10.1 of the appendix, the columns for "Actual Result" and "Status (Pass/Fail)" in the test cases are currently left blank. </w:t>
      </w:r>
    </w:p>
    <w:p w14:paraId="7B0EE0B6" w14:textId="48504FFC" w:rsidR="00A70D50" w:rsidRDefault="00A70D50" w:rsidP="00D957C8">
      <w:pPr>
        <w:spacing w:after="0" w:line="240" w:lineRule="auto"/>
      </w:pPr>
    </w:p>
    <w:p w14:paraId="72D43930" w14:textId="52A2CCCA" w:rsidR="00D957C8" w:rsidRDefault="00D957C8" w:rsidP="00D957C8">
      <w:pPr>
        <w:spacing w:after="0" w:line="240" w:lineRule="auto"/>
      </w:pPr>
      <w:r w:rsidRPr="0077389C">
        <w:t>The next milestone will involve the actual execution of these tests and the documentation of their outcomes, ensuring our application meets the highest standards of quality and performance.</w:t>
      </w:r>
    </w:p>
    <w:p w14:paraId="0B9D71AB" w14:textId="77777777" w:rsidR="00E8157A" w:rsidRDefault="00E8157A" w:rsidP="00D957C8">
      <w:pPr>
        <w:spacing w:after="0" w:line="240" w:lineRule="auto"/>
      </w:pPr>
    </w:p>
    <w:p w14:paraId="5DDDC21A" w14:textId="16C5D735" w:rsidR="00C87DF4" w:rsidRDefault="00C87DF4" w:rsidP="00C963FF">
      <w:pPr>
        <w:pStyle w:val="Heading2"/>
        <w:numPr>
          <w:ilvl w:val="0"/>
          <w:numId w:val="2"/>
        </w:numPr>
        <w:spacing w:before="0" w:after="0" w:line="240" w:lineRule="auto"/>
        <w:rPr>
          <w:rFonts w:cs="Times New Roman"/>
        </w:rPr>
      </w:pPr>
      <w:bookmarkStart w:id="34" w:name="_Toc172323716"/>
      <w:r w:rsidRPr="1600BFF1">
        <w:rPr>
          <w:rFonts w:cs="Times New Roman"/>
        </w:rPr>
        <w:t>Draft of Deployment Diagram</w:t>
      </w:r>
      <w:bookmarkEnd w:id="34"/>
    </w:p>
    <w:p w14:paraId="2B192FCA" w14:textId="77777777" w:rsidR="00E23682" w:rsidRPr="00E23682" w:rsidRDefault="37FE87EF" w:rsidP="0012641E">
      <w:pPr>
        <w:keepNext/>
        <w:spacing w:after="0" w:line="240" w:lineRule="auto"/>
      </w:pPr>
      <w:r>
        <w:rPr>
          <w:noProof/>
        </w:rPr>
        <w:drawing>
          <wp:inline distT="0" distB="0" distL="0" distR="0" wp14:anchorId="4D07E26F" wp14:editId="1B8C51D9">
            <wp:extent cx="6086901" cy="2592705"/>
            <wp:effectExtent l="0" t="0" r="0" b="0"/>
            <wp:docPr id="242661805" name="Picture 242661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 cstate="print">
                      <a:extLst>
                        <a:ext uri="{28A0092B-C50C-407E-A947-70E740481C1C}">
                          <a14:useLocalDpi xmlns:a14="http://schemas.microsoft.com/office/drawing/2010/main" val="0"/>
                        </a:ext>
                      </a:extLst>
                    </a:blip>
                    <a:srcRect r="9313" b="20186"/>
                    <a:stretch/>
                  </pic:blipFill>
                  <pic:spPr bwMode="auto">
                    <a:xfrm>
                      <a:off x="0" y="0"/>
                      <a:ext cx="6087821" cy="2593097"/>
                    </a:xfrm>
                    <a:prstGeom prst="rect">
                      <a:avLst/>
                    </a:prstGeom>
                    <a:ln>
                      <a:noFill/>
                    </a:ln>
                    <a:extLst>
                      <a:ext uri="{53640926-AAD7-44D8-BBD7-CCE9431645EC}">
                        <a14:shadowObscured xmlns:a14="http://schemas.microsoft.com/office/drawing/2010/main"/>
                      </a:ext>
                    </a:extLst>
                  </pic:spPr>
                </pic:pic>
              </a:graphicData>
            </a:graphic>
          </wp:inline>
        </w:drawing>
      </w:r>
    </w:p>
    <w:p w14:paraId="64070D84" w14:textId="2A1E03C6" w:rsidR="00B102AD" w:rsidRDefault="0012641E" w:rsidP="00B102AD">
      <w:pPr>
        <w:pStyle w:val="Caption"/>
      </w:pPr>
      <w:bookmarkStart w:id="35" w:name="_Toc172323734"/>
      <w:r>
        <w:t xml:space="preserve">Figure </w:t>
      </w:r>
      <w:fldSimple w:instr=" SEQ Figure \* ARABIC ">
        <w:r w:rsidR="00C51C72">
          <w:rPr>
            <w:noProof/>
          </w:rPr>
          <w:t>13</w:t>
        </w:r>
      </w:fldSimple>
      <w:r w:rsidR="00B102AD">
        <w:t>: Deployment Diagram</w:t>
      </w:r>
      <w:bookmarkEnd w:id="35"/>
    </w:p>
    <w:p w14:paraId="2C19622B" w14:textId="77777777" w:rsidR="00B102AD" w:rsidRPr="00B102AD" w:rsidRDefault="00B102AD" w:rsidP="00E71BBA">
      <w:pPr>
        <w:spacing w:after="0"/>
      </w:pPr>
    </w:p>
    <w:p w14:paraId="1A7B244D" w14:textId="1D903A7B" w:rsidR="2F06BF90" w:rsidRDefault="2F06BF90" w:rsidP="007523E7">
      <w:pPr>
        <w:spacing w:after="0" w:line="240" w:lineRule="auto"/>
        <w:rPr>
          <w:rFonts w:eastAsia="Times New Roman" w:cs="Times New Roman"/>
          <w:szCs w:val="24"/>
        </w:rPr>
      </w:pPr>
      <w:r w:rsidRPr="1600BFF1">
        <w:rPr>
          <w:rFonts w:eastAsia="Times New Roman" w:cs="Times New Roman"/>
          <w:szCs w:val="24"/>
        </w:rPr>
        <w:t>The deployment diagram illustrates the physical deployment of artifacts on nodes for our project. It highlights the interaction between different devices and the distribution of components and artifacts across these devices.</w:t>
      </w:r>
    </w:p>
    <w:p w14:paraId="17076BED" w14:textId="2B95AAC3" w:rsidR="1600BFF1" w:rsidRDefault="1600BFF1" w:rsidP="007523E7">
      <w:pPr>
        <w:spacing w:after="0" w:line="240" w:lineRule="auto"/>
        <w:rPr>
          <w:rFonts w:eastAsia="Times New Roman" w:cs="Times New Roman"/>
          <w:b/>
          <w:szCs w:val="24"/>
        </w:rPr>
      </w:pPr>
    </w:p>
    <w:p w14:paraId="5D3E86DE" w14:textId="0324DC6D" w:rsidR="009E7664" w:rsidRPr="009E7664" w:rsidRDefault="1BE2FAE2" w:rsidP="00C963FF">
      <w:pPr>
        <w:pStyle w:val="ListParagraph"/>
        <w:numPr>
          <w:ilvl w:val="1"/>
          <w:numId w:val="2"/>
        </w:numPr>
        <w:spacing w:after="0" w:line="240" w:lineRule="auto"/>
        <w:rPr>
          <w:rFonts w:eastAsia="Times New Roman" w:cs="Times New Roman"/>
          <w:b/>
          <w:bCs/>
          <w:sz w:val="28"/>
          <w:szCs w:val="24"/>
        </w:rPr>
      </w:pPr>
      <w:r w:rsidRPr="003D08FE">
        <w:rPr>
          <w:rFonts w:eastAsia="Times New Roman" w:cs="Times New Roman"/>
          <w:b/>
          <w:bCs/>
          <w:sz w:val="28"/>
          <w:szCs w:val="24"/>
        </w:rPr>
        <w:t>Nodes and Components</w:t>
      </w:r>
    </w:p>
    <w:p w14:paraId="22394C17" w14:textId="1A0355FA" w:rsidR="1225B721" w:rsidRDefault="1225B721" w:rsidP="00E71BBA">
      <w:pPr>
        <w:spacing w:after="0" w:line="240" w:lineRule="auto"/>
        <w:ind w:left="720"/>
        <w:rPr>
          <w:rFonts w:eastAsia="Times New Roman" w:cs="Times New Roman"/>
          <w:szCs w:val="24"/>
        </w:rPr>
      </w:pPr>
      <w:r w:rsidRPr="1600BFF1">
        <w:rPr>
          <w:rFonts w:eastAsia="Times New Roman" w:cs="Times New Roman"/>
          <w:b/>
          <w:szCs w:val="24"/>
        </w:rPr>
        <w:t>User Client</w:t>
      </w:r>
      <w:r w:rsidRPr="1600BFF1">
        <w:rPr>
          <w:rFonts w:eastAsia="Times New Roman" w:cs="Times New Roman"/>
          <w:szCs w:val="24"/>
        </w:rPr>
        <w:t>:</w:t>
      </w:r>
    </w:p>
    <w:p w14:paraId="6621FDE5" w14:textId="02FB3C5F" w:rsidR="1225B721" w:rsidRDefault="1225B721" w:rsidP="00C963FF">
      <w:pPr>
        <w:pStyle w:val="ListParagraph"/>
        <w:numPr>
          <w:ilvl w:val="0"/>
          <w:numId w:val="3"/>
        </w:numPr>
        <w:spacing w:after="0" w:line="240" w:lineRule="auto"/>
        <w:ind w:left="1440"/>
        <w:rPr>
          <w:rFonts w:eastAsia="Times New Roman" w:cs="Times New Roman"/>
          <w:szCs w:val="24"/>
        </w:rPr>
      </w:pPr>
      <w:r w:rsidRPr="1600BFF1">
        <w:rPr>
          <w:rFonts w:eastAsia="Times New Roman" w:cs="Times New Roman"/>
          <w:b/>
          <w:szCs w:val="24"/>
        </w:rPr>
        <w:t>Device</w:t>
      </w:r>
      <w:r w:rsidRPr="1600BFF1">
        <w:rPr>
          <w:rFonts w:eastAsia="Times New Roman" w:cs="Times New Roman"/>
          <w:szCs w:val="24"/>
        </w:rPr>
        <w:t>: User Client</w:t>
      </w:r>
    </w:p>
    <w:p w14:paraId="6DAE8E4D" w14:textId="00DF3D47" w:rsidR="1225B721" w:rsidRDefault="1225B721" w:rsidP="00C963FF">
      <w:pPr>
        <w:pStyle w:val="ListParagraph"/>
        <w:numPr>
          <w:ilvl w:val="0"/>
          <w:numId w:val="3"/>
        </w:numPr>
        <w:spacing w:after="0" w:line="240" w:lineRule="auto"/>
        <w:ind w:left="1440"/>
        <w:rPr>
          <w:rFonts w:eastAsia="Times New Roman" w:cs="Times New Roman"/>
          <w:szCs w:val="24"/>
        </w:rPr>
      </w:pPr>
      <w:r w:rsidRPr="1600BFF1">
        <w:rPr>
          <w:rFonts w:eastAsia="Times New Roman" w:cs="Times New Roman"/>
          <w:b/>
          <w:szCs w:val="24"/>
        </w:rPr>
        <w:t>Components</w:t>
      </w:r>
      <w:r w:rsidRPr="1600BFF1">
        <w:rPr>
          <w:rFonts w:eastAsia="Times New Roman" w:cs="Times New Roman"/>
          <w:szCs w:val="24"/>
        </w:rPr>
        <w:t>:</w:t>
      </w:r>
    </w:p>
    <w:p w14:paraId="7E9A4778" w14:textId="67796831" w:rsidR="1225B721" w:rsidRDefault="1225B721" w:rsidP="00C963FF">
      <w:pPr>
        <w:pStyle w:val="ListParagraph"/>
        <w:numPr>
          <w:ilvl w:val="1"/>
          <w:numId w:val="3"/>
        </w:numPr>
        <w:spacing w:after="0" w:line="240" w:lineRule="auto"/>
        <w:ind w:left="2160"/>
        <w:rPr>
          <w:rFonts w:eastAsia="Times New Roman" w:cs="Times New Roman"/>
          <w:szCs w:val="24"/>
        </w:rPr>
      </w:pPr>
      <w:r w:rsidRPr="1600BFF1">
        <w:rPr>
          <w:rFonts w:eastAsia="Times New Roman" w:cs="Times New Roman"/>
          <w:b/>
          <w:szCs w:val="24"/>
        </w:rPr>
        <w:t>Web Browser</w:t>
      </w:r>
      <w:r w:rsidRPr="1600BFF1">
        <w:rPr>
          <w:rFonts w:eastAsia="Times New Roman" w:cs="Times New Roman"/>
          <w:szCs w:val="24"/>
        </w:rPr>
        <w:t>: The interface through which users interact with the web application.</w:t>
      </w:r>
    </w:p>
    <w:p w14:paraId="5E2BBC8F" w14:textId="36496A42" w:rsidR="1225B721" w:rsidRDefault="1225B721" w:rsidP="00C963FF">
      <w:pPr>
        <w:pStyle w:val="ListParagraph"/>
        <w:numPr>
          <w:ilvl w:val="0"/>
          <w:numId w:val="3"/>
        </w:numPr>
        <w:spacing w:after="0" w:line="240" w:lineRule="auto"/>
        <w:ind w:left="1440"/>
        <w:rPr>
          <w:rFonts w:eastAsia="Times New Roman" w:cs="Times New Roman"/>
          <w:szCs w:val="24"/>
        </w:rPr>
      </w:pPr>
      <w:r w:rsidRPr="1600BFF1">
        <w:rPr>
          <w:rFonts w:eastAsia="Times New Roman" w:cs="Times New Roman"/>
          <w:b/>
          <w:szCs w:val="24"/>
        </w:rPr>
        <w:t>Artifacts</w:t>
      </w:r>
      <w:r w:rsidRPr="1600BFF1">
        <w:rPr>
          <w:rFonts w:eastAsia="Times New Roman" w:cs="Times New Roman"/>
          <w:szCs w:val="24"/>
        </w:rPr>
        <w:t>:</w:t>
      </w:r>
    </w:p>
    <w:p w14:paraId="406F3C33" w14:textId="6CF7A070" w:rsidR="1225B721" w:rsidRDefault="1225B721" w:rsidP="00C963FF">
      <w:pPr>
        <w:pStyle w:val="ListParagraph"/>
        <w:numPr>
          <w:ilvl w:val="1"/>
          <w:numId w:val="3"/>
        </w:numPr>
        <w:spacing w:after="0" w:line="240" w:lineRule="auto"/>
        <w:ind w:left="2160"/>
        <w:rPr>
          <w:rFonts w:eastAsia="Times New Roman" w:cs="Times New Roman"/>
          <w:szCs w:val="24"/>
        </w:rPr>
      </w:pPr>
      <w:r w:rsidRPr="1600BFF1">
        <w:rPr>
          <w:rFonts w:eastAsia="Times New Roman" w:cs="Times New Roman"/>
          <w:b/>
          <w:szCs w:val="24"/>
        </w:rPr>
        <w:t>Browser Config</w:t>
      </w:r>
      <w:r w:rsidRPr="1600BFF1">
        <w:rPr>
          <w:rFonts w:eastAsia="Times New Roman" w:cs="Times New Roman"/>
          <w:szCs w:val="24"/>
        </w:rPr>
        <w:t>: Configuration files for the web browser, ensuring optimal performance and compatibility.</w:t>
      </w:r>
    </w:p>
    <w:p w14:paraId="678CC0B7" w14:textId="2FBBFD86" w:rsidR="1600BFF1" w:rsidRDefault="1600BFF1" w:rsidP="00E71BBA">
      <w:pPr>
        <w:pStyle w:val="ListParagraph"/>
        <w:spacing w:after="0" w:line="240" w:lineRule="auto"/>
        <w:ind w:left="2160"/>
        <w:rPr>
          <w:rFonts w:eastAsia="Times New Roman" w:cs="Times New Roman"/>
          <w:szCs w:val="24"/>
        </w:rPr>
      </w:pPr>
    </w:p>
    <w:p w14:paraId="59B5022D" w14:textId="174FBCFA" w:rsidR="1225B721" w:rsidRDefault="1225B721" w:rsidP="00E71BBA">
      <w:pPr>
        <w:spacing w:after="0" w:line="240" w:lineRule="auto"/>
        <w:ind w:left="720"/>
        <w:rPr>
          <w:rFonts w:eastAsia="Times New Roman" w:cs="Times New Roman"/>
          <w:szCs w:val="24"/>
        </w:rPr>
      </w:pPr>
      <w:r w:rsidRPr="1600BFF1">
        <w:rPr>
          <w:rFonts w:eastAsia="Times New Roman" w:cs="Times New Roman"/>
          <w:b/>
          <w:szCs w:val="24"/>
        </w:rPr>
        <w:t>Web Server</w:t>
      </w:r>
      <w:r w:rsidRPr="1600BFF1">
        <w:rPr>
          <w:rFonts w:eastAsia="Times New Roman" w:cs="Times New Roman"/>
          <w:szCs w:val="24"/>
        </w:rPr>
        <w:t>:</w:t>
      </w:r>
    </w:p>
    <w:p w14:paraId="57CAF2C3" w14:textId="70C95983" w:rsidR="1225B721" w:rsidRDefault="1225B721" w:rsidP="00C963FF">
      <w:pPr>
        <w:pStyle w:val="ListParagraph"/>
        <w:numPr>
          <w:ilvl w:val="0"/>
          <w:numId w:val="3"/>
        </w:numPr>
        <w:spacing w:after="0" w:line="240" w:lineRule="auto"/>
        <w:ind w:left="1440"/>
        <w:rPr>
          <w:rFonts w:eastAsia="Times New Roman" w:cs="Times New Roman"/>
          <w:szCs w:val="24"/>
        </w:rPr>
      </w:pPr>
      <w:r w:rsidRPr="1600BFF1">
        <w:rPr>
          <w:rFonts w:eastAsia="Times New Roman" w:cs="Times New Roman"/>
          <w:b/>
          <w:szCs w:val="24"/>
        </w:rPr>
        <w:t>Device</w:t>
      </w:r>
      <w:r w:rsidRPr="1600BFF1">
        <w:rPr>
          <w:rFonts w:eastAsia="Times New Roman" w:cs="Times New Roman"/>
          <w:szCs w:val="24"/>
        </w:rPr>
        <w:t>: Web Server</w:t>
      </w:r>
    </w:p>
    <w:p w14:paraId="51076875" w14:textId="44CE8754" w:rsidR="1225B721" w:rsidRDefault="1225B721" w:rsidP="00C963FF">
      <w:pPr>
        <w:pStyle w:val="ListParagraph"/>
        <w:numPr>
          <w:ilvl w:val="0"/>
          <w:numId w:val="3"/>
        </w:numPr>
        <w:spacing w:after="0" w:line="240" w:lineRule="auto"/>
        <w:ind w:left="1440"/>
        <w:rPr>
          <w:rFonts w:eastAsia="Times New Roman" w:cs="Times New Roman"/>
          <w:szCs w:val="24"/>
        </w:rPr>
      </w:pPr>
      <w:r w:rsidRPr="1600BFF1">
        <w:rPr>
          <w:rFonts w:eastAsia="Times New Roman" w:cs="Times New Roman"/>
          <w:b/>
          <w:szCs w:val="24"/>
        </w:rPr>
        <w:t>Execution Environment</w:t>
      </w:r>
      <w:r w:rsidRPr="1600BFF1">
        <w:rPr>
          <w:rFonts w:eastAsia="Times New Roman" w:cs="Times New Roman"/>
          <w:szCs w:val="24"/>
        </w:rPr>
        <w:t>: Apache</w:t>
      </w:r>
    </w:p>
    <w:p w14:paraId="70D5BE52" w14:textId="7BE55CA8" w:rsidR="1225B721" w:rsidRDefault="1225B721" w:rsidP="00C963FF">
      <w:pPr>
        <w:pStyle w:val="ListParagraph"/>
        <w:numPr>
          <w:ilvl w:val="0"/>
          <w:numId w:val="3"/>
        </w:numPr>
        <w:spacing w:after="0" w:line="240" w:lineRule="auto"/>
        <w:ind w:left="1440"/>
        <w:rPr>
          <w:rFonts w:eastAsia="Times New Roman" w:cs="Times New Roman"/>
          <w:szCs w:val="24"/>
        </w:rPr>
      </w:pPr>
      <w:r w:rsidRPr="1600BFF1">
        <w:rPr>
          <w:rFonts w:eastAsia="Times New Roman" w:cs="Times New Roman"/>
          <w:b/>
          <w:szCs w:val="24"/>
        </w:rPr>
        <w:lastRenderedPageBreak/>
        <w:t>Components</w:t>
      </w:r>
      <w:r w:rsidRPr="1600BFF1">
        <w:rPr>
          <w:rFonts w:eastAsia="Times New Roman" w:cs="Times New Roman"/>
          <w:szCs w:val="24"/>
        </w:rPr>
        <w:t>:</w:t>
      </w:r>
    </w:p>
    <w:p w14:paraId="57C94845" w14:textId="6F27C449" w:rsidR="1225B721" w:rsidRDefault="1225B721" w:rsidP="00C963FF">
      <w:pPr>
        <w:pStyle w:val="ListParagraph"/>
        <w:numPr>
          <w:ilvl w:val="1"/>
          <w:numId w:val="3"/>
        </w:numPr>
        <w:spacing w:after="0" w:line="240" w:lineRule="auto"/>
        <w:ind w:left="2160"/>
        <w:rPr>
          <w:rFonts w:eastAsia="Times New Roman" w:cs="Times New Roman"/>
          <w:szCs w:val="24"/>
        </w:rPr>
      </w:pPr>
      <w:r w:rsidRPr="1600BFF1">
        <w:rPr>
          <w:rFonts w:eastAsia="Times New Roman" w:cs="Times New Roman"/>
          <w:b/>
          <w:szCs w:val="24"/>
        </w:rPr>
        <w:t>PHP Application</w:t>
      </w:r>
      <w:r w:rsidRPr="1600BFF1">
        <w:rPr>
          <w:rFonts w:eastAsia="Times New Roman" w:cs="Times New Roman"/>
          <w:szCs w:val="24"/>
        </w:rPr>
        <w:t>: The core of our web application, responsible for handling requests and serving dynamic content.</w:t>
      </w:r>
    </w:p>
    <w:p w14:paraId="72B6BAF6" w14:textId="0D6F6523" w:rsidR="1225B721" w:rsidRDefault="1225B721" w:rsidP="00C963FF">
      <w:pPr>
        <w:pStyle w:val="ListParagraph"/>
        <w:numPr>
          <w:ilvl w:val="2"/>
          <w:numId w:val="3"/>
        </w:numPr>
        <w:spacing w:after="0" w:line="240" w:lineRule="auto"/>
        <w:ind w:left="2880"/>
        <w:rPr>
          <w:rFonts w:eastAsia="Times New Roman" w:cs="Times New Roman"/>
          <w:szCs w:val="24"/>
        </w:rPr>
      </w:pPr>
      <w:r w:rsidRPr="1600BFF1">
        <w:rPr>
          <w:rFonts w:eastAsia="Times New Roman" w:cs="Times New Roman"/>
          <w:b/>
          <w:szCs w:val="24"/>
        </w:rPr>
        <w:t>Application Logic</w:t>
      </w:r>
      <w:r w:rsidRPr="1600BFF1">
        <w:rPr>
          <w:rFonts w:eastAsia="Times New Roman" w:cs="Times New Roman"/>
          <w:szCs w:val="24"/>
        </w:rPr>
        <w:t>: The business logic of the application.</w:t>
      </w:r>
    </w:p>
    <w:p w14:paraId="32A427BB" w14:textId="0889C26D" w:rsidR="1225B721" w:rsidRDefault="1225B721" w:rsidP="00C963FF">
      <w:pPr>
        <w:pStyle w:val="ListParagraph"/>
        <w:numPr>
          <w:ilvl w:val="2"/>
          <w:numId w:val="3"/>
        </w:numPr>
        <w:spacing w:after="0" w:line="240" w:lineRule="auto"/>
        <w:ind w:left="2880"/>
        <w:rPr>
          <w:rFonts w:eastAsia="Times New Roman" w:cs="Times New Roman"/>
          <w:szCs w:val="24"/>
        </w:rPr>
      </w:pPr>
      <w:r w:rsidRPr="1600BFF1">
        <w:rPr>
          <w:rFonts w:eastAsia="Times New Roman" w:cs="Times New Roman"/>
          <w:b/>
          <w:szCs w:val="24"/>
        </w:rPr>
        <w:t>Middleware</w:t>
      </w:r>
      <w:r w:rsidRPr="1600BFF1">
        <w:rPr>
          <w:rFonts w:eastAsia="Times New Roman" w:cs="Times New Roman"/>
          <w:szCs w:val="24"/>
        </w:rPr>
        <w:t>: Intermediary processing logic.</w:t>
      </w:r>
    </w:p>
    <w:p w14:paraId="77DD89EA" w14:textId="1617E31F" w:rsidR="1225B721" w:rsidRDefault="1225B721" w:rsidP="00C963FF">
      <w:pPr>
        <w:pStyle w:val="ListParagraph"/>
        <w:numPr>
          <w:ilvl w:val="2"/>
          <w:numId w:val="3"/>
        </w:numPr>
        <w:spacing w:after="0" w:line="240" w:lineRule="auto"/>
        <w:ind w:left="2880"/>
        <w:rPr>
          <w:rFonts w:eastAsia="Times New Roman" w:cs="Times New Roman"/>
          <w:szCs w:val="24"/>
        </w:rPr>
      </w:pPr>
      <w:r w:rsidRPr="1600BFF1">
        <w:rPr>
          <w:rFonts w:eastAsia="Times New Roman" w:cs="Times New Roman"/>
          <w:b/>
          <w:szCs w:val="24"/>
        </w:rPr>
        <w:t>Route Handler</w:t>
      </w:r>
      <w:r w:rsidRPr="1600BFF1">
        <w:rPr>
          <w:rFonts w:eastAsia="Times New Roman" w:cs="Times New Roman"/>
          <w:szCs w:val="24"/>
        </w:rPr>
        <w:t>: Handles routing of incoming requests to appropriate endpoints.</w:t>
      </w:r>
    </w:p>
    <w:p w14:paraId="5F12B15B" w14:textId="57AEAA43" w:rsidR="1225B721" w:rsidRDefault="1225B721" w:rsidP="00C963FF">
      <w:pPr>
        <w:pStyle w:val="ListParagraph"/>
        <w:numPr>
          <w:ilvl w:val="0"/>
          <w:numId w:val="3"/>
        </w:numPr>
        <w:spacing w:after="0" w:line="240" w:lineRule="auto"/>
        <w:ind w:left="1440"/>
        <w:rPr>
          <w:rFonts w:eastAsia="Times New Roman" w:cs="Times New Roman"/>
          <w:szCs w:val="24"/>
        </w:rPr>
      </w:pPr>
      <w:r w:rsidRPr="1600BFF1">
        <w:rPr>
          <w:rFonts w:eastAsia="Times New Roman" w:cs="Times New Roman"/>
          <w:b/>
          <w:szCs w:val="24"/>
        </w:rPr>
        <w:t>Artifacts</w:t>
      </w:r>
      <w:r w:rsidRPr="1600BFF1">
        <w:rPr>
          <w:rFonts w:eastAsia="Times New Roman" w:cs="Times New Roman"/>
          <w:szCs w:val="24"/>
        </w:rPr>
        <w:t>:</w:t>
      </w:r>
    </w:p>
    <w:p w14:paraId="0B182AB0" w14:textId="62EDEF52" w:rsidR="1225B721" w:rsidRDefault="1225B721" w:rsidP="00C963FF">
      <w:pPr>
        <w:pStyle w:val="ListParagraph"/>
        <w:numPr>
          <w:ilvl w:val="1"/>
          <w:numId w:val="3"/>
        </w:numPr>
        <w:spacing w:after="0" w:line="240" w:lineRule="auto"/>
        <w:ind w:left="2160"/>
        <w:rPr>
          <w:rFonts w:eastAsia="Times New Roman" w:cs="Times New Roman"/>
          <w:szCs w:val="24"/>
        </w:rPr>
      </w:pPr>
      <w:proofErr w:type="spellStart"/>
      <w:r w:rsidRPr="1600BFF1">
        <w:rPr>
          <w:rFonts w:eastAsia="Times New Roman" w:cs="Times New Roman"/>
          <w:b/>
          <w:szCs w:val="24"/>
        </w:rPr>
        <w:t>index.php</w:t>
      </w:r>
      <w:proofErr w:type="spellEnd"/>
      <w:r w:rsidRPr="1600BFF1">
        <w:rPr>
          <w:rFonts w:eastAsia="Times New Roman" w:cs="Times New Roman"/>
          <w:szCs w:val="24"/>
        </w:rPr>
        <w:t>: The main entry point of the PHP application.</w:t>
      </w:r>
    </w:p>
    <w:p w14:paraId="16D1D2E8" w14:textId="755F0772" w:rsidR="1225B721" w:rsidRDefault="1225B721" w:rsidP="00C963FF">
      <w:pPr>
        <w:pStyle w:val="ListParagraph"/>
        <w:numPr>
          <w:ilvl w:val="1"/>
          <w:numId w:val="3"/>
        </w:numPr>
        <w:spacing w:after="0" w:line="240" w:lineRule="auto"/>
        <w:ind w:left="2160"/>
        <w:rPr>
          <w:rFonts w:eastAsia="Times New Roman" w:cs="Times New Roman"/>
          <w:szCs w:val="24"/>
        </w:rPr>
      </w:pPr>
      <w:proofErr w:type="spellStart"/>
      <w:r w:rsidRPr="1600BFF1">
        <w:rPr>
          <w:rFonts w:eastAsia="Times New Roman" w:cs="Times New Roman"/>
          <w:b/>
          <w:szCs w:val="24"/>
        </w:rPr>
        <w:t>config.inc.php</w:t>
      </w:r>
      <w:proofErr w:type="spellEnd"/>
      <w:r w:rsidRPr="1600BFF1">
        <w:rPr>
          <w:rFonts w:eastAsia="Times New Roman" w:cs="Times New Roman"/>
          <w:szCs w:val="24"/>
        </w:rPr>
        <w:t>: Configuration file containing settings and parameters for the application.</w:t>
      </w:r>
    </w:p>
    <w:p w14:paraId="56EBDC85" w14:textId="1A3E40F9" w:rsidR="1225B721" w:rsidRDefault="1225B721" w:rsidP="00C963FF">
      <w:pPr>
        <w:pStyle w:val="ListParagraph"/>
        <w:numPr>
          <w:ilvl w:val="1"/>
          <w:numId w:val="3"/>
        </w:numPr>
        <w:spacing w:after="0" w:line="240" w:lineRule="auto"/>
        <w:ind w:left="2160"/>
        <w:rPr>
          <w:rFonts w:eastAsia="Times New Roman" w:cs="Times New Roman"/>
          <w:szCs w:val="24"/>
        </w:rPr>
      </w:pPr>
      <w:r w:rsidRPr="1600BFF1">
        <w:rPr>
          <w:rFonts w:eastAsia="Times New Roman" w:cs="Times New Roman"/>
          <w:b/>
          <w:szCs w:val="24"/>
        </w:rPr>
        <w:t>apache2.conf</w:t>
      </w:r>
      <w:r w:rsidRPr="1600BFF1">
        <w:rPr>
          <w:rFonts w:eastAsia="Times New Roman" w:cs="Times New Roman"/>
          <w:szCs w:val="24"/>
        </w:rPr>
        <w:t>: Configuration file for the Apache web server, specifying server settings and behavior.</w:t>
      </w:r>
    </w:p>
    <w:p w14:paraId="23164229" w14:textId="602C7422" w:rsidR="1600BFF1" w:rsidRDefault="1600BFF1" w:rsidP="007523E7">
      <w:pPr>
        <w:pStyle w:val="ListParagraph"/>
        <w:spacing w:after="0" w:line="240" w:lineRule="auto"/>
        <w:ind w:left="1440"/>
        <w:rPr>
          <w:rFonts w:eastAsia="Times New Roman" w:cs="Times New Roman"/>
          <w:szCs w:val="24"/>
        </w:rPr>
      </w:pPr>
    </w:p>
    <w:p w14:paraId="3330E4A8" w14:textId="59118962" w:rsidR="1225B721" w:rsidRDefault="1225B721" w:rsidP="00807E91">
      <w:pPr>
        <w:spacing w:after="0" w:line="240" w:lineRule="auto"/>
        <w:ind w:left="720"/>
        <w:rPr>
          <w:rFonts w:eastAsia="Times New Roman" w:cs="Times New Roman"/>
          <w:szCs w:val="24"/>
        </w:rPr>
      </w:pPr>
      <w:r w:rsidRPr="1600BFF1">
        <w:rPr>
          <w:rFonts w:eastAsia="Times New Roman" w:cs="Times New Roman"/>
          <w:b/>
          <w:szCs w:val="24"/>
        </w:rPr>
        <w:t>Database Server</w:t>
      </w:r>
      <w:r w:rsidRPr="1600BFF1">
        <w:rPr>
          <w:rFonts w:eastAsia="Times New Roman" w:cs="Times New Roman"/>
          <w:szCs w:val="24"/>
        </w:rPr>
        <w:t>:</w:t>
      </w:r>
    </w:p>
    <w:p w14:paraId="7F2831A9" w14:textId="0DCAE338" w:rsidR="1225B721" w:rsidRDefault="1225B721" w:rsidP="00C963FF">
      <w:pPr>
        <w:pStyle w:val="ListParagraph"/>
        <w:numPr>
          <w:ilvl w:val="0"/>
          <w:numId w:val="3"/>
        </w:numPr>
        <w:spacing w:after="0" w:line="240" w:lineRule="auto"/>
        <w:ind w:left="1440"/>
        <w:rPr>
          <w:rFonts w:eastAsia="Times New Roman" w:cs="Times New Roman"/>
          <w:szCs w:val="24"/>
        </w:rPr>
      </w:pPr>
      <w:r w:rsidRPr="1600BFF1">
        <w:rPr>
          <w:rFonts w:eastAsia="Times New Roman" w:cs="Times New Roman"/>
          <w:b/>
          <w:szCs w:val="24"/>
        </w:rPr>
        <w:t>Device</w:t>
      </w:r>
      <w:r w:rsidRPr="1600BFF1">
        <w:rPr>
          <w:rFonts w:eastAsia="Times New Roman" w:cs="Times New Roman"/>
          <w:szCs w:val="24"/>
        </w:rPr>
        <w:t>: Database Server</w:t>
      </w:r>
    </w:p>
    <w:p w14:paraId="5241436B" w14:textId="5014EDFF" w:rsidR="1225B721" w:rsidRDefault="1225B721" w:rsidP="00C963FF">
      <w:pPr>
        <w:pStyle w:val="ListParagraph"/>
        <w:numPr>
          <w:ilvl w:val="0"/>
          <w:numId w:val="3"/>
        </w:numPr>
        <w:spacing w:after="0" w:line="240" w:lineRule="auto"/>
        <w:ind w:left="1440"/>
        <w:rPr>
          <w:rFonts w:eastAsia="Times New Roman" w:cs="Times New Roman"/>
          <w:szCs w:val="24"/>
        </w:rPr>
      </w:pPr>
      <w:r w:rsidRPr="1600BFF1">
        <w:rPr>
          <w:rFonts w:eastAsia="Times New Roman" w:cs="Times New Roman"/>
          <w:b/>
          <w:szCs w:val="24"/>
        </w:rPr>
        <w:t>Execution Environment</w:t>
      </w:r>
      <w:r w:rsidRPr="1600BFF1">
        <w:rPr>
          <w:rFonts w:eastAsia="Times New Roman" w:cs="Times New Roman"/>
          <w:szCs w:val="24"/>
        </w:rPr>
        <w:t>: MySQL</w:t>
      </w:r>
    </w:p>
    <w:p w14:paraId="3263F5C5" w14:textId="65146FB4" w:rsidR="1225B721" w:rsidRDefault="1225B721" w:rsidP="00C963FF">
      <w:pPr>
        <w:pStyle w:val="ListParagraph"/>
        <w:numPr>
          <w:ilvl w:val="0"/>
          <w:numId w:val="3"/>
        </w:numPr>
        <w:spacing w:after="0" w:line="240" w:lineRule="auto"/>
        <w:ind w:left="1440"/>
        <w:rPr>
          <w:rFonts w:eastAsia="Times New Roman" w:cs="Times New Roman"/>
          <w:szCs w:val="24"/>
        </w:rPr>
      </w:pPr>
      <w:r w:rsidRPr="1600BFF1">
        <w:rPr>
          <w:rFonts w:eastAsia="Times New Roman" w:cs="Times New Roman"/>
          <w:b/>
          <w:szCs w:val="24"/>
        </w:rPr>
        <w:t>Components</w:t>
      </w:r>
      <w:r w:rsidRPr="1600BFF1">
        <w:rPr>
          <w:rFonts w:eastAsia="Times New Roman" w:cs="Times New Roman"/>
          <w:szCs w:val="24"/>
        </w:rPr>
        <w:t>:</w:t>
      </w:r>
    </w:p>
    <w:p w14:paraId="2B4DF57D" w14:textId="2A6511F8" w:rsidR="1225B721" w:rsidRDefault="1225B721" w:rsidP="00C963FF">
      <w:pPr>
        <w:pStyle w:val="ListParagraph"/>
        <w:numPr>
          <w:ilvl w:val="1"/>
          <w:numId w:val="3"/>
        </w:numPr>
        <w:spacing w:after="0" w:line="240" w:lineRule="auto"/>
        <w:ind w:left="2160"/>
        <w:rPr>
          <w:rFonts w:eastAsia="Times New Roman" w:cs="Times New Roman"/>
          <w:szCs w:val="24"/>
        </w:rPr>
      </w:pPr>
      <w:r w:rsidRPr="1600BFF1">
        <w:rPr>
          <w:rFonts w:eastAsia="Times New Roman" w:cs="Times New Roman"/>
          <w:b/>
          <w:szCs w:val="24"/>
        </w:rPr>
        <w:t>MySQL Database</w:t>
      </w:r>
      <w:r w:rsidRPr="1600BFF1">
        <w:rPr>
          <w:rFonts w:eastAsia="Times New Roman" w:cs="Times New Roman"/>
          <w:szCs w:val="24"/>
        </w:rPr>
        <w:t>: The database system used for storing and managing application data.</w:t>
      </w:r>
    </w:p>
    <w:p w14:paraId="16303F40" w14:textId="092C56A7" w:rsidR="1225B721" w:rsidRDefault="1225B721" w:rsidP="00C963FF">
      <w:pPr>
        <w:pStyle w:val="ListParagraph"/>
        <w:numPr>
          <w:ilvl w:val="2"/>
          <w:numId w:val="3"/>
        </w:numPr>
        <w:spacing w:after="0" w:line="240" w:lineRule="auto"/>
        <w:ind w:left="2880"/>
        <w:rPr>
          <w:rFonts w:eastAsia="Times New Roman" w:cs="Times New Roman"/>
          <w:szCs w:val="24"/>
        </w:rPr>
      </w:pPr>
      <w:r w:rsidRPr="1600BFF1">
        <w:rPr>
          <w:rFonts w:eastAsia="Times New Roman" w:cs="Times New Roman"/>
          <w:b/>
          <w:szCs w:val="24"/>
        </w:rPr>
        <w:t>User Data</w:t>
      </w:r>
      <w:r w:rsidRPr="1600BFF1">
        <w:rPr>
          <w:rFonts w:eastAsia="Times New Roman" w:cs="Times New Roman"/>
          <w:szCs w:val="24"/>
        </w:rPr>
        <w:t>: Data related to user accounts and profiles.</w:t>
      </w:r>
    </w:p>
    <w:p w14:paraId="198B07BE" w14:textId="2C07D626" w:rsidR="1225B721" w:rsidRDefault="1225B721" w:rsidP="00C963FF">
      <w:pPr>
        <w:pStyle w:val="ListParagraph"/>
        <w:numPr>
          <w:ilvl w:val="2"/>
          <w:numId w:val="3"/>
        </w:numPr>
        <w:spacing w:after="0" w:line="240" w:lineRule="auto"/>
        <w:ind w:left="2880"/>
        <w:rPr>
          <w:rFonts w:eastAsia="Times New Roman" w:cs="Times New Roman"/>
          <w:szCs w:val="24"/>
        </w:rPr>
      </w:pPr>
      <w:r w:rsidRPr="1600BFF1">
        <w:rPr>
          <w:rFonts w:eastAsia="Times New Roman" w:cs="Times New Roman"/>
          <w:b/>
          <w:szCs w:val="24"/>
        </w:rPr>
        <w:t>Content Data</w:t>
      </w:r>
      <w:r w:rsidRPr="1600BFF1">
        <w:rPr>
          <w:rFonts w:eastAsia="Times New Roman" w:cs="Times New Roman"/>
          <w:szCs w:val="24"/>
        </w:rPr>
        <w:t>: Data pertaining to the content managed by the application.</w:t>
      </w:r>
    </w:p>
    <w:p w14:paraId="152F70AF" w14:textId="33EFCD9A" w:rsidR="1225B721" w:rsidRDefault="1225B721" w:rsidP="00C963FF">
      <w:pPr>
        <w:pStyle w:val="ListParagraph"/>
        <w:numPr>
          <w:ilvl w:val="2"/>
          <w:numId w:val="3"/>
        </w:numPr>
        <w:spacing w:after="0" w:line="240" w:lineRule="auto"/>
        <w:ind w:left="2880"/>
        <w:rPr>
          <w:rFonts w:eastAsia="Times New Roman" w:cs="Times New Roman"/>
          <w:szCs w:val="24"/>
        </w:rPr>
      </w:pPr>
      <w:r w:rsidRPr="1600BFF1">
        <w:rPr>
          <w:rFonts w:eastAsia="Times New Roman" w:cs="Times New Roman"/>
          <w:b/>
          <w:szCs w:val="24"/>
        </w:rPr>
        <w:t>Support Ticket Data</w:t>
      </w:r>
      <w:r w:rsidRPr="1600BFF1">
        <w:rPr>
          <w:rFonts w:eastAsia="Times New Roman" w:cs="Times New Roman"/>
          <w:szCs w:val="24"/>
        </w:rPr>
        <w:t>: Data related to support tickets submitted by users.</w:t>
      </w:r>
    </w:p>
    <w:p w14:paraId="6EC89BD4" w14:textId="00AEF77B" w:rsidR="1225B721" w:rsidRDefault="1225B721" w:rsidP="00C963FF">
      <w:pPr>
        <w:pStyle w:val="ListParagraph"/>
        <w:numPr>
          <w:ilvl w:val="0"/>
          <w:numId w:val="3"/>
        </w:numPr>
        <w:spacing w:after="0" w:line="240" w:lineRule="auto"/>
        <w:ind w:left="1440"/>
        <w:rPr>
          <w:rFonts w:eastAsia="Times New Roman" w:cs="Times New Roman"/>
          <w:szCs w:val="24"/>
        </w:rPr>
      </w:pPr>
      <w:r w:rsidRPr="1600BFF1">
        <w:rPr>
          <w:rFonts w:eastAsia="Times New Roman" w:cs="Times New Roman"/>
          <w:b/>
          <w:szCs w:val="24"/>
        </w:rPr>
        <w:t>Artifacts</w:t>
      </w:r>
      <w:r w:rsidRPr="1600BFF1">
        <w:rPr>
          <w:rFonts w:eastAsia="Times New Roman" w:cs="Times New Roman"/>
          <w:szCs w:val="24"/>
        </w:rPr>
        <w:t>:</w:t>
      </w:r>
    </w:p>
    <w:p w14:paraId="37345AC0" w14:textId="10CCB81B" w:rsidR="1225B721" w:rsidRDefault="1225B721" w:rsidP="00C963FF">
      <w:pPr>
        <w:pStyle w:val="ListParagraph"/>
        <w:numPr>
          <w:ilvl w:val="1"/>
          <w:numId w:val="3"/>
        </w:numPr>
        <w:spacing w:after="0" w:line="240" w:lineRule="auto"/>
        <w:ind w:left="2160"/>
        <w:rPr>
          <w:rFonts w:eastAsia="Times New Roman" w:cs="Times New Roman"/>
          <w:szCs w:val="24"/>
        </w:rPr>
      </w:pPr>
      <w:r w:rsidRPr="1600BFF1">
        <w:rPr>
          <w:rFonts w:eastAsia="Times New Roman" w:cs="Times New Roman"/>
          <w:b/>
          <w:szCs w:val="24"/>
        </w:rPr>
        <w:t>User Data</w:t>
      </w:r>
      <w:r w:rsidRPr="1600BFF1">
        <w:rPr>
          <w:rFonts w:eastAsia="Times New Roman" w:cs="Times New Roman"/>
          <w:szCs w:val="24"/>
        </w:rPr>
        <w:t>: Schema and data files for user information.</w:t>
      </w:r>
    </w:p>
    <w:p w14:paraId="745BD14C" w14:textId="1B52F6B2" w:rsidR="1225B721" w:rsidRDefault="1225B721" w:rsidP="00C963FF">
      <w:pPr>
        <w:pStyle w:val="ListParagraph"/>
        <w:numPr>
          <w:ilvl w:val="1"/>
          <w:numId w:val="3"/>
        </w:numPr>
        <w:spacing w:after="0" w:line="240" w:lineRule="auto"/>
        <w:ind w:left="2160"/>
        <w:rPr>
          <w:rFonts w:eastAsia="Times New Roman" w:cs="Times New Roman"/>
          <w:szCs w:val="24"/>
        </w:rPr>
      </w:pPr>
      <w:r w:rsidRPr="1600BFF1">
        <w:rPr>
          <w:rFonts w:eastAsia="Times New Roman" w:cs="Times New Roman"/>
          <w:b/>
          <w:szCs w:val="24"/>
        </w:rPr>
        <w:t>Content Data</w:t>
      </w:r>
      <w:r w:rsidRPr="1600BFF1">
        <w:rPr>
          <w:rFonts w:eastAsia="Times New Roman" w:cs="Times New Roman"/>
          <w:szCs w:val="24"/>
        </w:rPr>
        <w:t>: Schema and data files for content management.</w:t>
      </w:r>
    </w:p>
    <w:p w14:paraId="5C8B8903" w14:textId="40BBB3E9" w:rsidR="1225B721" w:rsidRDefault="1225B721" w:rsidP="00C963FF">
      <w:pPr>
        <w:pStyle w:val="ListParagraph"/>
        <w:numPr>
          <w:ilvl w:val="1"/>
          <w:numId w:val="3"/>
        </w:numPr>
        <w:spacing w:after="0" w:line="240" w:lineRule="auto"/>
        <w:ind w:left="2160"/>
        <w:rPr>
          <w:rFonts w:eastAsia="Times New Roman" w:cs="Times New Roman"/>
          <w:szCs w:val="24"/>
        </w:rPr>
      </w:pPr>
      <w:r w:rsidRPr="1600BFF1">
        <w:rPr>
          <w:rFonts w:eastAsia="Times New Roman" w:cs="Times New Roman"/>
          <w:b/>
          <w:szCs w:val="24"/>
        </w:rPr>
        <w:t>Support Data</w:t>
      </w:r>
      <w:r w:rsidRPr="1600BFF1">
        <w:rPr>
          <w:rFonts w:eastAsia="Times New Roman" w:cs="Times New Roman"/>
          <w:szCs w:val="24"/>
        </w:rPr>
        <w:t>: Schema and data files for support tickets.</w:t>
      </w:r>
    </w:p>
    <w:p w14:paraId="6BCD3289" w14:textId="71977CF8" w:rsidR="1600BFF1" w:rsidRDefault="1600BFF1" w:rsidP="007523E7">
      <w:pPr>
        <w:spacing w:after="0" w:line="240" w:lineRule="auto"/>
        <w:rPr>
          <w:rFonts w:eastAsia="Times New Roman" w:cs="Times New Roman"/>
          <w:b/>
          <w:szCs w:val="24"/>
        </w:rPr>
      </w:pPr>
    </w:p>
    <w:p w14:paraId="25FB56E4" w14:textId="3C3F357D" w:rsidR="1225B721" w:rsidRPr="003D08FE" w:rsidRDefault="1225B721" w:rsidP="00C963FF">
      <w:pPr>
        <w:pStyle w:val="ListParagraph"/>
        <w:numPr>
          <w:ilvl w:val="1"/>
          <w:numId w:val="2"/>
        </w:numPr>
        <w:spacing w:after="0" w:line="240" w:lineRule="auto"/>
        <w:rPr>
          <w:rFonts w:eastAsia="Times New Roman" w:cs="Times New Roman"/>
          <w:b/>
          <w:bCs/>
          <w:sz w:val="28"/>
          <w:szCs w:val="24"/>
        </w:rPr>
      </w:pPr>
      <w:r w:rsidRPr="003D08FE">
        <w:rPr>
          <w:rFonts w:eastAsia="Times New Roman" w:cs="Times New Roman"/>
          <w:b/>
          <w:bCs/>
          <w:sz w:val="28"/>
          <w:szCs w:val="24"/>
        </w:rPr>
        <w:t>Communication Protocols</w:t>
      </w:r>
    </w:p>
    <w:p w14:paraId="5AC9D283" w14:textId="5EBFE681" w:rsidR="2F06BF90" w:rsidRDefault="2F06BF90" w:rsidP="00C963FF">
      <w:pPr>
        <w:pStyle w:val="ListParagraph"/>
        <w:numPr>
          <w:ilvl w:val="0"/>
          <w:numId w:val="3"/>
        </w:numPr>
        <w:spacing w:after="0" w:line="240" w:lineRule="auto"/>
        <w:rPr>
          <w:rFonts w:eastAsia="Times New Roman" w:cs="Times New Roman"/>
          <w:szCs w:val="24"/>
        </w:rPr>
      </w:pPr>
      <w:r w:rsidRPr="1600BFF1">
        <w:rPr>
          <w:rFonts w:eastAsia="Times New Roman" w:cs="Times New Roman"/>
          <w:b/>
          <w:szCs w:val="24"/>
        </w:rPr>
        <w:t>HTTP/HTTPS</w:t>
      </w:r>
      <w:r w:rsidRPr="1600BFF1">
        <w:rPr>
          <w:rFonts w:eastAsia="Times New Roman" w:cs="Times New Roman"/>
          <w:szCs w:val="24"/>
        </w:rPr>
        <w:t>: The communication protocol between the User Client and the Web Server, used for transmitting web pages and user requests securely.</w:t>
      </w:r>
    </w:p>
    <w:p w14:paraId="2582EE4C" w14:textId="3FDBD423" w:rsidR="1600BFF1" w:rsidRPr="00807E91" w:rsidRDefault="2F06BF90" w:rsidP="00C963FF">
      <w:pPr>
        <w:pStyle w:val="ListParagraph"/>
        <w:numPr>
          <w:ilvl w:val="0"/>
          <w:numId w:val="3"/>
        </w:numPr>
        <w:spacing w:after="0" w:line="240" w:lineRule="auto"/>
        <w:rPr>
          <w:rFonts w:eastAsia="Times New Roman" w:cs="Times New Roman"/>
          <w:szCs w:val="24"/>
        </w:rPr>
      </w:pPr>
      <w:r w:rsidRPr="1600BFF1">
        <w:rPr>
          <w:rFonts w:eastAsia="Times New Roman" w:cs="Times New Roman"/>
          <w:b/>
          <w:szCs w:val="24"/>
        </w:rPr>
        <w:t>MySQL Protocol</w:t>
      </w:r>
      <w:r w:rsidRPr="1600BFF1">
        <w:rPr>
          <w:rFonts w:eastAsia="Times New Roman" w:cs="Times New Roman"/>
          <w:szCs w:val="24"/>
        </w:rPr>
        <w:t>: The protocol used for communication between the Web Server and the Database Server, enabling data queries and transactions.</w:t>
      </w:r>
    </w:p>
    <w:p w14:paraId="02C3312E" w14:textId="77777777" w:rsidR="008676AD" w:rsidRPr="00456439" w:rsidRDefault="008676AD" w:rsidP="00F16DAE">
      <w:pPr>
        <w:spacing w:after="0" w:line="240" w:lineRule="auto"/>
        <w:rPr>
          <w:rFonts w:eastAsia="Times New Roman" w:cs="Times New Roman"/>
          <w:szCs w:val="24"/>
          <w:lang w:eastAsia="en-CA"/>
          <w14:ligatures w14:val="none"/>
        </w:rPr>
      </w:pPr>
    </w:p>
    <w:p w14:paraId="36CF98BC" w14:textId="55CFD16D" w:rsidR="00F02818" w:rsidRDefault="00B71AF3">
      <w:pPr>
        <w:spacing w:after="160" w:line="259" w:lineRule="auto"/>
      </w:pPr>
      <w:r>
        <w:br w:type="page"/>
      </w:r>
    </w:p>
    <w:p w14:paraId="624C764E" w14:textId="13D4A53C" w:rsidR="005F457A" w:rsidRDefault="008676AD" w:rsidP="00C963FF">
      <w:pPr>
        <w:pStyle w:val="Heading2"/>
        <w:numPr>
          <w:ilvl w:val="0"/>
          <w:numId w:val="2"/>
        </w:numPr>
        <w:spacing w:before="0" w:after="0" w:line="240" w:lineRule="auto"/>
        <w:rPr>
          <w:rFonts w:cs="Times New Roman"/>
        </w:rPr>
      </w:pPr>
      <w:bookmarkStart w:id="36" w:name="_Toc172323717"/>
      <w:r>
        <w:rPr>
          <w:rFonts w:cs="Times New Roman"/>
        </w:rPr>
        <w:lastRenderedPageBreak/>
        <w:t>Updated UI / UX Prototypes</w:t>
      </w:r>
      <w:bookmarkEnd w:id="36"/>
    </w:p>
    <w:p w14:paraId="25DABD1F" w14:textId="77777777" w:rsidR="00B71AF3" w:rsidRPr="008676AD" w:rsidRDefault="00B71AF3" w:rsidP="007523E7">
      <w:pPr>
        <w:spacing w:after="0" w:line="240" w:lineRule="auto"/>
        <w:rPr>
          <w:rFonts w:eastAsia="Times New Roman" w:cs="Times New Roman"/>
          <w:szCs w:val="24"/>
          <w:lang w:eastAsia="en-CA"/>
          <w14:ligatures w14:val="none"/>
        </w:rPr>
      </w:pPr>
    </w:p>
    <w:p w14:paraId="6D6D3EDE" w14:textId="7FCAF333" w:rsidR="00B23688" w:rsidRPr="00B23688" w:rsidRDefault="004C77F2" w:rsidP="00C963FF">
      <w:pPr>
        <w:pStyle w:val="Heading3"/>
        <w:numPr>
          <w:ilvl w:val="1"/>
          <w:numId w:val="2"/>
        </w:numPr>
        <w:spacing w:before="0" w:after="0" w:line="240" w:lineRule="auto"/>
        <w:rPr>
          <w:lang w:eastAsia="en-CA"/>
        </w:rPr>
      </w:pPr>
      <w:bookmarkStart w:id="37" w:name="_Toc172323718"/>
      <w:r w:rsidRPr="00456439">
        <w:rPr>
          <w:lang w:eastAsia="en-CA"/>
        </w:rPr>
        <w:t>Main Website</w:t>
      </w:r>
      <w:bookmarkEnd w:id="37"/>
    </w:p>
    <w:p w14:paraId="17B8B69A" w14:textId="77777777" w:rsidR="0080660B" w:rsidRPr="00617AC2" w:rsidRDefault="0080660B" w:rsidP="00BF0D9F">
      <w:pPr>
        <w:spacing w:after="0"/>
        <w:rPr>
          <w:rFonts w:cs="Times New Roman"/>
          <w:szCs w:val="24"/>
          <w:lang w:eastAsia="en-CA"/>
        </w:rPr>
      </w:pPr>
    </w:p>
    <w:p w14:paraId="117AF5D8" w14:textId="23AA2A42" w:rsidR="00FF41EF" w:rsidRPr="006C273B" w:rsidRDefault="00357B91" w:rsidP="00C963FF">
      <w:pPr>
        <w:pStyle w:val="ListParagraph"/>
        <w:numPr>
          <w:ilvl w:val="2"/>
          <w:numId w:val="2"/>
        </w:numPr>
        <w:spacing w:after="0" w:line="240" w:lineRule="auto"/>
        <w:rPr>
          <w:rFonts w:cs="Times New Roman"/>
          <w:b/>
          <w:szCs w:val="24"/>
          <w:lang w:eastAsia="en-CA"/>
        </w:rPr>
      </w:pPr>
      <w:r w:rsidRPr="00617AC2">
        <w:rPr>
          <w:rFonts w:cs="Times New Roman"/>
          <w:b/>
          <w:szCs w:val="24"/>
          <w:lang w:eastAsia="en-CA"/>
        </w:rPr>
        <w:t>Header and Footer</w:t>
      </w:r>
    </w:p>
    <w:p w14:paraId="5DA6C7E8" w14:textId="77777777" w:rsidR="00713DA0" w:rsidRPr="00713DA0" w:rsidRDefault="00713DA0" w:rsidP="00713DA0">
      <w:pPr>
        <w:spacing w:after="0" w:line="240" w:lineRule="auto"/>
        <w:rPr>
          <w:rFonts w:cs="Times New Roman"/>
          <w:b/>
          <w:szCs w:val="24"/>
          <w:lang w:eastAsia="en-CA"/>
        </w:rPr>
      </w:pPr>
    </w:p>
    <w:p w14:paraId="7236640D" w14:textId="3055B6CA" w:rsidR="001664A9" w:rsidRPr="00617AC2" w:rsidRDefault="00B82F1E" w:rsidP="00617AC2">
      <w:pPr>
        <w:keepNext/>
        <w:spacing w:after="0" w:line="240" w:lineRule="auto"/>
        <w:jc w:val="center"/>
        <w:rPr>
          <w:rFonts w:cs="Times New Roman"/>
          <w:szCs w:val="24"/>
        </w:rPr>
      </w:pPr>
      <w:r>
        <w:rPr>
          <w:noProof/>
        </w:rPr>
        <w:drawing>
          <wp:inline distT="0" distB="0" distL="0" distR="0" wp14:anchorId="63523CEC" wp14:editId="5BB7AB22">
            <wp:extent cx="5572125" cy="790575"/>
            <wp:effectExtent l="0" t="0" r="9525" b="9525"/>
            <wp:docPr id="1312664846" name="Picture 1" descr="A white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664846" name="Picture 1" descr="A white sign with black text&#10;&#10;Description automatically generated"/>
                    <pic:cNvPicPr/>
                  </pic:nvPicPr>
                  <pic:blipFill>
                    <a:blip r:embed="rId21"/>
                    <a:stretch>
                      <a:fillRect/>
                    </a:stretch>
                  </pic:blipFill>
                  <pic:spPr>
                    <a:xfrm>
                      <a:off x="0" y="0"/>
                      <a:ext cx="5572125" cy="790575"/>
                    </a:xfrm>
                    <a:prstGeom prst="rect">
                      <a:avLst/>
                    </a:prstGeom>
                  </pic:spPr>
                </pic:pic>
              </a:graphicData>
            </a:graphic>
          </wp:inline>
        </w:drawing>
      </w:r>
    </w:p>
    <w:p w14:paraId="61D30859" w14:textId="4B4929B7" w:rsidR="00963424" w:rsidRPr="00963424" w:rsidRDefault="001664A9" w:rsidP="006B5F81">
      <w:pPr>
        <w:pStyle w:val="Caption"/>
        <w:rPr>
          <w:lang w:eastAsia="en-CA"/>
        </w:rPr>
      </w:pPr>
      <w:bookmarkStart w:id="38" w:name="_Toc172323735"/>
      <w:r>
        <w:t xml:space="preserve">Figure </w:t>
      </w:r>
      <w:fldSimple w:instr=" SEQ Figure \* ARABIC ">
        <w:r w:rsidR="00C51C72">
          <w:rPr>
            <w:noProof/>
          </w:rPr>
          <w:t>14</w:t>
        </w:r>
      </w:fldSimple>
      <w:r>
        <w:t>: Website Header</w:t>
      </w:r>
      <w:bookmarkEnd w:id="38"/>
    </w:p>
    <w:p w14:paraId="61C5A783" w14:textId="77777777" w:rsidR="004257B8" w:rsidRPr="00105E47" w:rsidRDefault="004257B8" w:rsidP="004257B8">
      <w:pPr>
        <w:spacing w:after="0" w:line="240" w:lineRule="auto"/>
        <w:rPr>
          <w:b/>
          <w:szCs w:val="24"/>
        </w:rPr>
      </w:pPr>
      <w:r w:rsidRPr="00105E47">
        <w:rPr>
          <w:b/>
          <w:szCs w:val="24"/>
        </w:rPr>
        <w:t>Header</w:t>
      </w:r>
    </w:p>
    <w:p w14:paraId="76B84991" w14:textId="77777777" w:rsidR="004257B8" w:rsidRPr="00105E47" w:rsidRDefault="004257B8" w:rsidP="00C963FF">
      <w:pPr>
        <w:numPr>
          <w:ilvl w:val="0"/>
          <w:numId w:val="21"/>
        </w:numPr>
        <w:spacing w:after="0" w:line="240" w:lineRule="auto"/>
        <w:rPr>
          <w:szCs w:val="24"/>
        </w:rPr>
      </w:pPr>
      <w:r w:rsidRPr="00105E47">
        <w:rPr>
          <w:b/>
          <w:szCs w:val="24"/>
        </w:rPr>
        <w:t>Branding:</w:t>
      </w:r>
    </w:p>
    <w:p w14:paraId="16EB3EFB" w14:textId="69F52589" w:rsidR="004257B8" w:rsidRPr="00105E47" w:rsidRDefault="004257B8" w:rsidP="00C963FF">
      <w:pPr>
        <w:numPr>
          <w:ilvl w:val="1"/>
          <w:numId w:val="21"/>
        </w:numPr>
        <w:spacing w:after="0" w:line="240" w:lineRule="auto"/>
        <w:rPr>
          <w:szCs w:val="24"/>
        </w:rPr>
      </w:pPr>
      <w:r w:rsidRPr="00105E47">
        <w:rPr>
          <w:b/>
          <w:szCs w:val="24"/>
        </w:rPr>
        <w:t>Logo Placement:</w:t>
      </w:r>
      <w:r w:rsidRPr="00105E47">
        <w:rPr>
          <w:szCs w:val="24"/>
        </w:rPr>
        <w:t xml:space="preserve"> The logo "</w:t>
      </w:r>
      <w:r w:rsidR="00770B30">
        <w:rPr>
          <w:szCs w:val="24"/>
        </w:rPr>
        <w:t>XYZ</w:t>
      </w:r>
      <w:r w:rsidRPr="00105E47">
        <w:rPr>
          <w:szCs w:val="24"/>
        </w:rPr>
        <w:t xml:space="preserve">" is prominently displayed on the left side, a standard practice that helps users </w:t>
      </w:r>
      <w:r w:rsidR="003B7A18">
        <w:rPr>
          <w:szCs w:val="24"/>
        </w:rPr>
        <w:t xml:space="preserve">quickly </w:t>
      </w:r>
      <w:r w:rsidRPr="00105E47">
        <w:rPr>
          <w:szCs w:val="24"/>
        </w:rPr>
        <w:t>identify the brand.</w:t>
      </w:r>
    </w:p>
    <w:p w14:paraId="59DBEE09" w14:textId="77777777" w:rsidR="004257B8" w:rsidRPr="00105E47" w:rsidRDefault="004257B8" w:rsidP="00C963FF">
      <w:pPr>
        <w:numPr>
          <w:ilvl w:val="1"/>
          <w:numId w:val="21"/>
        </w:numPr>
        <w:spacing w:after="0" w:line="240" w:lineRule="auto"/>
        <w:rPr>
          <w:szCs w:val="24"/>
        </w:rPr>
      </w:pPr>
      <w:r w:rsidRPr="00105E47">
        <w:rPr>
          <w:b/>
          <w:szCs w:val="24"/>
        </w:rPr>
        <w:t>Visual Appeal:</w:t>
      </w:r>
      <w:r w:rsidRPr="00105E47">
        <w:rPr>
          <w:szCs w:val="24"/>
        </w:rPr>
        <w:t xml:space="preserve"> The "X" in the logo is highlighted in red, creating a focal point and adding visual interest.</w:t>
      </w:r>
    </w:p>
    <w:p w14:paraId="6547BAB7" w14:textId="77777777" w:rsidR="004257B8" w:rsidRPr="00105E47" w:rsidRDefault="004257B8" w:rsidP="00C963FF">
      <w:pPr>
        <w:numPr>
          <w:ilvl w:val="0"/>
          <w:numId w:val="21"/>
        </w:numPr>
        <w:spacing w:after="0" w:line="240" w:lineRule="auto"/>
        <w:rPr>
          <w:szCs w:val="24"/>
        </w:rPr>
      </w:pPr>
      <w:r w:rsidRPr="00105E47">
        <w:rPr>
          <w:b/>
          <w:szCs w:val="24"/>
        </w:rPr>
        <w:t>Navigation:</w:t>
      </w:r>
    </w:p>
    <w:p w14:paraId="0BD2EA75" w14:textId="77777777" w:rsidR="004257B8" w:rsidRPr="00105E47" w:rsidRDefault="004257B8" w:rsidP="00C963FF">
      <w:pPr>
        <w:numPr>
          <w:ilvl w:val="1"/>
          <w:numId w:val="21"/>
        </w:numPr>
        <w:spacing w:after="0" w:line="240" w:lineRule="auto"/>
        <w:rPr>
          <w:szCs w:val="24"/>
        </w:rPr>
      </w:pPr>
      <w:r w:rsidRPr="00105E47">
        <w:rPr>
          <w:b/>
          <w:szCs w:val="24"/>
        </w:rPr>
        <w:t>Menu Items:</w:t>
      </w:r>
      <w:r w:rsidRPr="00105E47">
        <w:rPr>
          <w:szCs w:val="24"/>
        </w:rPr>
        <w:t xml:space="preserve"> The navigation menu is horizontally aligned, listing key sections like Solutions, Services, Industries, News &amp; Events, About, and Contact.</w:t>
      </w:r>
    </w:p>
    <w:p w14:paraId="3579342A" w14:textId="0D430216" w:rsidR="004257B8" w:rsidRPr="00105E47" w:rsidRDefault="004257B8" w:rsidP="00C963FF">
      <w:pPr>
        <w:numPr>
          <w:ilvl w:val="1"/>
          <w:numId w:val="21"/>
        </w:numPr>
        <w:spacing w:after="0" w:line="240" w:lineRule="auto"/>
        <w:rPr>
          <w:szCs w:val="24"/>
        </w:rPr>
      </w:pPr>
      <w:r w:rsidRPr="00105E47">
        <w:rPr>
          <w:b/>
          <w:szCs w:val="24"/>
        </w:rPr>
        <w:t>Ease of Access:</w:t>
      </w:r>
      <w:r w:rsidRPr="00105E47">
        <w:rPr>
          <w:szCs w:val="24"/>
        </w:rPr>
        <w:t xml:space="preserve"> Each menu item is clearly </w:t>
      </w:r>
      <w:r>
        <w:rPr>
          <w:szCs w:val="24"/>
        </w:rPr>
        <w:t>labelled</w:t>
      </w:r>
      <w:r w:rsidRPr="00105E47">
        <w:rPr>
          <w:szCs w:val="24"/>
        </w:rPr>
        <w:t xml:space="preserve"> and easily accessible, ensuring users can navigate to different </w:t>
      </w:r>
      <w:r w:rsidR="003B7A18">
        <w:rPr>
          <w:szCs w:val="24"/>
        </w:rPr>
        <w:t xml:space="preserve">website </w:t>
      </w:r>
      <w:r w:rsidRPr="00105E47">
        <w:rPr>
          <w:szCs w:val="24"/>
        </w:rPr>
        <w:t>sections effortlessly.</w:t>
      </w:r>
    </w:p>
    <w:p w14:paraId="05D308CD" w14:textId="77777777" w:rsidR="004257B8" w:rsidRPr="00105E47" w:rsidRDefault="004257B8" w:rsidP="00C963FF">
      <w:pPr>
        <w:numPr>
          <w:ilvl w:val="1"/>
          <w:numId w:val="21"/>
        </w:numPr>
        <w:spacing w:after="0" w:line="240" w:lineRule="auto"/>
        <w:rPr>
          <w:szCs w:val="24"/>
        </w:rPr>
      </w:pPr>
      <w:r w:rsidRPr="00105E47">
        <w:rPr>
          <w:b/>
          <w:szCs w:val="24"/>
        </w:rPr>
        <w:t>Call to Action:</w:t>
      </w:r>
      <w:r w:rsidRPr="00105E47">
        <w:rPr>
          <w:szCs w:val="24"/>
        </w:rPr>
        <w:t xml:space="preserve"> The "Contact" button is prominently displayed on the far right, contrasting with the rest of the menu items, making it stand out for users who may want to get in touch.</w:t>
      </w:r>
    </w:p>
    <w:p w14:paraId="0C055646" w14:textId="77777777" w:rsidR="004257B8" w:rsidRPr="00105E47" w:rsidRDefault="004257B8" w:rsidP="00C963FF">
      <w:pPr>
        <w:numPr>
          <w:ilvl w:val="0"/>
          <w:numId w:val="21"/>
        </w:numPr>
        <w:spacing w:after="0" w:line="240" w:lineRule="auto"/>
        <w:rPr>
          <w:szCs w:val="24"/>
        </w:rPr>
      </w:pPr>
      <w:r w:rsidRPr="00105E47">
        <w:rPr>
          <w:b/>
          <w:szCs w:val="24"/>
        </w:rPr>
        <w:t>Design Consistency:</w:t>
      </w:r>
    </w:p>
    <w:p w14:paraId="43CB7EF1" w14:textId="77777777" w:rsidR="004257B8" w:rsidRPr="00105E47" w:rsidRDefault="004257B8" w:rsidP="00C963FF">
      <w:pPr>
        <w:numPr>
          <w:ilvl w:val="1"/>
          <w:numId w:val="21"/>
        </w:numPr>
        <w:spacing w:after="0" w:line="240" w:lineRule="auto"/>
        <w:rPr>
          <w:szCs w:val="24"/>
        </w:rPr>
      </w:pPr>
      <w:r w:rsidRPr="00105E47">
        <w:rPr>
          <w:b/>
          <w:szCs w:val="24"/>
        </w:rPr>
        <w:t>Color Scheme:</w:t>
      </w:r>
      <w:r w:rsidRPr="00105E47">
        <w:rPr>
          <w:szCs w:val="24"/>
        </w:rPr>
        <w:t xml:space="preserve"> The header maintains a consistent </w:t>
      </w:r>
      <w:r>
        <w:rPr>
          <w:szCs w:val="24"/>
        </w:rPr>
        <w:t>colour</w:t>
      </w:r>
      <w:r w:rsidRPr="00105E47">
        <w:rPr>
          <w:szCs w:val="24"/>
        </w:rPr>
        <w:t xml:space="preserve"> scheme with the brand's </w:t>
      </w:r>
      <w:r>
        <w:rPr>
          <w:szCs w:val="24"/>
        </w:rPr>
        <w:t>colours</w:t>
      </w:r>
      <w:r w:rsidRPr="00105E47">
        <w:rPr>
          <w:szCs w:val="24"/>
        </w:rPr>
        <w:t>, ensuring visual harmony.</w:t>
      </w:r>
    </w:p>
    <w:p w14:paraId="70D1B046" w14:textId="77777777" w:rsidR="004257B8" w:rsidRPr="00105E47" w:rsidRDefault="004257B8" w:rsidP="00C963FF">
      <w:pPr>
        <w:numPr>
          <w:ilvl w:val="1"/>
          <w:numId w:val="21"/>
        </w:numPr>
        <w:spacing w:after="0" w:line="240" w:lineRule="auto"/>
        <w:rPr>
          <w:szCs w:val="24"/>
        </w:rPr>
      </w:pPr>
      <w:r w:rsidRPr="00105E47">
        <w:rPr>
          <w:b/>
          <w:szCs w:val="24"/>
        </w:rPr>
        <w:t>Typography:</w:t>
      </w:r>
      <w:r w:rsidRPr="00105E47">
        <w:rPr>
          <w:szCs w:val="24"/>
        </w:rPr>
        <w:t xml:space="preserve"> The fonts used are clean and readable, enhancing the overall user experience.</w:t>
      </w:r>
    </w:p>
    <w:p w14:paraId="25484D2E" w14:textId="77777777" w:rsidR="004257B8" w:rsidRPr="00617AC2" w:rsidRDefault="004257B8" w:rsidP="00617AC2">
      <w:pPr>
        <w:spacing w:after="0" w:line="240" w:lineRule="auto"/>
        <w:rPr>
          <w:rFonts w:cs="Times New Roman"/>
          <w:szCs w:val="24"/>
          <w:lang w:eastAsia="en-CA"/>
        </w:rPr>
      </w:pPr>
    </w:p>
    <w:p w14:paraId="342441BB" w14:textId="2D873CDF" w:rsidR="001664A9" w:rsidRPr="00617AC2" w:rsidRDefault="00E91DCF" w:rsidP="003B7A18">
      <w:pPr>
        <w:keepNext/>
        <w:spacing w:after="0" w:line="240" w:lineRule="auto"/>
        <w:jc w:val="center"/>
        <w:rPr>
          <w:rFonts w:cs="Times New Roman"/>
          <w:szCs w:val="24"/>
        </w:rPr>
      </w:pPr>
      <w:r>
        <w:rPr>
          <w:rFonts w:cs="Times New Roman"/>
          <w:noProof/>
          <w:szCs w:val="24"/>
        </w:rPr>
        <w:drawing>
          <wp:inline distT="0" distB="0" distL="0" distR="0" wp14:anchorId="7D6DA89A" wp14:editId="1FE19E6B">
            <wp:extent cx="5302250" cy="1885950"/>
            <wp:effectExtent l="0" t="0" r="0" b="0"/>
            <wp:docPr id="1706494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02250" cy="1885950"/>
                    </a:xfrm>
                    <a:prstGeom prst="rect">
                      <a:avLst/>
                    </a:prstGeom>
                    <a:noFill/>
                    <a:ln>
                      <a:noFill/>
                    </a:ln>
                  </pic:spPr>
                </pic:pic>
              </a:graphicData>
            </a:graphic>
          </wp:inline>
        </w:drawing>
      </w:r>
    </w:p>
    <w:p w14:paraId="7EB7DA2F" w14:textId="6AAC6841" w:rsidR="008B01AD" w:rsidRDefault="001664A9" w:rsidP="006B5F81">
      <w:pPr>
        <w:pStyle w:val="Caption"/>
      </w:pPr>
      <w:bookmarkStart w:id="39" w:name="_Toc172323736"/>
      <w:r>
        <w:t xml:space="preserve">Figure </w:t>
      </w:r>
      <w:fldSimple w:instr=" SEQ Figure \* ARABIC ">
        <w:r w:rsidR="00C51C72">
          <w:rPr>
            <w:noProof/>
          </w:rPr>
          <w:t>15</w:t>
        </w:r>
      </w:fldSimple>
      <w:r>
        <w:t>: Website Footer</w:t>
      </w:r>
      <w:bookmarkEnd w:id="39"/>
    </w:p>
    <w:p w14:paraId="0D9ABB65" w14:textId="77777777" w:rsidR="00DF389A" w:rsidRDefault="00DF389A">
      <w:pPr>
        <w:spacing w:after="160" w:line="259" w:lineRule="auto"/>
        <w:rPr>
          <w:b/>
          <w:bCs/>
          <w:szCs w:val="24"/>
        </w:rPr>
      </w:pPr>
      <w:r>
        <w:rPr>
          <w:b/>
          <w:bCs/>
          <w:szCs w:val="24"/>
        </w:rPr>
        <w:br w:type="page"/>
      </w:r>
    </w:p>
    <w:p w14:paraId="1CE4FCC9" w14:textId="77777777" w:rsidR="00105E47" w:rsidRPr="00105E47" w:rsidRDefault="00105E47" w:rsidP="00105E47">
      <w:pPr>
        <w:spacing w:after="0" w:line="240" w:lineRule="auto"/>
        <w:rPr>
          <w:b/>
          <w:szCs w:val="24"/>
        </w:rPr>
      </w:pPr>
      <w:r w:rsidRPr="00105E47">
        <w:rPr>
          <w:b/>
          <w:szCs w:val="24"/>
        </w:rPr>
        <w:lastRenderedPageBreak/>
        <w:t>Footer</w:t>
      </w:r>
    </w:p>
    <w:p w14:paraId="17C27760" w14:textId="77777777" w:rsidR="00105E47" w:rsidRPr="00105E47" w:rsidRDefault="00105E47" w:rsidP="00C963FF">
      <w:pPr>
        <w:numPr>
          <w:ilvl w:val="0"/>
          <w:numId w:val="22"/>
        </w:numPr>
        <w:spacing w:after="0" w:line="240" w:lineRule="auto"/>
        <w:rPr>
          <w:szCs w:val="24"/>
        </w:rPr>
      </w:pPr>
      <w:r w:rsidRPr="00105E47">
        <w:rPr>
          <w:b/>
          <w:szCs w:val="24"/>
        </w:rPr>
        <w:t>Information Architecture:</w:t>
      </w:r>
    </w:p>
    <w:p w14:paraId="1A6A54E0" w14:textId="77777777" w:rsidR="00105E47" w:rsidRPr="00105E47" w:rsidRDefault="00105E47" w:rsidP="00C963FF">
      <w:pPr>
        <w:numPr>
          <w:ilvl w:val="1"/>
          <w:numId w:val="22"/>
        </w:numPr>
        <w:spacing w:after="0" w:line="240" w:lineRule="auto"/>
        <w:rPr>
          <w:szCs w:val="24"/>
        </w:rPr>
      </w:pPr>
      <w:r w:rsidRPr="00105E47">
        <w:rPr>
          <w:b/>
          <w:szCs w:val="24"/>
        </w:rPr>
        <w:t>Section Breakdown:</w:t>
      </w:r>
      <w:r w:rsidRPr="00105E47">
        <w:rPr>
          <w:szCs w:val="24"/>
        </w:rPr>
        <w:t xml:space="preserve"> The footer is divided into distinct sections: About, Solutions, Services, Industries, News and Events, and Contact Us.</w:t>
      </w:r>
    </w:p>
    <w:p w14:paraId="7C46D549" w14:textId="711BC41B" w:rsidR="00105E47" w:rsidRPr="00105E47" w:rsidRDefault="00105E47" w:rsidP="00C963FF">
      <w:pPr>
        <w:numPr>
          <w:ilvl w:val="1"/>
          <w:numId w:val="22"/>
        </w:numPr>
        <w:spacing w:after="0" w:line="240" w:lineRule="auto"/>
        <w:rPr>
          <w:szCs w:val="24"/>
        </w:rPr>
      </w:pPr>
      <w:r w:rsidRPr="00105E47">
        <w:rPr>
          <w:b/>
          <w:szCs w:val="24"/>
        </w:rPr>
        <w:t>Contact Information:</w:t>
      </w:r>
      <w:r w:rsidRPr="00105E47">
        <w:rPr>
          <w:szCs w:val="24"/>
        </w:rPr>
        <w:t xml:space="preserve"> Essential contact details like email, phone number, and address are listed, making it easy for users to reach out.</w:t>
      </w:r>
    </w:p>
    <w:p w14:paraId="44714F66" w14:textId="77777777" w:rsidR="00105E47" w:rsidRPr="00105E47" w:rsidRDefault="00105E47" w:rsidP="00C963FF">
      <w:pPr>
        <w:numPr>
          <w:ilvl w:val="1"/>
          <w:numId w:val="22"/>
        </w:numPr>
        <w:spacing w:after="0" w:line="240" w:lineRule="auto"/>
        <w:rPr>
          <w:szCs w:val="24"/>
        </w:rPr>
      </w:pPr>
      <w:r w:rsidRPr="00105E47">
        <w:rPr>
          <w:b/>
          <w:szCs w:val="24"/>
        </w:rPr>
        <w:t>Social Media Icons:</w:t>
      </w:r>
      <w:r w:rsidRPr="00105E47">
        <w:rPr>
          <w:szCs w:val="24"/>
        </w:rPr>
        <w:t xml:space="preserve"> Icons for Facebook, LinkedIn, YouTube, and Instagram are included, promoting the brand's social media presence.</w:t>
      </w:r>
    </w:p>
    <w:p w14:paraId="49FFDBE3" w14:textId="77777777" w:rsidR="00105E47" w:rsidRPr="00105E47" w:rsidRDefault="00105E47" w:rsidP="00C963FF">
      <w:pPr>
        <w:numPr>
          <w:ilvl w:val="0"/>
          <w:numId w:val="22"/>
        </w:numPr>
        <w:spacing w:after="0" w:line="240" w:lineRule="auto"/>
        <w:rPr>
          <w:szCs w:val="24"/>
        </w:rPr>
      </w:pPr>
      <w:r w:rsidRPr="00105E47">
        <w:rPr>
          <w:b/>
          <w:szCs w:val="24"/>
        </w:rPr>
        <w:t>Accessibility:</w:t>
      </w:r>
    </w:p>
    <w:p w14:paraId="77A37984" w14:textId="77777777" w:rsidR="00105E47" w:rsidRPr="00105E47" w:rsidRDefault="00105E47" w:rsidP="00C963FF">
      <w:pPr>
        <w:numPr>
          <w:ilvl w:val="1"/>
          <w:numId w:val="22"/>
        </w:numPr>
        <w:spacing w:after="0" w:line="240" w:lineRule="auto"/>
        <w:rPr>
          <w:szCs w:val="24"/>
        </w:rPr>
      </w:pPr>
      <w:r w:rsidRPr="00105E47">
        <w:rPr>
          <w:b/>
          <w:szCs w:val="24"/>
        </w:rPr>
        <w:t>Footer Links:</w:t>
      </w:r>
      <w:r w:rsidRPr="00105E47">
        <w:rPr>
          <w:szCs w:val="24"/>
        </w:rPr>
        <w:t xml:space="preserve"> The links in the footer are well-organized and easily navigable, helping users find additional information quickly.</w:t>
      </w:r>
    </w:p>
    <w:p w14:paraId="5579A5ED" w14:textId="77777777" w:rsidR="00105E47" w:rsidRPr="00105E47" w:rsidRDefault="00105E47" w:rsidP="00C963FF">
      <w:pPr>
        <w:numPr>
          <w:ilvl w:val="1"/>
          <w:numId w:val="22"/>
        </w:numPr>
        <w:spacing w:after="0" w:line="240" w:lineRule="auto"/>
        <w:rPr>
          <w:szCs w:val="24"/>
        </w:rPr>
      </w:pPr>
      <w:r w:rsidRPr="00105E47">
        <w:rPr>
          <w:b/>
          <w:szCs w:val="24"/>
        </w:rPr>
        <w:t>Readability:</w:t>
      </w:r>
      <w:r w:rsidRPr="00105E47">
        <w:rPr>
          <w:szCs w:val="24"/>
        </w:rPr>
        <w:t xml:space="preserve"> The text is white on a dark blue background, which provides a high contrast, improving readability.</w:t>
      </w:r>
    </w:p>
    <w:p w14:paraId="36DF615F" w14:textId="77777777" w:rsidR="00105E47" w:rsidRPr="00105E47" w:rsidRDefault="00105E47" w:rsidP="00C963FF">
      <w:pPr>
        <w:numPr>
          <w:ilvl w:val="0"/>
          <w:numId w:val="22"/>
        </w:numPr>
        <w:spacing w:after="0" w:line="240" w:lineRule="auto"/>
        <w:rPr>
          <w:szCs w:val="24"/>
        </w:rPr>
      </w:pPr>
      <w:r w:rsidRPr="00105E47">
        <w:rPr>
          <w:b/>
          <w:szCs w:val="24"/>
        </w:rPr>
        <w:t>Visual Design:</w:t>
      </w:r>
    </w:p>
    <w:p w14:paraId="32A73F0C" w14:textId="77777777" w:rsidR="00105E47" w:rsidRPr="00105E47" w:rsidRDefault="00105E47" w:rsidP="00C963FF">
      <w:pPr>
        <w:numPr>
          <w:ilvl w:val="1"/>
          <w:numId w:val="22"/>
        </w:numPr>
        <w:spacing w:after="0" w:line="240" w:lineRule="auto"/>
        <w:rPr>
          <w:szCs w:val="24"/>
        </w:rPr>
      </w:pPr>
      <w:r w:rsidRPr="00105E47">
        <w:rPr>
          <w:b/>
          <w:szCs w:val="24"/>
        </w:rPr>
        <w:t>Color Scheme:</w:t>
      </w:r>
      <w:r w:rsidRPr="00105E47">
        <w:rPr>
          <w:szCs w:val="24"/>
        </w:rPr>
        <w:t xml:space="preserve"> The footer uses a dark background which contrasts with the header, visually separating the content areas.</w:t>
      </w:r>
    </w:p>
    <w:p w14:paraId="552A786A" w14:textId="77777777" w:rsidR="00105E47" w:rsidRPr="00105E47" w:rsidRDefault="00105E47" w:rsidP="00C963FF">
      <w:pPr>
        <w:numPr>
          <w:ilvl w:val="1"/>
          <w:numId w:val="22"/>
        </w:numPr>
        <w:spacing w:after="0" w:line="240" w:lineRule="auto"/>
        <w:rPr>
          <w:szCs w:val="24"/>
        </w:rPr>
      </w:pPr>
      <w:r w:rsidRPr="00105E47">
        <w:rPr>
          <w:b/>
          <w:szCs w:val="24"/>
        </w:rPr>
        <w:t>Typography and Spacing:</w:t>
      </w:r>
      <w:r w:rsidRPr="00105E47">
        <w:rPr>
          <w:szCs w:val="24"/>
        </w:rPr>
        <w:t xml:space="preserve"> The fonts and spacing are consistent and clear, contributing to an aesthetically pleasing and functional design.</w:t>
      </w:r>
    </w:p>
    <w:p w14:paraId="595A582B" w14:textId="77777777" w:rsidR="00105E47" w:rsidRPr="00105E47" w:rsidRDefault="00105E47" w:rsidP="00C963FF">
      <w:pPr>
        <w:numPr>
          <w:ilvl w:val="0"/>
          <w:numId w:val="22"/>
        </w:numPr>
        <w:spacing w:after="0" w:line="240" w:lineRule="auto"/>
        <w:rPr>
          <w:szCs w:val="24"/>
        </w:rPr>
      </w:pPr>
      <w:r w:rsidRPr="00105E47">
        <w:rPr>
          <w:b/>
          <w:szCs w:val="24"/>
        </w:rPr>
        <w:t>Legal Information:</w:t>
      </w:r>
    </w:p>
    <w:p w14:paraId="79F54568" w14:textId="77777777" w:rsidR="000135DE" w:rsidRPr="00105E47" w:rsidRDefault="00105E47" w:rsidP="00C963FF">
      <w:pPr>
        <w:numPr>
          <w:ilvl w:val="1"/>
          <w:numId w:val="22"/>
        </w:numPr>
        <w:spacing w:after="0" w:line="240" w:lineRule="auto"/>
        <w:rPr>
          <w:szCs w:val="24"/>
        </w:rPr>
      </w:pPr>
      <w:r w:rsidRPr="00105E47">
        <w:rPr>
          <w:b/>
          <w:szCs w:val="24"/>
        </w:rPr>
        <w:t>Copyright Notice:</w:t>
      </w:r>
      <w:r w:rsidRPr="00105E47">
        <w:rPr>
          <w:szCs w:val="24"/>
        </w:rPr>
        <w:t xml:space="preserve"> The footer includes a copyright notice, ensuring users are aware of the legal aspects related to the content and branding.</w:t>
      </w:r>
    </w:p>
    <w:p w14:paraId="452CA7CF" w14:textId="77777777" w:rsidR="004257B8" w:rsidRPr="00105E47" w:rsidRDefault="004257B8" w:rsidP="004257B8">
      <w:pPr>
        <w:spacing w:after="0" w:line="240" w:lineRule="auto"/>
        <w:ind w:left="1440"/>
        <w:rPr>
          <w:szCs w:val="24"/>
        </w:rPr>
      </w:pPr>
    </w:p>
    <w:p w14:paraId="5174942D" w14:textId="77777777" w:rsidR="00105E47" w:rsidRPr="00105E47" w:rsidRDefault="00105E47" w:rsidP="00105E47">
      <w:pPr>
        <w:spacing w:after="0" w:line="240" w:lineRule="auto"/>
        <w:rPr>
          <w:b/>
          <w:szCs w:val="24"/>
        </w:rPr>
      </w:pPr>
      <w:r w:rsidRPr="00105E47">
        <w:rPr>
          <w:b/>
          <w:szCs w:val="24"/>
        </w:rPr>
        <w:t>UX Considerations</w:t>
      </w:r>
    </w:p>
    <w:p w14:paraId="006563AF" w14:textId="77777777" w:rsidR="00105E47" w:rsidRPr="00105E47" w:rsidRDefault="00105E47" w:rsidP="00C963FF">
      <w:pPr>
        <w:numPr>
          <w:ilvl w:val="0"/>
          <w:numId w:val="23"/>
        </w:numPr>
        <w:spacing w:after="0" w:line="240" w:lineRule="auto"/>
        <w:rPr>
          <w:szCs w:val="24"/>
        </w:rPr>
      </w:pPr>
      <w:r w:rsidRPr="00105E47">
        <w:rPr>
          <w:b/>
          <w:szCs w:val="24"/>
        </w:rPr>
        <w:t>User Journey:</w:t>
      </w:r>
    </w:p>
    <w:p w14:paraId="4CADE22D" w14:textId="77777777" w:rsidR="00105E47" w:rsidRPr="00105E47" w:rsidRDefault="00105E47" w:rsidP="00C963FF">
      <w:pPr>
        <w:numPr>
          <w:ilvl w:val="1"/>
          <w:numId w:val="23"/>
        </w:numPr>
        <w:spacing w:after="0" w:line="240" w:lineRule="auto"/>
        <w:rPr>
          <w:szCs w:val="24"/>
        </w:rPr>
      </w:pPr>
      <w:r w:rsidRPr="00105E47">
        <w:rPr>
          <w:b/>
          <w:szCs w:val="24"/>
        </w:rPr>
        <w:t>Intuitive Navigation:</w:t>
      </w:r>
      <w:r w:rsidRPr="00105E47">
        <w:rPr>
          <w:szCs w:val="24"/>
        </w:rPr>
        <w:t xml:space="preserve"> Both the header and footer provide clear paths for users to navigate the website, contributing to a smooth user journey.</w:t>
      </w:r>
    </w:p>
    <w:p w14:paraId="45CABBA1" w14:textId="77777777" w:rsidR="00105E47" w:rsidRPr="00105E47" w:rsidRDefault="00105E47" w:rsidP="00C963FF">
      <w:pPr>
        <w:numPr>
          <w:ilvl w:val="1"/>
          <w:numId w:val="23"/>
        </w:numPr>
        <w:spacing w:after="0" w:line="240" w:lineRule="auto"/>
        <w:rPr>
          <w:szCs w:val="24"/>
        </w:rPr>
      </w:pPr>
      <w:r w:rsidRPr="00105E47">
        <w:rPr>
          <w:b/>
          <w:szCs w:val="24"/>
        </w:rPr>
        <w:t>Consistency:</w:t>
      </w:r>
      <w:r w:rsidRPr="00105E47">
        <w:rPr>
          <w:szCs w:val="24"/>
        </w:rPr>
        <w:t xml:space="preserve"> The consistent design and color scheme between the header and footer create a cohesive experience.</w:t>
      </w:r>
    </w:p>
    <w:p w14:paraId="0D8CEB34" w14:textId="77777777" w:rsidR="00105E47" w:rsidRPr="00105E47" w:rsidRDefault="00105E47" w:rsidP="00C963FF">
      <w:pPr>
        <w:numPr>
          <w:ilvl w:val="0"/>
          <w:numId w:val="23"/>
        </w:numPr>
        <w:spacing w:after="0" w:line="240" w:lineRule="auto"/>
        <w:rPr>
          <w:szCs w:val="24"/>
        </w:rPr>
      </w:pPr>
      <w:r w:rsidRPr="00105E47">
        <w:rPr>
          <w:b/>
          <w:szCs w:val="24"/>
        </w:rPr>
        <w:t>Accessibility:</w:t>
      </w:r>
    </w:p>
    <w:p w14:paraId="7227E9F4" w14:textId="77777777" w:rsidR="00105E47" w:rsidRPr="00105E47" w:rsidRDefault="00105E47" w:rsidP="00C963FF">
      <w:pPr>
        <w:numPr>
          <w:ilvl w:val="1"/>
          <w:numId w:val="23"/>
        </w:numPr>
        <w:spacing w:after="0" w:line="240" w:lineRule="auto"/>
        <w:rPr>
          <w:szCs w:val="24"/>
        </w:rPr>
      </w:pPr>
      <w:r w:rsidRPr="00105E47">
        <w:rPr>
          <w:b/>
          <w:szCs w:val="24"/>
        </w:rPr>
        <w:t>Contrast and Readability:</w:t>
      </w:r>
      <w:r w:rsidRPr="00105E47">
        <w:rPr>
          <w:szCs w:val="24"/>
        </w:rPr>
        <w:t xml:space="preserve"> High contrast in both the header and footer improves accessibility for users with visual impairments.</w:t>
      </w:r>
    </w:p>
    <w:p w14:paraId="00471B19" w14:textId="77777777" w:rsidR="00105E47" w:rsidRPr="00105E47" w:rsidRDefault="00105E47" w:rsidP="00C963FF">
      <w:pPr>
        <w:numPr>
          <w:ilvl w:val="1"/>
          <w:numId w:val="23"/>
        </w:numPr>
        <w:spacing w:after="0" w:line="240" w:lineRule="auto"/>
        <w:rPr>
          <w:szCs w:val="24"/>
        </w:rPr>
      </w:pPr>
      <w:r w:rsidRPr="00105E47">
        <w:rPr>
          <w:b/>
          <w:szCs w:val="24"/>
        </w:rPr>
        <w:t>Ease of Contact:</w:t>
      </w:r>
      <w:r w:rsidRPr="00105E47">
        <w:rPr>
          <w:szCs w:val="24"/>
        </w:rPr>
        <w:t xml:space="preserve"> The prominent contact details in both the header and footer ensure users can easily find ways to get in touch, enhancing the overall user experience.</w:t>
      </w:r>
    </w:p>
    <w:p w14:paraId="42E73F76" w14:textId="77777777" w:rsidR="00105E47" w:rsidRPr="00105E47" w:rsidRDefault="00105E47" w:rsidP="00C963FF">
      <w:pPr>
        <w:numPr>
          <w:ilvl w:val="0"/>
          <w:numId w:val="23"/>
        </w:numPr>
        <w:spacing w:after="0" w:line="240" w:lineRule="auto"/>
        <w:rPr>
          <w:szCs w:val="24"/>
        </w:rPr>
      </w:pPr>
      <w:r w:rsidRPr="00105E47">
        <w:rPr>
          <w:b/>
          <w:szCs w:val="24"/>
        </w:rPr>
        <w:t>Responsive Design:</w:t>
      </w:r>
    </w:p>
    <w:p w14:paraId="3C7A603F" w14:textId="77777777" w:rsidR="00105E47" w:rsidRPr="00105E47" w:rsidRDefault="00105E47" w:rsidP="00C963FF">
      <w:pPr>
        <w:numPr>
          <w:ilvl w:val="1"/>
          <w:numId w:val="23"/>
        </w:numPr>
        <w:spacing w:after="0" w:line="240" w:lineRule="auto"/>
        <w:rPr>
          <w:szCs w:val="24"/>
        </w:rPr>
      </w:pPr>
      <w:r w:rsidRPr="00105E47">
        <w:rPr>
          <w:b/>
          <w:szCs w:val="24"/>
        </w:rPr>
        <w:t>Adaptability:</w:t>
      </w:r>
      <w:r w:rsidRPr="00105E47">
        <w:rPr>
          <w:szCs w:val="24"/>
        </w:rPr>
        <w:t xml:space="preserve"> The design elements in both the header and footer are likely to be responsive, ensuring a good user experience across different devices and screen sizes.</w:t>
      </w:r>
    </w:p>
    <w:p w14:paraId="32042229" w14:textId="59DE6479" w:rsidR="001664A9" w:rsidRPr="00617AC2" w:rsidRDefault="00E31685">
      <w:pPr>
        <w:spacing w:after="160" w:line="259" w:lineRule="auto"/>
        <w:rPr>
          <w:rFonts w:cs="Times New Roman"/>
        </w:rPr>
      </w:pPr>
      <w:r w:rsidRPr="070FD11A">
        <w:rPr>
          <w:rFonts w:cs="Times New Roman"/>
        </w:rPr>
        <w:br w:type="page"/>
      </w:r>
    </w:p>
    <w:p w14:paraId="39EDD569" w14:textId="4124DA0A" w:rsidR="001664A9" w:rsidRPr="00617AC2" w:rsidRDefault="001664A9" w:rsidP="00617AC2">
      <w:pPr>
        <w:spacing w:after="0" w:line="240" w:lineRule="auto"/>
        <w:rPr>
          <w:rFonts w:cs="Times New Roman"/>
        </w:rPr>
      </w:pPr>
    </w:p>
    <w:p w14:paraId="01810845" w14:textId="2A683764" w:rsidR="5525FDA4" w:rsidRDefault="00357B91" w:rsidP="00C963FF">
      <w:pPr>
        <w:pStyle w:val="ListParagraph"/>
        <w:numPr>
          <w:ilvl w:val="2"/>
          <w:numId w:val="2"/>
        </w:numPr>
        <w:spacing w:after="0" w:line="240" w:lineRule="auto"/>
        <w:rPr>
          <w:rFonts w:cs="Times New Roman"/>
          <w:b/>
          <w:bCs/>
          <w:lang w:eastAsia="en-CA"/>
        </w:rPr>
      </w:pPr>
      <w:r w:rsidRPr="17C1C790">
        <w:rPr>
          <w:rFonts w:cs="Times New Roman"/>
          <w:b/>
          <w:lang w:eastAsia="en-CA"/>
        </w:rPr>
        <w:t>Index / Homepage</w:t>
      </w:r>
    </w:p>
    <w:p w14:paraId="673C8A46" w14:textId="3535E82B" w:rsidR="7BB801C4" w:rsidRDefault="4E050915" w:rsidP="7BB801C4">
      <w:pPr>
        <w:spacing w:after="0" w:line="240" w:lineRule="auto"/>
        <w:rPr>
          <w:rFonts w:cs="Times New Roman"/>
          <w:lang w:eastAsia="en-CA"/>
        </w:rPr>
      </w:pPr>
      <w:r w:rsidRPr="29E27593">
        <w:rPr>
          <w:rFonts w:cs="Times New Roman"/>
          <w:lang w:eastAsia="en-CA"/>
        </w:rPr>
        <w:t xml:space="preserve">The homepage for </w:t>
      </w:r>
      <w:proofErr w:type="spellStart"/>
      <w:r w:rsidR="00770B30">
        <w:rPr>
          <w:rFonts w:cs="Times New Roman"/>
          <w:lang w:eastAsia="en-CA"/>
        </w:rPr>
        <w:t>Xyz</w:t>
      </w:r>
      <w:proofErr w:type="spellEnd"/>
      <w:r w:rsidRPr="29E27593">
        <w:rPr>
          <w:rFonts w:cs="Times New Roman"/>
          <w:lang w:eastAsia="en-CA"/>
        </w:rPr>
        <w:t xml:space="preserve"> is where we showcase </w:t>
      </w:r>
      <w:r w:rsidR="6238C81F" w:rsidRPr="29E27593">
        <w:rPr>
          <w:rFonts w:cs="Times New Roman"/>
          <w:lang w:eastAsia="en-CA"/>
        </w:rPr>
        <w:t>the company’s</w:t>
      </w:r>
      <w:r w:rsidRPr="29E27593">
        <w:rPr>
          <w:rFonts w:cs="Times New Roman"/>
          <w:lang w:eastAsia="en-CA"/>
        </w:rPr>
        <w:t xml:space="preserve"> innovative solutions and services across various industries. </w:t>
      </w:r>
      <w:r w:rsidR="31DF435A" w:rsidRPr="29E27593">
        <w:rPr>
          <w:rFonts w:cs="Times New Roman"/>
          <w:lang w:eastAsia="en-CA"/>
        </w:rPr>
        <w:t xml:space="preserve">The company’s </w:t>
      </w:r>
      <w:r w:rsidRPr="29E27593">
        <w:rPr>
          <w:rFonts w:cs="Times New Roman"/>
          <w:lang w:eastAsia="en-CA"/>
        </w:rPr>
        <w:t xml:space="preserve">offerings </w:t>
      </w:r>
      <w:r w:rsidR="6FAE2056" w:rsidRPr="29E27593">
        <w:rPr>
          <w:rFonts w:cs="Times New Roman"/>
          <w:lang w:eastAsia="en-CA"/>
        </w:rPr>
        <w:t xml:space="preserve">are sketched </w:t>
      </w:r>
      <w:r w:rsidRPr="29E27593">
        <w:rPr>
          <w:rFonts w:cs="Times New Roman"/>
          <w:lang w:eastAsia="en-CA"/>
        </w:rPr>
        <w:t xml:space="preserve">through the </w:t>
      </w:r>
      <w:r w:rsidR="255797B1" w:rsidRPr="29E27593">
        <w:rPr>
          <w:rFonts w:cs="Times New Roman"/>
          <w:lang w:eastAsia="en-CA"/>
        </w:rPr>
        <w:t xml:space="preserve">various </w:t>
      </w:r>
      <w:r w:rsidRPr="29E27593">
        <w:rPr>
          <w:rFonts w:cs="Times New Roman"/>
          <w:lang w:eastAsia="en-CA"/>
        </w:rPr>
        <w:t xml:space="preserve">sections </w:t>
      </w:r>
      <w:r w:rsidR="00FA2FA9">
        <w:rPr>
          <w:rFonts w:cs="Times New Roman"/>
          <w:lang w:eastAsia="en-CA"/>
        </w:rPr>
        <w:t>on</w:t>
      </w:r>
      <w:r w:rsidR="161D5E13" w:rsidRPr="29E27593">
        <w:rPr>
          <w:rFonts w:cs="Times New Roman"/>
          <w:lang w:eastAsia="en-CA"/>
        </w:rPr>
        <w:t xml:space="preserve"> the page</w:t>
      </w:r>
      <w:r w:rsidRPr="29E27593">
        <w:rPr>
          <w:rFonts w:cs="Times New Roman"/>
          <w:lang w:eastAsia="en-CA"/>
        </w:rPr>
        <w:t xml:space="preserve"> </w:t>
      </w:r>
      <w:r w:rsidR="4DEC2602" w:rsidRPr="29E27593">
        <w:rPr>
          <w:rFonts w:cs="Times New Roman"/>
          <w:lang w:eastAsia="en-CA"/>
        </w:rPr>
        <w:t>so the user can</w:t>
      </w:r>
      <w:r w:rsidRPr="29E27593">
        <w:rPr>
          <w:rFonts w:cs="Times New Roman"/>
          <w:lang w:eastAsia="en-CA"/>
        </w:rPr>
        <w:t xml:space="preserve"> learn more about </w:t>
      </w:r>
      <w:r w:rsidR="0603D99D" w:rsidRPr="29E27593">
        <w:rPr>
          <w:rFonts w:cs="Times New Roman"/>
          <w:lang w:eastAsia="en-CA"/>
        </w:rPr>
        <w:t>the company</w:t>
      </w:r>
      <w:r w:rsidRPr="29E27593">
        <w:rPr>
          <w:rFonts w:cs="Times New Roman"/>
          <w:lang w:eastAsia="en-CA"/>
        </w:rPr>
        <w:t>.</w:t>
      </w:r>
    </w:p>
    <w:p w14:paraId="323F1E94" w14:textId="78CC4D1D" w:rsidR="17EC7191" w:rsidRDefault="17EC7191" w:rsidP="17EC7191">
      <w:pPr>
        <w:spacing w:after="0" w:line="240" w:lineRule="auto"/>
        <w:rPr>
          <w:rFonts w:cs="Times New Roman"/>
          <w:lang w:eastAsia="en-CA"/>
        </w:rPr>
      </w:pPr>
    </w:p>
    <w:p w14:paraId="379D6DAD" w14:textId="2D8553D9" w:rsidR="00C26341" w:rsidRDefault="1D9BFE2F" w:rsidP="002706CA">
      <w:pPr>
        <w:spacing w:after="0" w:line="240" w:lineRule="auto"/>
        <w:rPr>
          <w:rFonts w:cs="Times New Roman"/>
          <w:b/>
          <w:bCs/>
          <w:lang w:eastAsia="en-CA"/>
        </w:rPr>
      </w:pPr>
      <w:r w:rsidRPr="114CB3D5">
        <w:rPr>
          <w:rFonts w:cs="Times New Roman"/>
          <w:b/>
          <w:bCs/>
          <w:lang w:eastAsia="en-CA"/>
        </w:rPr>
        <w:t>Main Carousel</w:t>
      </w:r>
    </w:p>
    <w:p w14:paraId="01801A14" w14:textId="77777777" w:rsidR="00C26341" w:rsidRDefault="00C26341" w:rsidP="002706CA">
      <w:pPr>
        <w:spacing w:after="0" w:line="240" w:lineRule="auto"/>
        <w:rPr>
          <w:rFonts w:cs="Times New Roman"/>
          <w:b/>
          <w:bCs/>
          <w:lang w:eastAsia="en-CA"/>
        </w:rPr>
      </w:pPr>
    </w:p>
    <w:p w14:paraId="1354687F" w14:textId="60DC699D" w:rsidR="00B073F1" w:rsidRDefault="00B073F1" w:rsidP="00C26341">
      <w:pPr>
        <w:spacing w:after="0" w:line="240" w:lineRule="auto"/>
        <w:jc w:val="center"/>
      </w:pPr>
    </w:p>
    <w:p w14:paraId="658A0622" w14:textId="7ECB4B68" w:rsidR="00487FAD" w:rsidRPr="00617AC2" w:rsidRDefault="00B073F1" w:rsidP="00B073F1">
      <w:pPr>
        <w:pStyle w:val="Caption"/>
        <w:rPr>
          <w:lang w:eastAsia="en-CA"/>
        </w:rPr>
      </w:pPr>
      <w:bookmarkStart w:id="40" w:name="_Toc172323737"/>
      <w:r>
        <w:t xml:space="preserve">Figure </w:t>
      </w:r>
      <w:fldSimple w:instr=" SEQ Figure \* ARABIC ">
        <w:r w:rsidR="00666DE1">
          <w:rPr>
            <w:noProof/>
          </w:rPr>
          <w:t>16</w:t>
        </w:r>
      </w:fldSimple>
      <w:r>
        <w:t>: Homepage - Carousel</w:t>
      </w:r>
      <w:bookmarkEnd w:id="40"/>
    </w:p>
    <w:p w14:paraId="1598F093" w14:textId="77777777" w:rsidR="002706CA" w:rsidRDefault="002706CA" w:rsidP="002706CA">
      <w:pPr>
        <w:spacing w:after="0" w:line="240" w:lineRule="auto"/>
        <w:rPr>
          <w:rFonts w:cs="Times New Roman"/>
          <w:lang w:eastAsia="en-CA"/>
        </w:rPr>
      </w:pPr>
    </w:p>
    <w:p w14:paraId="5AB2580B" w14:textId="35659885" w:rsidR="002706CA" w:rsidRDefault="002706CA" w:rsidP="002706CA">
      <w:pPr>
        <w:spacing w:after="0" w:line="240" w:lineRule="auto"/>
        <w:rPr>
          <w:rFonts w:cs="Times New Roman"/>
          <w:lang w:eastAsia="en-CA"/>
        </w:rPr>
      </w:pPr>
      <w:r w:rsidRPr="114CB3D5">
        <w:rPr>
          <w:rFonts w:cs="Times New Roman"/>
          <w:lang w:eastAsia="en-CA"/>
        </w:rPr>
        <w:t>The main carousel features a rotating series of high-quality images showcasing the company’s most significant work and projects. Each image is accompanied by text overlays with brief descriptions or slogans that highlight the company's core competencies and achievements. Users are immediately engaged by the dynamic visuals and can easily navigate through the carousel using arrows or swipe functionality. Prominent CTAs like "</w:t>
      </w:r>
      <w:r w:rsidRPr="7590F7E6">
        <w:rPr>
          <w:rFonts w:cs="Times New Roman"/>
          <w:lang w:eastAsia="en-CA"/>
        </w:rPr>
        <w:t>Learn More</w:t>
      </w:r>
      <w:r w:rsidRPr="114CB3D5">
        <w:rPr>
          <w:rFonts w:cs="Times New Roman"/>
          <w:lang w:eastAsia="en-CA"/>
        </w:rPr>
        <w:t>" guide users to more detailed information, ensuring a smooth and engaging experience.</w:t>
      </w:r>
    </w:p>
    <w:p w14:paraId="0DAB14C6" w14:textId="1B39D072" w:rsidR="5FD6BC36" w:rsidRDefault="5FD6BC36" w:rsidP="5FD6BC36">
      <w:pPr>
        <w:spacing w:after="0" w:line="240" w:lineRule="auto"/>
      </w:pPr>
    </w:p>
    <w:p w14:paraId="02FA38C3" w14:textId="22EBF929" w:rsidR="00D178ED" w:rsidRDefault="00D178ED">
      <w:pPr>
        <w:spacing w:after="160" w:line="259" w:lineRule="auto"/>
        <w:rPr>
          <w:b/>
          <w:bCs/>
        </w:rPr>
      </w:pPr>
      <w:r>
        <w:rPr>
          <w:b/>
          <w:bCs/>
        </w:rPr>
        <w:br w:type="page"/>
      </w:r>
    </w:p>
    <w:p w14:paraId="1A413A94" w14:textId="25DAD607" w:rsidR="00BA4D1D" w:rsidRPr="00BA4D1D" w:rsidRDefault="729AEACE" w:rsidP="00BA4D1D">
      <w:pPr>
        <w:spacing w:after="0" w:line="240" w:lineRule="auto"/>
        <w:rPr>
          <w:b/>
          <w:bCs/>
        </w:rPr>
      </w:pPr>
      <w:r w:rsidRPr="5870CE20">
        <w:rPr>
          <w:b/>
          <w:bCs/>
        </w:rPr>
        <w:lastRenderedPageBreak/>
        <w:t xml:space="preserve">Flip Cards – </w:t>
      </w:r>
      <w:r w:rsidRPr="5FD6BC36">
        <w:rPr>
          <w:b/>
          <w:bCs/>
        </w:rPr>
        <w:t>Specialized Industries</w:t>
      </w:r>
    </w:p>
    <w:p w14:paraId="2C5E2274" w14:textId="77777777" w:rsidR="00C26341" w:rsidRDefault="00C26341" w:rsidP="6BC4AEB4">
      <w:pPr>
        <w:spacing w:after="0" w:line="240" w:lineRule="auto"/>
      </w:pPr>
    </w:p>
    <w:p w14:paraId="20706C74" w14:textId="02CC947D" w:rsidR="00B073F1" w:rsidRDefault="00B073F1" w:rsidP="00B073F1">
      <w:pPr>
        <w:keepNext/>
        <w:spacing w:after="0" w:line="240" w:lineRule="auto"/>
        <w:jc w:val="center"/>
      </w:pPr>
    </w:p>
    <w:p w14:paraId="58071D1F" w14:textId="24AA9783" w:rsidR="007D52EE" w:rsidRPr="00617AC2" w:rsidRDefault="00B073F1" w:rsidP="00B073F1">
      <w:pPr>
        <w:pStyle w:val="Caption"/>
        <w:rPr>
          <w:lang w:eastAsia="en-CA"/>
        </w:rPr>
      </w:pPr>
      <w:bookmarkStart w:id="41" w:name="_Toc172323738"/>
      <w:r>
        <w:t xml:space="preserve">Figure </w:t>
      </w:r>
      <w:fldSimple w:instr=" SEQ Figure \* ARABIC ">
        <w:r w:rsidR="00666DE1">
          <w:rPr>
            <w:noProof/>
          </w:rPr>
          <w:t>17</w:t>
        </w:r>
      </w:fldSimple>
      <w:r>
        <w:t>: Homepage - Flip Cards</w:t>
      </w:r>
      <w:bookmarkEnd w:id="41"/>
    </w:p>
    <w:p w14:paraId="26334AA9" w14:textId="6AC451E3" w:rsidR="00482B78" w:rsidRPr="00482B78" w:rsidRDefault="00482B78" w:rsidP="00482B78">
      <w:pPr>
        <w:spacing w:after="0" w:line="240" w:lineRule="auto"/>
        <w:rPr>
          <w:rFonts w:cs="Times New Roman"/>
          <w:lang w:eastAsia="en-CA"/>
        </w:rPr>
      </w:pPr>
    </w:p>
    <w:p w14:paraId="3F54598C" w14:textId="77777777" w:rsidR="006A3598" w:rsidRDefault="006A3598" w:rsidP="006A3598">
      <w:pPr>
        <w:spacing w:after="0" w:line="240" w:lineRule="auto"/>
      </w:pPr>
      <w:r>
        <w:t>This section presents a grid of flip cards, each representing a different industry the company specializes in. The front side of each card displays the industry name with an icon or image, while the back side reveals a brief description of the company's expertise in that sector. Users can hover or click to flip the cards, adding an interactive element that makes exploring industries both engaging and informative. This intuitive design helps users quickly discover areas of interest.</w:t>
      </w:r>
    </w:p>
    <w:p w14:paraId="2687F27C" w14:textId="77777777" w:rsidR="006A3598" w:rsidRDefault="006A3598" w:rsidP="08E4BE01">
      <w:pPr>
        <w:spacing w:after="0" w:line="240" w:lineRule="auto"/>
        <w:rPr>
          <w:rFonts w:cs="Times New Roman"/>
          <w:lang w:eastAsia="en-CA"/>
        </w:rPr>
      </w:pPr>
    </w:p>
    <w:p w14:paraId="481562E9" w14:textId="3E27169E" w:rsidR="0FDF23C0" w:rsidRDefault="6B3C6D63" w:rsidP="0FDF23C0">
      <w:pPr>
        <w:spacing w:after="0" w:line="240" w:lineRule="auto"/>
        <w:rPr>
          <w:rFonts w:cs="Times New Roman"/>
          <w:b/>
          <w:bCs/>
          <w:lang w:eastAsia="en-CA"/>
        </w:rPr>
      </w:pPr>
      <w:r w:rsidRPr="2B923EF4">
        <w:rPr>
          <w:rFonts w:cs="Times New Roman"/>
          <w:b/>
          <w:bCs/>
          <w:lang w:eastAsia="en-CA"/>
        </w:rPr>
        <w:t xml:space="preserve">Image </w:t>
      </w:r>
      <w:r w:rsidRPr="0FDF23C0">
        <w:rPr>
          <w:rFonts w:cs="Times New Roman"/>
          <w:b/>
          <w:bCs/>
          <w:lang w:eastAsia="en-CA"/>
        </w:rPr>
        <w:t>Sections</w:t>
      </w:r>
      <w:r w:rsidRPr="2B923EF4">
        <w:rPr>
          <w:rFonts w:cs="Times New Roman"/>
          <w:b/>
          <w:bCs/>
          <w:lang w:eastAsia="en-CA"/>
        </w:rPr>
        <w:t xml:space="preserve"> – </w:t>
      </w:r>
      <w:proofErr w:type="spellStart"/>
      <w:r w:rsidR="00ED57D1">
        <w:rPr>
          <w:rFonts w:cs="Times New Roman"/>
          <w:b/>
          <w:bCs/>
          <w:lang w:eastAsia="en-CA"/>
        </w:rPr>
        <w:t>Abc</w:t>
      </w:r>
      <w:proofErr w:type="spellEnd"/>
      <w:r w:rsidRPr="2B923EF4">
        <w:rPr>
          <w:rFonts w:cs="Times New Roman"/>
          <w:b/>
          <w:bCs/>
          <w:lang w:eastAsia="en-CA"/>
        </w:rPr>
        <w:t xml:space="preserve"> Technology</w:t>
      </w:r>
      <w:r w:rsidRPr="0FDF23C0">
        <w:rPr>
          <w:rFonts w:cs="Times New Roman"/>
          <w:b/>
          <w:bCs/>
          <w:lang w:eastAsia="en-CA"/>
        </w:rPr>
        <w:t xml:space="preserve"> &amp; Custom Machines</w:t>
      </w:r>
    </w:p>
    <w:p w14:paraId="79C9460D" w14:textId="11124339" w:rsidR="2B923EF4" w:rsidRDefault="2B923EF4" w:rsidP="2B923EF4">
      <w:pPr>
        <w:spacing w:after="0" w:line="240" w:lineRule="auto"/>
        <w:rPr>
          <w:rFonts w:cs="Times New Roman"/>
          <w:lang w:eastAsia="en-CA"/>
        </w:rPr>
      </w:pPr>
    </w:p>
    <w:p w14:paraId="225FB9CA" w14:textId="7D693AD3" w:rsidR="00C51C72" w:rsidRDefault="00C51C72" w:rsidP="00C51C72">
      <w:pPr>
        <w:keepNext/>
        <w:spacing w:after="0" w:line="240" w:lineRule="auto"/>
        <w:jc w:val="center"/>
      </w:pPr>
    </w:p>
    <w:p w14:paraId="462BA2A5" w14:textId="7295E662" w:rsidR="00EE11C7" w:rsidRPr="00FE35B6" w:rsidRDefault="00C51C72" w:rsidP="006C406A">
      <w:pPr>
        <w:pStyle w:val="Caption"/>
        <w:rPr>
          <w:lang w:eastAsia="en-CA"/>
        </w:rPr>
      </w:pPr>
      <w:bookmarkStart w:id="42" w:name="_Toc172323739"/>
      <w:r>
        <w:t xml:space="preserve">Figure </w:t>
      </w:r>
      <w:fldSimple w:instr=" SEQ Figure \* ARABIC ">
        <w:r>
          <w:rPr>
            <w:noProof/>
          </w:rPr>
          <w:t>18</w:t>
        </w:r>
      </w:fldSimple>
      <w:r>
        <w:t xml:space="preserve">: Homepage - </w:t>
      </w:r>
      <w:proofErr w:type="spellStart"/>
      <w:r w:rsidR="00ED57D1">
        <w:t>abc</w:t>
      </w:r>
      <w:proofErr w:type="spellEnd"/>
      <w:r w:rsidR="00C26341" w:rsidRPr="00C26341">
        <w:t>™</w:t>
      </w:r>
      <w:bookmarkEnd w:id="42"/>
    </w:p>
    <w:p w14:paraId="15E17D4A" w14:textId="77777777" w:rsidR="00C51C72" w:rsidRPr="00C51C72" w:rsidRDefault="00C51C72" w:rsidP="00C26341">
      <w:pPr>
        <w:spacing w:after="0"/>
        <w:rPr>
          <w:lang w:eastAsia="en-CA"/>
        </w:rPr>
      </w:pPr>
    </w:p>
    <w:p w14:paraId="33BAD174" w14:textId="4902B26E" w:rsidR="00C51C72" w:rsidRDefault="00C51C72" w:rsidP="00C51C72">
      <w:pPr>
        <w:keepNext/>
        <w:spacing w:after="0" w:line="240" w:lineRule="auto"/>
        <w:jc w:val="center"/>
      </w:pPr>
    </w:p>
    <w:p w14:paraId="44F2B375" w14:textId="59C121FB" w:rsidR="000D3F4A" w:rsidRPr="00617AC2" w:rsidRDefault="00C51C72" w:rsidP="006C406A">
      <w:pPr>
        <w:pStyle w:val="Caption"/>
        <w:rPr>
          <w:lang w:eastAsia="en-CA"/>
        </w:rPr>
      </w:pPr>
      <w:bookmarkStart w:id="43" w:name="_Toc172323740"/>
      <w:r>
        <w:t xml:space="preserve">Figure </w:t>
      </w:r>
      <w:fldSimple w:instr=" SEQ Figure \* ARABIC ">
        <w:r>
          <w:rPr>
            <w:noProof/>
          </w:rPr>
          <w:t>19</w:t>
        </w:r>
      </w:fldSimple>
      <w:r>
        <w:t>: Homepage – Custom Machines</w:t>
      </w:r>
      <w:bookmarkEnd w:id="43"/>
    </w:p>
    <w:p w14:paraId="54635A23" w14:textId="77777777" w:rsidR="00385D93" w:rsidRDefault="00385D93" w:rsidP="006A3598">
      <w:pPr>
        <w:spacing w:after="0" w:line="240" w:lineRule="auto"/>
        <w:rPr>
          <w:rFonts w:cs="Times New Roman"/>
          <w:lang w:eastAsia="en-CA"/>
        </w:rPr>
      </w:pPr>
    </w:p>
    <w:p w14:paraId="45F5814E" w14:textId="6F0F3F78" w:rsidR="006A3598" w:rsidRDefault="006A3598" w:rsidP="006A3598">
      <w:pPr>
        <w:spacing w:after="0" w:line="240" w:lineRule="auto"/>
        <w:rPr>
          <w:rFonts w:cs="Times New Roman"/>
          <w:lang w:eastAsia="en-CA"/>
        </w:rPr>
      </w:pPr>
      <w:r w:rsidRPr="19DC9B43">
        <w:rPr>
          <w:rFonts w:cs="Times New Roman"/>
          <w:lang w:eastAsia="en-CA"/>
        </w:rPr>
        <w:t xml:space="preserve">Showcasing high-resolution images, this section highlights </w:t>
      </w:r>
      <w:proofErr w:type="spellStart"/>
      <w:r w:rsidR="00ED57D1">
        <w:rPr>
          <w:rFonts w:cs="Times New Roman"/>
          <w:lang w:eastAsia="en-CA"/>
        </w:rPr>
        <w:t>Abc</w:t>
      </w:r>
      <w:proofErr w:type="spellEnd"/>
      <w:r w:rsidRPr="19DC9B43">
        <w:rPr>
          <w:rFonts w:cs="Times New Roman"/>
          <w:lang w:eastAsia="en-CA"/>
        </w:rPr>
        <w:t xml:space="preserve"> Technology </w:t>
      </w:r>
      <w:r w:rsidRPr="7042A2DB">
        <w:rPr>
          <w:rFonts w:cs="Times New Roman"/>
          <w:lang w:eastAsia="en-CA"/>
        </w:rPr>
        <w:t>and Custom Machines in action.</w:t>
      </w:r>
      <w:r w:rsidRPr="19DC9B43">
        <w:rPr>
          <w:rFonts w:cs="Times New Roman"/>
          <w:lang w:eastAsia="en-CA"/>
        </w:rPr>
        <w:t xml:space="preserve"> Accompanying text explains the technology’s features, benefits, and market position. Users are drawn in by the striking visuals and can easily understand the value of </w:t>
      </w:r>
      <w:proofErr w:type="spellStart"/>
      <w:r w:rsidR="00ED57D1">
        <w:rPr>
          <w:rFonts w:cs="Times New Roman"/>
          <w:lang w:eastAsia="en-CA"/>
        </w:rPr>
        <w:t>Abc</w:t>
      </w:r>
      <w:proofErr w:type="spellEnd"/>
      <w:r w:rsidRPr="19DC9B43">
        <w:rPr>
          <w:rFonts w:cs="Times New Roman"/>
          <w:lang w:eastAsia="en-CA"/>
        </w:rPr>
        <w:t xml:space="preserve"> Technology </w:t>
      </w:r>
      <w:r w:rsidRPr="7042A2DB">
        <w:rPr>
          <w:rFonts w:cs="Times New Roman"/>
          <w:lang w:eastAsia="en-CA"/>
        </w:rPr>
        <w:t xml:space="preserve">and Custom Machines </w:t>
      </w:r>
      <w:r w:rsidRPr="19DC9B43">
        <w:rPr>
          <w:rFonts w:cs="Times New Roman"/>
          <w:lang w:eastAsia="en-CA"/>
        </w:rPr>
        <w:t>through concise descriptions. The strategically placed CTA encourages users to explore further details, facilitating an informative and user-friendly experience.</w:t>
      </w:r>
    </w:p>
    <w:p w14:paraId="003DD6B5" w14:textId="3431DD59" w:rsidR="7D219884" w:rsidRDefault="7D219884" w:rsidP="7D219884">
      <w:pPr>
        <w:spacing w:after="0" w:line="240" w:lineRule="auto"/>
      </w:pPr>
    </w:p>
    <w:p w14:paraId="28B42B4F" w14:textId="0BECBCA5" w:rsidR="00D178ED" w:rsidRDefault="00D178ED">
      <w:pPr>
        <w:spacing w:after="160" w:line="259" w:lineRule="auto"/>
        <w:rPr>
          <w:b/>
          <w:bCs/>
        </w:rPr>
      </w:pPr>
      <w:r>
        <w:rPr>
          <w:b/>
          <w:bCs/>
        </w:rPr>
        <w:br w:type="page"/>
      </w:r>
    </w:p>
    <w:p w14:paraId="03CC08D4" w14:textId="74945259" w:rsidR="00482B78" w:rsidRDefault="51E5E451" w:rsidP="00482B78">
      <w:pPr>
        <w:spacing w:after="0" w:line="240" w:lineRule="auto"/>
        <w:rPr>
          <w:b/>
        </w:rPr>
      </w:pPr>
      <w:r w:rsidRPr="7042A2DB">
        <w:rPr>
          <w:b/>
          <w:bCs/>
        </w:rPr>
        <w:lastRenderedPageBreak/>
        <w:t>Solutions and Services Section</w:t>
      </w:r>
    </w:p>
    <w:p w14:paraId="123E877D" w14:textId="77777777" w:rsidR="00385D93" w:rsidRPr="00385D93" w:rsidRDefault="00385D93" w:rsidP="7042A2DB">
      <w:pPr>
        <w:spacing w:after="0" w:line="240" w:lineRule="auto"/>
        <w:rPr>
          <w:b/>
          <w:bCs/>
        </w:rPr>
      </w:pPr>
    </w:p>
    <w:p w14:paraId="7F98B3B6" w14:textId="07840799" w:rsidR="00666DE1" w:rsidRDefault="00666DE1" w:rsidP="00BE7EAB">
      <w:pPr>
        <w:keepNext/>
        <w:spacing w:after="0" w:line="240" w:lineRule="auto"/>
        <w:jc w:val="center"/>
      </w:pPr>
    </w:p>
    <w:p w14:paraId="4F60DE57" w14:textId="7294D106" w:rsidR="000333BA" w:rsidRDefault="00666DE1" w:rsidP="00BE7EAB">
      <w:pPr>
        <w:pStyle w:val="Caption"/>
        <w:rPr>
          <w:lang w:eastAsia="en-CA"/>
        </w:rPr>
      </w:pPr>
      <w:bookmarkStart w:id="44" w:name="_Toc172323741"/>
      <w:r>
        <w:t xml:space="preserve">Figure </w:t>
      </w:r>
      <w:fldSimple w:instr=" SEQ Figure \* ARABIC ">
        <w:r>
          <w:rPr>
            <w:noProof/>
          </w:rPr>
          <w:t>20</w:t>
        </w:r>
      </w:fldSimple>
      <w:r>
        <w:t>: Homepage – Solutions and Services</w:t>
      </w:r>
      <w:r w:rsidR="00BE7EAB">
        <w:t>, Partner</w:t>
      </w:r>
      <w:bookmarkEnd w:id="44"/>
    </w:p>
    <w:p w14:paraId="3723120C" w14:textId="1D2F35E6" w:rsidR="00482B78" w:rsidRPr="00482B78" w:rsidRDefault="00482B78" w:rsidP="00482B78">
      <w:pPr>
        <w:spacing w:after="0" w:line="240" w:lineRule="auto"/>
        <w:rPr>
          <w:rFonts w:cs="Times New Roman"/>
          <w:lang w:eastAsia="en-CA"/>
        </w:rPr>
      </w:pPr>
    </w:p>
    <w:p w14:paraId="290F9A33" w14:textId="77777777" w:rsidR="006A3598" w:rsidRDefault="006A3598" w:rsidP="006A3598">
      <w:pPr>
        <w:spacing w:after="0" w:line="240" w:lineRule="auto"/>
      </w:pPr>
      <w:r>
        <w:t>This section displays a series of image boxes representing different solutions and services offered by the company. Each box includes an image and a title, making it easy for users to identify and learn about specific offerings. Clicking on a box redirects users to detailed pages, creating a seamless navigation experience and allowing users to quickly find the information they need about the company’s services.</w:t>
      </w:r>
    </w:p>
    <w:p w14:paraId="104458CE" w14:textId="77777777" w:rsidR="006A3598" w:rsidRDefault="006A3598" w:rsidP="0346A1E8">
      <w:pPr>
        <w:spacing w:after="0" w:line="240" w:lineRule="auto"/>
        <w:rPr>
          <w:rFonts w:cs="Times New Roman"/>
          <w:lang w:eastAsia="en-CA"/>
        </w:rPr>
      </w:pPr>
    </w:p>
    <w:p w14:paraId="4237409A" w14:textId="1D0F6C52" w:rsidR="314064F1" w:rsidRDefault="1EFBB738" w:rsidP="314064F1">
      <w:pPr>
        <w:spacing w:after="0" w:line="240" w:lineRule="auto"/>
        <w:rPr>
          <w:rFonts w:cs="Times New Roman"/>
          <w:b/>
          <w:bCs/>
          <w:lang w:eastAsia="en-CA"/>
        </w:rPr>
      </w:pPr>
      <w:r w:rsidRPr="314064F1">
        <w:rPr>
          <w:rFonts w:cs="Times New Roman"/>
          <w:b/>
          <w:bCs/>
          <w:lang w:eastAsia="en-CA"/>
        </w:rPr>
        <w:t>Partners Section</w:t>
      </w:r>
    </w:p>
    <w:p w14:paraId="43EC7F6F" w14:textId="1047A6BB" w:rsidR="1EFBB738" w:rsidRDefault="1EFBB738" w:rsidP="314064F1">
      <w:pPr>
        <w:spacing w:after="0" w:line="240" w:lineRule="auto"/>
      </w:pPr>
      <w:r w:rsidRPr="314064F1">
        <w:rPr>
          <w:rFonts w:cs="Times New Roman"/>
          <w:lang w:eastAsia="en-CA"/>
        </w:rPr>
        <w:t>The Partners section features logos of various companies with whom the company collaborates, organized in a clean grid format. This layout not only builds credibility but also provides users with a visual representation of the company’s network. Clickable logos lead to partner websites or detailed partnership pages, offering users an easy way to explore and understand the company’s professional relationships.</w:t>
      </w:r>
    </w:p>
    <w:p w14:paraId="10610DC1" w14:textId="653110A4" w:rsidR="314064F1" w:rsidRDefault="314064F1" w:rsidP="314064F1">
      <w:pPr>
        <w:spacing w:after="0" w:line="240" w:lineRule="auto"/>
        <w:rPr>
          <w:rFonts w:cs="Times New Roman"/>
          <w:lang w:eastAsia="en-CA"/>
        </w:rPr>
      </w:pPr>
    </w:p>
    <w:p w14:paraId="062D4306" w14:textId="6F241FB1" w:rsidR="00BE7EAB" w:rsidRDefault="00BE7EAB" w:rsidP="00BE7EAB">
      <w:pPr>
        <w:keepNext/>
        <w:spacing w:after="0" w:line="240" w:lineRule="auto"/>
        <w:jc w:val="center"/>
      </w:pPr>
    </w:p>
    <w:p w14:paraId="13161A4A" w14:textId="053D2429" w:rsidR="00741BCA" w:rsidRPr="00617AC2" w:rsidRDefault="00BE7EAB" w:rsidP="00BE7EAB">
      <w:pPr>
        <w:pStyle w:val="Caption"/>
        <w:rPr>
          <w:lang w:eastAsia="en-CA"/>
        </w:rPr>
      </w:pPr>
      <w:bookmarkStart w:id="45" w:name="_Toc172323742"/>
      <w:r>
        <w:t xml:space="preserve">Figure </w:t>
      </w:r>
      <w:fldSimple w:instr=" SEQ Figure \* ARABIC ">
        <w:r>
          <w:rPr>
            <w:noProof/>
          </w:rPr>
          <w:t>21</w:t>
        </w:r>
      </w:fldSimple>
      <w:r>
        <w:t>: Homepage - Testimonials</w:t>
      </w:r>
      <w:bookmarkEnd w:id="45"/>
    </w:p>
    <w:p w14:paraId="4D974567" w14:textId="0B34276B" w:rsidR="08DCE519" w:rsidRDefault="08DCE519" w:rsidP="71A5344A">
      <w:pPr>
        <w:spacing w:after="0" w:line="240" w:lineRule="auto"/>
        <w:rPr>
          <w:rFonts w:cs="Times New Roman"/>
          <w:b/>
          <w:bCs/>
          <w:lang w:eastAsia="en-CA"/>
        </w:rPr>
      </w:pPr>
    </w:p>
    <w:p w14:paraId="567BFF57" w14:textId="0880B7D9" w:rsidR="71A5344A" w:rsidRPr="00BE7EAB" w:rsidRDefault="08DCE519" w:rsidP="71A5344A">
      <w:pPr>
        <w:spacing w:after="0" w:line="240" w:lineRule="auto"/>
        <w:rPr>
          <w:rFonts w:cs="Times New Roman"/>
          <w:b/>
          <w:lang w:eastAsia="en-CA"/>
        </w:rPr>
      </w:pPr>
      <w:r w:rsidRPr="71A5344A">
        <w:rPr>
          <w:rFonts w:cs="Times New Roman"/>
          <w:b/>
          <w:bCs/>
          <w:lang w:eastAsia="en-CA"/>
        </w:rPr>
        <w:t>Carousel – Testimonials</w:t>
      </w:r>
    </w:p>
    <w:p w14:paraId="3C5CE30E" w14:textId="4FEDC67F" w:rsidR="00FF41EF" w:rsidRPr="00FF41EF" w:rsidRDefault="08DCE519" w:rsidP="00FF41EF">
      <w:pPr>
        <w:spacing w:after="0" w:line="240" w:lineRule="auto"/>
        <w:rPr>
          <w:rFonts w:cs="Times New Roman"/>
          <w:lang w:eastAsia="en-CA"/>
        </w:rPr>
      </w:pPr>
      <w:r w:rsidRPr="71A5344A">
        <w:rPr>
          <w:rFonts w:cs="Times New Roman"/>
          <w:lang w:eastAsia="en-CA"/>
        </w:rPr>
        <w:t xml:space="preserve">This smaller, horizontal scrolling carousel displays user testimonials, complete with </w:t>
      </w:r>
      <w:r w:rsidRPr="6678B5DC">
        <w:rPr>
          <w:rFonts w:cs="Times New Roman"/>
          <w:lang w:eastAsia="en-CA"/>
        </w:rPr>
        <w:t>names</w:t>
      </w:r>
      <w:r w:rsidRPr="71A5344A">
        <w:rPr>
          <w:rFonts w:cs="Times New Roman"/>
          <w:lang w:eastAsia="en-CA"/>
        </w:rPr>
        <w:t xml:space="preserve"> and </w:t>
      </w:r>
      <w:r w:rsidRPr="6678B5DC">
        <w:rPr>
          <w:rFonts w:cs="Times New Roman"/>
          <w:lang w:eastAsia="en-CA"/>
        </w:rPr>
        <w:t>positions</w:t>
      </w:r>
      <w:r w:rsidRPr="71A5344A">
        <w:rPr>
          <w:rFonts w:cs="Times New Roman"/>
          <w:lang w:eastAsia="en-CA"/>
        </w:rPr>
        <w:t xml:space="preserve">, alongside short excerpts of their positive feedback. The scrolling functionality allows users to effortlessly browse through various testimonials, providing social proof and enhancing trust in the company’s services. </w:t>
      </w:r>
      <w:r w:rsidRPr="763DC9F1">
        <w:rPr>
          <w:rFonts w:cs="Times New Roman"/>
          <w:lang w:eastAsia="en-CA"/>
        </w:rPr>
        <w:t xml:space="preserve">The </w:t>
      </w:r>
      <w:r w:rsidR="7254BDA4" w:rsidRPr="763DC9F1">
        <w:rPr>
          <w:rFonts w:cs="Times New Roman"/>
          <w:lang w:eastAsia="en-CA"/>
        </w:rPr>
        <w:t>position or role</w:t>
      </w:r>
      <w:r w:rsidRPr="71A5344A">
        <w:rPr>
          <w:rFonts w:cs="Times New Roman"/>
          <w:lang w:eastAsia="en-CA"/>
        </w:rPr>
        <w:t xml:space="preserve"> of </w:t>
      </w:r>
      <w:r w:rsidR="7254BDA4" w:rsidRPr="763DC9F1">
        <w:rPr>
          <w:rFonts w:cs="Times New Roman"/>
          <w:lang w:eastAsia="en-CA"/>
        </w:rPr>
        <w:t xml:space="preserve">the </w:t>
      </w:r>
      <w:r w:rsidRPr="71A5344A">
        <w:rPr>
          <w:rFonts w:cs="Times New Roman"/>
          <w:lang w:eastAsia="en-CA"/>
        </w:rPr>
        <w:t xml:space="preserve">user </w:t>
      </w:r>
      <w:r w:rsidR="5D778638" w:rsidRPr="763DC9F1">
        <w:rPr>
          <w:rFonts w:cs="Times New Roman"/>
          <w:lang w:eastAsia="en-CA"/>
        </w:rPr>
        <w:t>along with the company name</w:t>
      </w:r>
      <w:r w:rsidRPr="71A5344A">
        <w:rPr>
          <w:rFonts w:cs="Times New Roman"/>
          <w:lang w:eastAsia="en-CA"/>
        </w:rPr>
        <w:t xml:space="preserve"> adds authenticity, making the testimonials more relatable and impactful.</w:t>
      </w:r>
    </w:p>
    <w:p w14:paraId="517947C5" w14:textId="1F5DDC8F" w:rsidR="763DC9F1" w:rsidRDefault="763DC9F1" w:rsidP="763DC9F1">
      <w:pPr>
        <w:spacing w:after="0" w:line="240" w:lineRule="auto"/>
        <w:rPr>
          <w:rFonts w:cs="Times New Roman"/>
          <w:lang w:eastAsia="en-CA"/>
        </w:rPr>
      </w:pPr>
    </w:p>
    <w:p w14:paraId="7AB71BE3" w14:textId="7B36D804" w:rsidR="763DC9F1" w:rsidRDefault="7ED265BA" w:rsidP="763DC9F1">
      <w:pPr>
        <w:spacing w:after="0" w:line="240" w:lineRule="auto"/>
        <w:rPr>
          <w:rFonts w:cs="Times New Roman"/>
          <w:lang w:eastAsia="en-CA"/>
        </w:rPr>
      </w:pPr>
      <w:r w:rsidRPr="7B6AF42B">
        <w:rPr>
          <w:rFonts w:cs="Times New Roman"/>
          <w:lang w:eastAsia="en-CA"/>
        </w:rPr>
        <w:t xml:space="preserve">This homepage design provides a comprehensive overview of </w:t>
      </w:r>
      <w:proofErr w:type="spellStart"/>
      <w:r w:rsidR="00770B30">
        <w:rPr>
          <w:rFonts w:cs="Times New Roman"/>
          <w:lang w:eastAsia="en-CA"/>
        </w:rPr>
        <w:t>Xyz</w:t>
      </w:r>
      <w:r w:rsidRPr="7B6AF42B">
        <w:rPr>
          <w:rFonts w:cs="Times New Roman"/>
          <w:lang w:eastAsia="en-CA"/>
        </w:rPr>
        <w:t>’s</w:t>
      </w:r>
      <w:proofErr w:type="spellEnd"/>
      <w:r w:rsidRPr="7B6AF42B">
        <w:rPr>
          <w:rFonts w:cs="Times New Roman"/>
          <w:lang w:eastAsia="en-CA"/>
        </w:rPr>
        <w:t xml:space="preserve"> capabilities and offerings, with each section carefully crafted to ensure a smooth and engaging user experience. The interactive elements and intuitive layout are designed to facilitate easy navigation and meaningful interaction, enhancing the </w:t>
      </w:r>
      <w:r w:rsidR="00BE7EAB">
        <w:rPr>
          <w:rFonts w:cs="Times New Roman"/>
          <w:lang w:eastAsia="en-CA"/>
        </w:rPr>
        <w:t xml:space="preserve">site's </w:t>
      </w:r>
      <w:r w:rsidRPr="7B6AF42B">
        <w:rPr>
          <w:rFonts w:cs="Times New Roman"/>
          <w:lang w:eastAsia="en-CA"/>
        </w:rPr>
        <w:t>overall usability.</w:t>
      </w:r>
    </w:p>
    <w:p w14:paraId="78EE8DA8" w14:textId="77777777" w:rsidR="00BB7025" w:rsidRPr="00617AC2" w:rsidRDefault="00BB7025" w:rsidP="00617AC2">
      <w:pPr>
        <w:spacing w:after="0" w:line="240" w:lineRule="auto"/>
        <w:rPr>
          <w:rFonts w:cs="Times New Roman"/>
          <w:szCs w:val="24"/>
          <w:lang w:eastAsia="en-CA"/>
        </w:rPr>
      </w:pPr>
    </w:p>
    <w:p w14:paraId="66A621F0" w14:textId="6EDD2D0E" w:rsidR="00BB7025" w:rsidRPr="00617AC2" w:rsidRDefault="00BB7025" w:rsidP="00617AC2">
      <w:pPr>
        <w:pStyle w:val="ListParagraph"/>
        <w:spacing w:after="0" w:line="240" w:lineRule="auto"/>
        <w:rPr>
          <w:rFonts w:cs="Times New Roman"/>
          <w:lang w:eastAsia="en-CA"/>
        </w:rPr>
      </w:pPr>
    </w:p>
    <w:p w14:paraId="6DF4C304" w14:textId="041E8A61" w:rsidR="06658742" w:rsidRDefault="00BB7025" w:rsidP="00C963FF">
      <w:pPr>
        <w:pStyle w:val="ListParagraph"/>
        <w:numPr>
          <w:ilvl w:val="2"/>
          <w:numId w:val="2"/>
        </w:numPr>
        <w:spacing w:after="0" w:line="240" w:lineRule="auto"/>
        <w:rPr>
          <w:rFonts w:cs="Times New Roman"/>
          <w:b/>
          <w:bCs/>
          <w:lang w:eastAsia="en-CA"/>
        </w:rPr>
      </w:pPr>
      <w:r w:rsidRPr="06658742">
        <w:rPr>
          <w:rFonts w:cs="Times New Roman"/>
          <w:b/>
          <w:lang w:eastAsia="en-CA"/>
        </w:rPr>
        <w:t xml:space="preserve">Solutions - </w:t>
      </w:r>
      <w:proofErr w:type="spellStart"/>
      <w:r w:rsidR="00ED57D1">
        <w:rPr>
          <w:rFonts w:cs="Times New Roman"/>
          <w:b/>
          <w:lang w:eastAsia="en-CA"/>
        </w:rPr>
        <w:t>abc</w:t>
      </w:r>
      <w:proofErr w:type="spellEnd"/>
      <w:r w:rsidR="00DF78C5" w:rsidRPr="06658742">
        <w:rPr>
          <w:rFonts w:cs="Times New Roman"/>
          <w:b/>
          <w:lang w:eastAsia="en-CA"/>
        </w:rPr>
        <w:t>™</w:t>
      </w:r>
    </w:p>
    <w:p w14:paraId="6BDA7D5F" w14:textId="29194A96" w:rsidR="004E3037" w:rsidRPr="001B43F0" w:rsidRDefault="004E3037" w:rsidP="004E3037">
      <w:pPr>
        <w:spacing w:after="0" w:line="240" w:lineRule="auto"/>
      </w:pPr>
    </w:p>
    <w:p w14:paraId="2A1667B2" w14:textId="7B296321" w:rsidR="00E92831" w:rsidRDefault="00E92831" w:rsidP="3798A1FB">
      <w:pPr>
        <w:spacing w:after="0" w:line="240" w:lineRule="auto"/>
        <w:rPr>
          <w:rFonts w:eastAsia="Times New Roman" w:cs="Times New Roman"/>
          <w:lang w:eastAsia="en-CA"/>
        </w:rPr>
      </w:pPr>
      <w:r w:rsidRPr="3798A1FB">
        <w:rPr>
          <w:rFonts w:eastAsia="Times New Roman" w:cs="Times New Roman"/>
          <w:lang w:eastAsia="en-CA"/>
        </w:rPr>
        <w:t xml:space="preserve">Users can navigate to the </w:t>
      </w:r>
      <w:proofErr w:type="spellStart"/>
      <w:r w:rsidR="00ED57D1">
        <w:t>abc</w:t>
      </w:r>
      <w:proofErr w:type="spellEnd"/>
      <w:r>
        <w:t>™</w:t>
      </w:r>
      <w:r w:rsidRPr="3798A1FB">
        <w:rPr>
          <w:rFonts w:eastAsia="Times New Roman" w:cs="Times New Roman"/>
          <w:lang w:eastAsia="en-CA"/>
        </w:rPr>
        <w:t xml:space="preserve"> page by following the below navigation path:</w:t>
      </w:r>
    </w:p>
    <w:p w14:paraId="7B4A61C8" w14:textId="35A57662" w:rsidR="00E92831" w:rsidRDefault="00E92831" w:rsidP="00C963FF">
      <w:pPr>
        <w:pStyle w:val="ListParagraph"/>
        <w:numPr>
          <w:ilvl w:val="0"/>
          <w:numId w:val="19"/>
        </w:numPr>
        <w:spacing w:after="0" w:line="240" w:lineRule="auto"/>
      </w:pPr>
      <w:r w:rsidRPr="3798A1FB">
        <w:rPr>
          <w:rFonts w:eastAsia="Times New Roman" w:cs="Times New Roman"/>
          <w:lang w:eastAsia="en-CA"/>
        </w:rPr>
        <w:t xml:space="preserve">Solutions -&gt; </w:t>
      </w:r>
      <w:proofErr w:type="spellStart"/>
      <w:r w:rsidR="00ED57D1">
        <w:t>abc</w:t>
      </w:r>
      <w:proofErr w:type="spellEnd"/>
      <w:r>
        <w:t>™</w:t>
      </w:r>
    </w:p>
    <w:p w14:paraId="684E96F3" w14:textId="563FE870" w:rsidR="00E92831" w:rsidRPr="00E92831" w:rsidRDefault="00E92831" w:rsidP="00E92831">
      <w:pPr>
        <w:pStyle w:val="ListParagraph"/>
        <w:spacing w:after="0" w:line="240" w:lineRule="auto"/>
        <w:ind w:left="1080"/>
      </w:pPr>
    </w:p>
    <w:p w14:paraId="39EAA75B" w14:textId="2E827BC2" w:rsidR="004E3037" w:rsidRPr="001B43F0" w:rsidRDefault="004E3037" w:rsidP="004E3037">
      <w:pPr>
        <w:spacing w:after="0" w:line="240" w:lineRule="auto"/>
        <w:rPr>
          <w:szCs w:val="24"/>
        </w:rPr>
      </w:pPr>
      <w:r w:rsidRPr="001B43F0">
        <w:rPr>
          <w:szCs w:val="24"/>
        </w:rPr>
        <w:t xml:space="preserve">The </w:t>
      </w:r>
      <w:proofErr w:type="spellStart"/>
      <w:r w:rsidR="00ED57D1">
        <w:rPr>
          <w:szCs w:val="24"/>
        </w:rPr>
        <w:t>abc</w:t>
      </w:r>
      <w:proofErr w:type="spellEnd"/>
      <w:r w:rsidR="00573123" w:rsidRPr="00573123">
        <w:rPr>
          <w:szCs w:val="24"/>
        </w:rPr>
        <w:t>™</w:t>
      </w:r>
      <w:r w:rsidRPr="001B43F0">
        <w:rPr>
          <w:szCs w:val="24"/>
        </w:rPr>
        <w:t xml:space="preserve"> page features a sleek and professional design that highlights the unique features of </w:t>
      </w:r>
      <w:proofErr w:type="spellStart"/>
      <w:r w:rsidR="00ED57D1">
        <w:rPr>
          <w:szCs w:val="24"/>
        </w:rPr>
        <w:t>Abc</w:t>
      </w:r>
      <w:proofErr w:type="spellEnd"/>
      <w:r w:rsidRPr="001B43F0">
        <w:rPr>
          <w:szCs w:val="24"/>
        </w:rPr>
        <w:t xml:space="preserve"> Technology. The layout includes a standardized header and footer, to ensure consistency across the site. The main content area is designed with a clean, minimalistic interface for easy navigation. </w:t>
      </w:r>
    </w:p>
    <w:p w14:paraId="6AC5C5CF" w14:textId="20C6547A" w:rsidR="005D03E3" w:rsidRDefault="005D03E3" w:rsidP="005D03E3">
      <w:pPr>
        <w:keepNext/>
        <w:spacing w:after="0" w:line="240" w:lineRule="auto"/>
        <w:jc w:val="center"/>
      </w:pPr>
    </w:p>
    <w:p w14:paraId="0706816E" w14:textId="4DD4642B" w:rsidR="00FE7073" w:rsidRPr="00617AC2" w:rsidRDefault="005D03E3" w:rsidP="005D03E3">
      <w:pPr>
        <w:pStyle w:val="Caption"/>
        <w:rPr>
          <w:lang w:eastAsia="en-CA"/>
        </w:rPr>
      </w:pPr>
      <w:bookmarkStart w:id="46" w:name="_Toc172323743"/>
      <w:r>
        <w:t xml:space="preserve">Figure </w:t>
      </w:r>
      <w:fldSimple w:instr=" SEQ Figure \* ARABIC ">
        <w:r w:rsidR="004311B8">
          <w:rPr>
            <w:noProof/>
          </w:rPr>
          <w:t>22</w:t>
        </w:r>
      </w:fldSimple>
      <w:r>
        <w:t xml:space="preserve">: </w:t>
      </w:r>
      <w:proofErr w:type="spellStart"/>
      <w:r w:rsidR="00ED57D1">
        <w:t>abc</w:t>
      </w:r>
      <w:proofErr w:type="spellEnd"/>
      <w:r w:rsidR="004311B8" w:rsidRPr="004311B8">
        <w:t>™</w:t>
      </w:r>
      <w:r w:rsidR="004311B8">
        <w:t xml:space="preserve"> Page 1</w:t>
      </w:r>
      <w:bookmarkEnd w:id="46"/>
    </w:p>
    <w:p w14:paraId="51CDA171" w14:textId="77777777" w:rsidR="00F11F8B" w:rsidRPr="00617AC2" w:rsidRDefault="00F11F8B" w:rsidP="00617AC2">
      <w:pPr>
        <w:spacing w:after="0" w:line="240" w:lineRule="auto"/>
        <w:rPr>
          <w:rFonts w:cs="Times New Roman"/>
          <w:szCs w:val="24"/>
          <w:lang w:eastAsia="en-CA"/>
        </w:rPr>
      </w:pPr>
    </w:p>
    <w:p w14:paraId="35F9FF63" w14:textId="73A38257" w:rsidR="004311B8" w:rsidRDefault="004311B8" w:rsidP="004311B8">
      <w:pPr>
        <w:keepNext/>
        <w:spacing w:after="0" w:line="240" w:lineRule="auto"/>
        <w:jc w:val="center"/>
      </w:pPr>
    </w:p>
    <w:p w14:paraId="12A110B6" w14:textId="0D90DCDB" w:rsidR="003428C3" w:rsidRPr="00617AC2" w:rsidRDefault="004311B8" w:rsidP="004311B8">
      <w:pPr>
        <w:pStyle w:val="Caption"/>
        <w:rPr>
          <w:lang w:eastAsia="en-CA"/>
        </w:rPr>
      </w:pPr>
      <w:bookmarkStart w:id="47" w:name="_Toc172323744"/>
      <w:r>
        <w:t xml:space="preserve">Figure </w:t>
      </w:r>
      <w:fldSimple w:instr=" SEQ Figure \* ARABIC ">
        <w:r>
          <w:rPr>
            <w:noProof/>
          </w:rPr>
          <w:t>23</w:t>
        </w:r>
      </w:fldSimple>
      <w:r>
        <w:t xml:space="preserve">: </w:t>
      </w:r>
      <w:proofErr w:type="spellStart"/>
      <w:r w:rsidR="00ED57D1">
        <w:t>abc</w:t>
      </w:r>
      <w:proofErr w:type="spellEnd"/>
      <w:r w:rsidRPr="004311B8">
        <w:t>™</w:t>
      </w:r>
      <w:r>
        <w:t xml:space="preserve"> Page 2</w:t>
      </w:r>
      <w:bookmarkEnd w:id="47"/>
    </w:p>
    <w:p w14:paraId="3723BFC0" w14:textId="77777777" w:rsidR="00A52515" w:rsidRDefault="00A52515" w:rsidP="0723D197">
      <w:pPr>
        <w:spacing w:after="0" w:line="240" w:lineRule="auto"/>
        <w:rPr>
          <w:rFonts w:cs="Times New Roman"/>
          <w:b/>
          <w:bCs/>
          <w:szCs w:val="24"/>
          <w:lang w:eastAsia="en-CA"/>
        </w:rPr>
      </w:pPr>
    </w:p>
    <w:p w14:paraId="268DC540" w14:textId="77777777" w:rsidR="001B43F0" w:rsidRPr="001B43F0" w:rsidRDefault="001B43F0" w:rsidP="001B43F0">
      <w:pPr>
        <w:spacing w:after="0" w:line="240" w:lineRule="auto"/>
        <w:rPr>
          <w:rFonts w:cs="Times New Roman"/>
          <w:b/>
          <w:bCs/>
          <w:szCs w:val="24"/>
          <w:lang w:eastAsia="en-CA"/>
        </w:rPr>
      </w:pPr>
      <w:r w:rsidRPr="001B43F0">
        <w:rPr>
          <w:rFonts w:cs="Times New Roman"/>
          <w:b/>
          <w:bCs/>
          <w:szCs w:val="24"/>
          <w:lang w:eastAsia="en-CA"/>
        </w:rPr>
        <w:t>Key elements include:</w:t>
      </w:r>
    </w:p>
    <w:p w14:paraId="27D4E34C" w14:textId="5848402A" w:rsidR="001B43F0" w:rsidRPr="001B43F0" w:rsidRDefault="001B43F0" w:rsidP="00C963FF">
      <w:pPr>
        <w:pStyle w:val="ListParagraph"/>
        <w:numPr>
          <w:ilvl w:val="0"/>
          <w:numId w:val="20"/>
        </w:numPr>
        <w:spacing w:after="0" w:line="240" w:lineRule="auto"/>
        <w:jc w:val="both"/>
        <w:rPr>
          <w:rFonts w:cs="Times New Roman"/>
          <w:szCs w:val="24"/>
          <w:lang w:eastAsia="en-CA"/>
        </w:rPr>
      </w:pPr>
      <w:r w:rsidRPr="00F11F8B">
        <w:rPr>
          <w:rFonts w:cs="Times New Roman"/>
          <w:b/>
          <w:szCs w:val="24"/>
          <w:lang w:eastAsia="en-CA"/>
        </w:rPr>
        <w:t>Dynamic Background Image:</w:t>
      </w:r>
      <w:r w:rsidRPr="001B43F0">
        <w:rPr>
          <w:rFonts w:cs="Times New Roman"/>
          <w:szCs w:val="24"/>
          <w:lang w:eastAsia="en-CA"/>
        </w:rPr>
        <w:t xml:space="preserve"> The page utilizes JavaScript to display a dynamic background image that changes based on user interactions or predefined conditions. This enhances visual appeal and keeps the content engaging.</w:t>
      </w:r>
    </w:p>
    <w:p w14:paraId="2D20932F" w14:textId="4E94F3D7" w:rsidR="001B43F0" w:rsidRPr="001B43F0" w:rsidRDefault="001B43F0" w:rsidP="00C963FF">
      <w:pPr>
        <w:pStyle w:val="ListParagraph"/>
        <w:numPr>
          <w:ilvl w:val="0"/>
          <w:numId w:val="20"/>
        </w:numPr>
        <w:spacing w:after="0" w:line="240" w:lineRule="auto"/>
        <w:jc w:val="both"/>
        <w:rPr>
          <w:rFonts w:cs="Times New Roman"/>
          <w:szCs w:val="24"/>
          <w:lang w:eastAsia="en-CA"/>
        </w:rPr>
      </w:pPr>
      <w:r w:rsidRPr="00F11F8B">
        <w:rPr>
          <w:rFonts w:cs="Times New Roman"/>
          <w:b/>
          <w:szCs w:val="24"/>
          <w:lang w:eastAsia="en-CA"/>
        </w:rPr>
        <w:t>Content Sections:</w:t>
      </w:r>
      <w:r w:rsidRPr="001B43F0">
        <w:rPr>
          <w:rFonts w:cs="Times New Roman"/>
          <w:szCs w:val="24"/>
          <w:lang w:eastAsia="en-CA"/>
        </w:rPr>
        <w:t xml:space="preserve"> Detailed descriptions, high-quality images, and diagrams are used to showcase the technology’s capabilities and benefits. These elements are organized into sections with smooth scrolling effects implemented via JavaScript for a seamless user experience.</w:t>
      </w:r>
    </w:p>
    <w:p w14:paraId="55BB2ADE" w14:textId="495F55CD" w:rsidR="001B43F0" w:rsidRPr="001B43F0" w:rsidRDefault="001B43F0" w:rsidP="00C963FF">
      <w:pPr>
        <w:pStyle w:val="ListParagraph"/>
        <w:numPr>
          <w:ilvl w:val="0"/>
          <w:numId w:val="20"/>
        </w:numPr>
        <w:spacing w:after="0" w:line="240" w:lineRule="auto"/>
        <w:jc w:val="both"/>
        <w:rPr>
          <w:rFonts w:cs="Times New Roman"/>
          <w:szCs w:val="24"/>
          <w:lang w:eastAsia="en-CA"/>
        </w:rPr>
      </w:pPr>
      <w:r w:rsidRPr="00F11F8B">
        <w:rPr>
          <w:rFonts w:cs="Times New Roman"/>
          <w:b/>
          <w:szCs w:val="24"/>
          <w:lang w:eastAsia="en-CA"/>
        </w:rPr>
        <w:t xml:space="preserve">Interactive Features: </w:t>
      </w:r>
      <w:r w:rsidRPr="001B43F0">
        <w:rPr>
          <w:rFonts w:cs="Times New Roman"/>
          <w:szCs w:val="24"/>
          <w:lang w:eastAsia="en-CA"/>
        </w:rPr>
        <w:t>JavaScript is also used for interactive features such as image sliders and hover effects, providing an engaging way for users to explore the content.</w:t>
      </w:r>
    </w:p>
    <w:p w14:paraId="08687AB7" w14:textId="0C2D5256" w:rsidR="001B43F0" w:rsidRPr="001B43F0" w:rsidRDefault="001B43F0" w:rsidP="00C963FF">
      <w:pPr>
        <w:pStyle w:val="ListParagraph"/>
        <w:numPr>
          <w:ilvl w:val="0"/>
          <w:numId w:val="20"/>
        </w:numPr>
        <w:spacing w:after="0" w:line="240" w:lineRule="auto"/>
        <w:jc w:val="both"/>
        <w:rPr>
          <w:rFonts w:cs="Times New Roman"/>
          <w:szCs w:val="24"/>
          <w:lang w:eastAsia="en-CA"/>
        </w:rPr>
      </w:pPr>
      <w:r w:rsidRPr="00F11F8B">
        <w:rPr>
          <w:rFonts w:cs="Times New Roman"/>
          <w:b/>
          <w:szCs w:val="24"/>
          <w:lang w:eastAsia="en-CA"/>
        </w:rPr>
        <w:t>Consistent Styling:</w:t>
      </w:r>
      <w:r w:rsidRPr="001B43F0">
        <w:rPr>
          <w:rFonts w:cs="Times New Roman"/>
          <w:szCs w:val="24"/>
          <w:lang w:eastAsia="en-CA"/>
        </w:rPr>
        <w:t xml:space="preserve"> The use of consistent fonts, </w:t>
      </w:r>
      <w:r w:rsidR="00F11F8B">
        <w:rPr>
          <w:rFonts w:cs="Times New Roman"/>
          <w:szCs w:val="24"/>
          <w:lang w:eastAsia="en-CA"/>
        </w:rPr>
        <w:t>colours</w:t>
      </w:r>
      <w:r w:rsidRPr="001B43F0">
        <w:rPr>
          <w:rFonts w:cs="Times New Roman"/>
          <w:szCs w:val="24"/>
          <w:lang w:eastAsia="en-CA"/>
        </w:rPr>
        <w:t>, and spacing throughout the page enhances readability and visual appeal, reflecting the owner’s pride in the trademarked technology. CSS is employed to maintain this consistency and provide a polished look.</w:t>
      </w:r>
    </w:p>
    <w:p w14:paraId="2B387FD2" w14:textId="77777777" w:rsidR="001B43F0" w:rsidRPr="001B43F0" w:rsidRDefault="001B43F0" w:rsidP="001B43F0">
      <w:pPr>
        <w:spacing w:after="0" w:line="240" w:lineRule="auto"/>
        <w:jc w:val="both"/>
        <w:rPr>
          <w:rFonts w:cs="Times New Roman"/>
          <w:szCs w:val="24"/>
          <w:lang w:eastAsia="en-CA"/>
        </w:rPr>
      </w:pPr>
    </w:p>
    <w:p w14:paraId="66C9E426" w14:textId="318C5DC0" w:rsidR="001B43F0" w:rsidRPr="00617AC2" w:rsidRDefault="001B43F0" w:rsidP="001B43F0">
      <w:pPr>
        <w:spacing w:after="0" w:line="240" w:lineRule="auto"/>
        <w:jc w:val="both"/>
        <w:rPr>
          <w:rFonts w:cs="Times New Roman"/>
          <w:szCs w:val="24"/>
          <w:lang w:eastAsia="en-CA"/>
        </w:rPr>
      </w:pPr>
      <w:r w:rsidRPr="001B43F0">
        <w:rPr>
          <w:rFonts w:cs="Times New Roman"/>
          <w:szCs w:val="24"/>
          <w:lang w:eastAsia="en-CA"/>
        </w:rPr>
        <w:t>The static nature of the page ensures quick loading times, while the interactive elements and dynamic background image keep users engaged and provide a modern web experience.</w:t>
      </w:r>
    </w:p>
    <w:p w14:paraId="1C1857EE" w14:textId="5EF10588" w:rsidR="00957D4E" w:rsidRPr="00617AC2" w:rsidRDefault="00957D4E" w:rsidP="00617AC2">
      <w:pPr>
        <w:spacing w:after="0" w:line="240" w:lineRule="auto"/>
        <w:rPr>
          <w:rFonts w:cs="Times New Roman"/>
          <w:szCs w:val="24"/>
          <w:lang w:eastAsia="en-CA"/>
        </w:rPr>
      </w:pPr>
    </w:p>
    <w:p w14:paraId="09317601" w14:textId="7D2C0FFD" w:rsidR="00CD3FEA" w:rsidRPr="00617AC2" w:rsidRDefault="00CD3FEA" w:rsidP="00C963FF">
      <w:pPr>
        <w:pStyle w:val="ListParagraph"/>
        <w:numPr>
          <w:ilvl w:val="2"/>
          <w:numId w:val="2"/>
        </w:numPr>
        <w:spacing w:after="0" w:line="240" w:lineRule="auto"/>
        <w:rPr>
          <w:rFonts w:eastAsia="Times New Roman" w:cs="Times New Roman"/>
          <w:b/>
          <w:szCs w:val="24"/>
          <w:lang w:eastAsia="en-CA"/>
          <w14:ligatures w14:val="none"/>
        </w:rPr>
      </w:pPr>
      <w:r w:rsidRPr="00CD3FEA">
        <w:rPr>
          <w:rFonts w:eastAsia="Times New Roman" w:cs="Times New Roman"/>
          <w:b/>
          <w:szCs w:val="24"/>
          <w:lang w:eastAsia="en-CA"/>
          <w14:ligatures w14:val="none"/>
        </w:rPr>
        <w:t>Custom Machines</w:t>
      </w:r>
    </w:p>
    <w:p w14:paraId="1C9A096F" w14:textId="3616A8C0" w:rsidR="00CD3FEA" w:rsidRDefault="00CD3FEA" w:rsidP="007523E7">
      <w:pPr>
        <w:spacing w:after="0" w:line="240" w:lineRule="auto"/>
        <w:rPr>
          <w:rFonts w:eastAsia="Times New Roman" w:cs="Times New Roman"/>
          <w:lang w:eastAsia="en-CA"/>
          <w14:ligatures w14:val="none"/>
        </w:rPr>
      </w:pPr>
    </w:p>
    <w:p w14:paraId="5A6618B0" w14:textId="62CC4262" w:rsidR="00FA64AD" w:rsidRDefault="00FA64AD" w:rsidP="00FA64AD">
      <w:pPr>
        <w:keepNext/>
        <w:spacing w:after="0" w:line="240" w:lineRule="auto"/>
        <w:jc w:val="center"/>
      </w:pPr>
    </w:p>
    <w:p w14:paraId="16684107" w14:textId="737399BD" w:rsidR="00175BF6" w:rsidRDefault="00FA64AD" w:rsidP="00FA64AD">
      <w:pPr>
        <w:pStyle w:val="Caption"/>
      </w:pPr>
      <w:bookmarkStart w:id="48" w:name="_Toc172323745"/>
      <w:r>
        <w:t xml:space="preserve">Figure </w:t>
      </w:r>
      <w:fldSimple w:instr=" SEQ Figure \* ARABIC ">
        <w:r>
          <w:rPr>
            <w:noProof/>
          </w:rPr>
          <w:t>24</w:t>
        </w:r>
      </w:fldSimple>
      <w:r>
        <w:t>: Custom Machines Page 1</w:t>
      </w:r>
      <w:bookmarkEnd w:id="48"/>
    </w:p>
    <w:p w14:paraId="7C167EEA" w14:textId="7285DFB0" w:rsidR="00CA4D94" w:rsidRDefault="00CA4D94" w:rsidP="007523E7">
      <w:pPr>
        <w:spacing w:after="0" w:line="240" w:lineRule="auto"/>
        <w:rPr>
          <w:rFonts w:eastAsia="Times New Roman" w:cs="Times New Roman"/>
          <w:lang w:eastAsia="en-CA"/>
          <w14:ligatures w14:val="none"/>
        </w:rPr>
      </w:pPr>
    </w:p>
    <w:p w14:paraId="45B7A70B" w14:textId="511B9054" w:rsidR="00175BF6" w:rsidRDefault="00175BF6" w:rsidP="00FA64AD">
      <w:pPr>
        <w:keepNext/>
        <w:spacing w:after="0" w:line="240" w:lineRule="auto"/>
        <w:jc w:val="center"/>
      </w:pPr>
    </w:p>
    <w:p w14:paraId="36952F95" w14:textId="0AF9B759" w:rsidR="00536BEC" w:rsidRDefault="00175BF6" w:rsidP="00175BF6">
      <w:pPr>
        <w:pStyle w:val="Caption"/>
        <w:rPr>
          <w:rFonts w:eastAsia="Times New Roman"/>
          <w:lang w:eastAsia="en-CA"/>
          <w14:ligatures w14:val="none"/>
        </w:rPr>
      </w:pPr>
      <w:bookmarkStart w:id="49" w:name="_Toc172323746"/>
      <w:r>
        <w:t xml:space="preserve">Figure </w:t>
      </w:r>
      <w:fldSimple w:instr=" SEQ Figure \* ARABIC ">
        <w:r w:rsidR="00FA64AD">
          <w:rPr>
            <w:noProof/>
          </w:rPr>
          <w:t>25</w:t>
        </w:r>
      </w:fldSimple>
      <w:r>
        <w:t>: Custom Machines Page 2</w:t>
      </w:r>
      <w:bookmarkEnd w:id="49"/>
    </w:p>
    <w:p w14:paraId="6DFE260B" w14:textId="77777777" w:rsidR="00762318" w:rsidRDefault="00762318" w:rsidP="00762318">
      <w:pPr>
        <w:spacing w:after="0" w:line="240" w:lineRule="auto"/>
        <w:rPr>
          <w:rFonts w:eastAsia="Times New Roman" w:cs="Times New Roman"/>
          <w:szCs w:val="24"/>
          <w:lang w:eastAsia="en-CA"/>
          <w14:ligatures w14:val="none"/>
        </w:rPr>
      </w:pPr>
    </w:p>
    <w:p w14:paraId="30C3F1A1" w14:textId="44A2505A" w:rsidR="00CF3B9D" w:rsidRDefault="00CF3B9D" w:rsidP="00CF3B9D">
      <w:pPr>
        <w:spacing w:after="0" w:line="240" w:lineRule="auto"/>
        <w:rPr>
          <w:rFonts w:eastAsia="Times New Roman" w:cs="Times New Roman"/>
          <w:szCs w:val="24"/>
          <w:lang w:eastAsia="en-CA"/>
        </w:rPr>
      </w:pPr>
      <w:r>
        <w:rPr>
          <w:rFonts w:eastAsia="Times New Roman" w:cs="Times New Roman"/>
          <w:szCs w:val="24"/>
          <w:lang w:eastAsia="en-CA"/>
        </w:rPr>
        <w:t>Users</w:t>
      </w:r>
      <w:r w:rsidRPr="3C231245">
        <w:rPr>
          <w:rFonts w:eastAsia="Times New Roman" w:cs="Times New Roman"/>
          <w:szCs w:val="24"/>
          <w:lang w:eastAsia="en-CA"/>
        </w:rPr>
        <w:t xml:space="preserve"> can navigate to the </w:t>
      </w:r>
      <w:r w:rsidR="00C5495F">
        <w:rPr>
          <w:rFonts w:eastAsia="Times New Roman" w:cs="Times New Roman"/>
          <w:szCs w:val="24"/>
          <w:lang w:eastAsia="en-CA"/>
        </w:rPr>
        <w:t>Custom Machines</w:t>
      </w:r>
      <w:r w:rsidRPr="3C231245">
        <w:rPr>
          <w:rFonts w:eastAsia="Times New Roman" w:cs="Times New Roman"/>
          <w:szCs w:val="24"/>
          <w:lang w:eastAsia="en-CA"/>
        </w:rPr>
        <w:t xml:space="preserve"> page by following the below navigation path:</w:t>
      </w:r>
    </w:p>
    <w:p w14:paraId="68198A53" w14:textId="2861C57C" w:rsidR="00CF3B9D" w:rsidRDefault="00CF3B9D" w:rsidP="00C963FF">
      <w:pPr>
        <w:pStyle w:val="ListParagraph"/>
        <w:numPr>
          <w:ilvl w:val="0"/>
          <w:numId w:val="19"/>
        </w:numPr>
        <w:spacing w:after="0" w:line="240" w:lineRule="auto"/>
        <w:rPr>
          <w:rFonts w:eastAsia="Times New Roman" w:cs="Times New Roman"/>
          <w:szCs w:val="24"/>
          <w:lang w:eastAsia="en-CA"/>
          <w14:ligatures w14:val="none"/>
        </w:rPr>
      </w:pPr>
      <w:r w:rsidRPr="3C231245">
        <w:rPr>
          <w:rFonts w:eastAsia="Times New Roman" w:cs="Times New Roman"/>
          <w:szCs w:val="24"/>
          <w:lang w:eastAsia="en-CA"/>
        </w:rPr>
        <w:t>S</w:t>
      </w:r>
      <w:r>
        <w:rPr>
          <w:rFonts w:eastAsia="Times New Roman" w:cs="Times New Roman"/>
          <w:szCs w:val="24"/>
          <w:lang w:eastAsia="en-CA"/>
        </w:rPr>
        <w:t>olutions -&gt; Custom Machines</w:t>
      </w:r>
    </w:p>
    <w:p w14:paraId="52236911" w14:textId="77777777" w:rsidR="00CF3B9D" w:rsidRDefault="00CF3B9D" w:rsidP="00762318">
      <w:pPr>
        <w:spacing w:after="0" w:line="240" w:lineRule="auto"/>
        <w:rPr>
          <w:rFonts w:eastAsia="Times New Roman" w:cs="Times New Roman"/>
          <w:szCs w:val="24"/>
          <w:lang w:eastAsia="en-CA"/>
          <w14:ligatures w14:val="none"/>
        </w:rPr>
      </w:pPr>
    </w:p>
    <w:p w14:paraId="4CC61725" w14:textId="4F157456" w:rsidR="00762318" w:rsidRDefault="00762318" w:rsidP="00762318">
      <w:pPr>
        <w:spacing w:after="0" w:line="240" w:lineRule="auto"/>
        <w:rPr>
          <w:rFonts w:eastAsia="Times New Roman" w:cs="Times New Roman"/>
          <w:szCs w:val="24"/>
          <w:lang w:eastAsia="en-CA"/>
          <w14:ligatures w14:val="none"/>
        </w:rPr>
      </w:pPr>
      <w:r w:rsidRPr="00762318">
        <w:rPr>
          <w:rFonts w:eastAsia="Times New Roman" w:cs="Times New Roman"/>
          <w:szCs w:val="24"/>
          <w:lang w:eastAsia="en-CA"/>
          <w14:ligatures w14:val="none"/>
        </w:rPr>
        <w:t xml:space="preserve">The hero section </w:t>
      </w:r>
      <w:r w:rsidR="004D19C3">
        <w:rPr>
          <w:rFonts w:eastAsia="Times New Roman" w:cs="Times New Roman"/>
          <w:szCs w:val="24"/>
          <w:lang w:eastAsia="en-CA"/>
          <w14:ligatures w14:val="none"/>
        </w:rPr>
        <w:t xml:space="preserve">of the </w:t>
      </w:r>
      <w:r w:rsidR="004D19C3" w:rsidRPr="00762318">
        <w:rPr>
          <w:rFonts w:eastAsia="Times New Roman" w:cs="Times New Roman"/>
          <w:szCs w:val="24"/>
          <w:lang w:eastAsia="en-CA"/>
          <w14:ligatures w14:val="none"/>
        </w:rPr>
        <w:t xml:space="preserve">Custom </w:t>
      </w:r>
      <w:r w:rsidR="004D19C3">
        <w:rPr>
          <w:rFonts w:eastAsia="Times New Roman" w:cs="Times New Roman"/>
          <w:szCs w:val="24"/>
          <w:lang w:eastAsia="en-CA"/>
          <w14:ligatures w14:val="none"/>
        </w:rPr>
        <w:t>Machine’s page</w:t>
      </w:r>
      <w:r w:rsidR="004D19C3" w:rsidRPr="00762318">
        <w:rPr>
          <w:rFonts w:eastAsia="Times New Roman" w:cs="Times New Roman"/>
          <w:szCs w:val="24"/>
          <w:lang w:eastAsia="en-CA"/>
          <w14:ligatures w14:val="none"/>
        </w:rPr>
        <w:t xml:space="preserve"> </w:t>
      </w:r>
      <w:r w:rsidRPr="00762318">
        <w:rPr>
          <w:rFonts w:eastAsia="Times New Roman" w:cs="Times New Roman"/>
          <w:szCs w:val="24"/>
          <w:lang w:eastAsia="en-CA"/>
          <w14:ligatures w14:val="none"/>
        </w:rPr>
        <w:t xml:space="preserve">captivates users with a large, segmented image showcasing different aspects of custom machines, accompanied by a concise description and a prominent "Contact Us" button. The vertical side navigation menu within the main content area allows users to switch between various subsections effortlessly, ensuring a seamless browsing experience. Additionally, the use of bullet points in the </w:t>
      </w:r>
      <w:r w:rsidR="00B1223D">
        <w:rPr>
          <w:rFonts w:eastAsia="Times New Roman" w:cs="Times New Roman"/>
          <w:szCs w:val="24"/>
          <w:lang w:eastAsia="en-CA"/>
          <w14:ligatures w14:val="none"/>
        </w:rPr>
        <w:t>content</w:t>
      </w:r>
      <w:r w:rsidRPr="00762318">
        <w:rPr>
          <w:rFonts w:eastAsia="Times New Roman" w:cs="Times New Roman"/>
          <w:szCs w:val="24"/>
          <w:lang w:eastAsia="en-CA"/>
          <w14:ligatures w14:val="none"/>
        </w:rPr>
        <w:t xml:space="preserve"> section makes information easily scannable and digestible.</w:t>
      </w:r>
    </w:p>
    <w:p w14:paraId="489DBBCD" w14:textId="77777777" w:rsidR="00762318" w:rsidRPr="00762318" w:rsidRDefault="00762318" w:rsidP="00762318">
      <w:pPr>
        <w:spacing w:after="0" w:line="240" w:lineRule="auto"/>
        <w:rPr>
          <w:rFonts w:eastAsia="Times New Roman" w:cs="Times New Roman"/>
          <w:szCs w:val="24"/>
          <w:lang w:eastAsia="en-CA"/>
          <w14:ligatures w14:val="none"/>
        </w:rPr>
      </w:pPr>
    </w:p>
    <w:p w14:paraId="0AAA2493" w14:textId="5108106F" w:rsidR="00762318" w:rsidRPr="00617AC2" w:rsidRDefault="00762318" w:rsidP="00617AC2">
      <w:pPr>
        <w:spacing w:after="0" w:line="240" w:lineRule="auto"/>
        <w:rPr>
          <w:rFonts w:eastAsia="Times New Roman" w:cs="Times New Roman"/>
          <w:szCs w:val="24"/>
          <w:lang w:eastAsia="en-CA"/>
          <w14:ligatures w14:val="none"/>
        </w:rPr>
      </w:pPr>
      <w:r w:rsidRPr="00762318">
        <w:rPr>
          <w:rFonts w:eastAsia="Times New Roman" w:cs="Times New Roman"/>
          <w:szCs w:val="24"/>
          <w:lang w:eastAsia="en-CA"/>
          <w14:ligatures w14:val="none"/>
        </w:rPr>
        <w:t xml:space="preserve">From a UX perspective, the page is designed to be highly user-friendly. Clear headers and descriptive text guide users through the content, while relevant images add visual context and enhance comprehension. Multiple strategically placed "Contact Us" buttons encourage user engagement and action. The layout is responsive, adapting well to different screen sizes, which ensures a consistent experience across devices. Furthermore, the footer maintains design consistency and provides additional links to important sections, enhancing overall accessibility. </w:t>
      </w:r>
    </w:p>
    <w:p w14:paraId="7D6869F4" w14:textId="77777777" w:rsidR="00CD3FEA" w:rsidRDefault="00CD3FEA" w:rsidP="007523E7">
      <w:pPr>
        <w:spacing w:after="0" w:line="240" w:lineRule="auto"/>
        <w:rPr>
          <w:rFonts w:eastAsia="Times New Roman" w:cs="Times New Roman"/>
          <w:szCs w:val="24"/>
          <w:lang w:eastAsia="en-CA"/>
          <w14:ligatures w14:val="none"/>
        </w:rPr>
      </w:pPr>
    </w:p>
    <w:p w14:paraId="02633E79" w14:textId="77777777" w:rsidR="000F6F4F" w:rsidRDefault="000F6F4F">
      <w:pPr>
        <w:spacing w:after="160" w:line="259" w:lineRule="auto"/>
        <w:rPr>
          <w:rFonts w:eastAsia="Times New Roman" w:cs="Times New Roman"/>
          <w:b/>
          <w:szCs w:val="24"/>
          <w:lang w:eastAsia="en-CA"/>
          <w14:ligatures w14:val="none"/>
        </w:rPr>
      </w:pPr>
      <w:r>
        <w:rPr>
          <w:rFonts w:eastAsia="Times New Roman" w:cs="Times New Roman"/>
          <w:b/>
          <w:szCs w:val="24"/>
          <w:lang w:eastAsia="en-CA"/>
          <w14:ligatures w14:val="none"/>
        </w:rPr>
        <w:br w:type="page"/>
      </w:r>
    </w:p>
    <w:p w14:paraId="20BD7084" w14:textId="0096A1F9" w:rsidR="00690883" w:rsidRPr="00617AC2" w:rsidRDefault="00690883" w:rsidP="00C963FF">
      <w:pPr>
        <w:pStyle w:val="ListParagraph"/>
        <w:numPr>
          <w:ilvl w:val="2"/>
          <w:numId w:val="2"/>
        </w:numPr>
        <w:spacing w:after="0" w:line="240" w:lineRule="auto"/>
        <w:rPr>
          <w:rFonts w:eastAsia="Times New Roman" w:cs="Times New Roman"/>
          <w:b/>
          <w:szCs w:val="24"/>
          <w:lang w:eastAsia="en-CA"/>
          <w14:ligatures w14:val="none"/>
        </w:rPr>
      </w:pPr>
      <w:r w:rsidRPr="00617AC2">
        <w:rPr>
          <w:rFonts w:eastAsia="Times New Roman" w:cs="Times New Roman"/>
          <w:b/>
          <w:szCs w:val="24"/>
          <w:lang w:eastAsia="en-CA"/>
          <w14:ligatures w14:val="none"/>
        </w:rPr>
        <w:lastRenderedPageBreak/>
        <w:t>Case Studies</w:t>
      </w:r>
    </w:p>
    <w:p w14:paraId="33DF2FF7" w14:textId="77777777" w:rsidR="00331859" w:rsidRDefault="00331859" w:rsidP="00331859">
      <w:pPr>
        <w:spacing w:after="0" w:line="240" w:lineRule="auto"/>
        <w:rPr>
          <w:rFonts w:eastAsia="Times New Roman" w:cs="Times New Roman"/>
          <w:szCs w:val="24"/>
          <w:lang w:eastAsia="en-CA"/>
        </w:rPr>
      </w:pPr>
    </w:p>
    <w:p w14:paraId="49D2CA93" w14:textId="587FA4B9" w:rsidR="00331859" w:rsidRDefault="00331859" w:rsidP="00331859">
      <w:pPr>
        <w:spacing w:after="0" w:line="240" w:lineRule="auto"/>
        <w:rPr>
          <w:rFonts w:eastAsia="Times New Roman" w:cs="Times New Roman"/>
          <w:szCs w:val="24"/>
          <w:lang w:eastAsia="en-CA"/>
        </w:rPr>
      </w:pPr>
      <w:r>
        <w:rPr>
          <w:rFonts w:eastAsia="Times New Roman" w:cs="Times New Roman"/>
          <w:szCs w:val="24"/>
          <w:lang w:eastAsia="en-CA"/>
        </w:rPr>
        <w:t>Users</w:t>
      </w:r>
      <w:r w:rsidRPr="3C231245">
        <w:rPr>
          <w:rFonts w:eastAsia="Times New Roman" w:cs="Times New Roman"/>
          <w:szCs w:val="24"/>
          <w:lang w:eastAsia="en-CA"/>
        </w:rPr>
        <w:t xml:space="preserve"> can navigate to the </w:t>
      </w:r>
      <w:r>
        <w:rPr>
          <w:rFonts w:eastAsia="Times New Roman" w:cs="Times New Roman"/>
          <w:szCs w:val="24"/>
          <w:lang w:eastAsia="en-CA"/>
        </w:rPr>
        <w:t>Case Studies</w:t>
      </w:r>
      <w:r w:rsidRPr="3C231245">
        <w:rPr>
          <w:rFonts w:eastAsia="Times New Roman" w:cs="Times New Roman"/>
          <w:szCs w:val="24"/>
          <w:lang w:eastAsia="en-CA"/>
        </w:rPr>
        <w:t xml:space="preserve"> page by following the below navigation path:</w:t>
      </w:r>
    </w:p>
    <w:p w14:paraId="36B23888" w14:textId="77777777" w:rsidR="00331859" w:rsidRDefault="00331859" w:rsidP="00C963FF">
      <w:pPr>
        <w:pStyle w:val="ListParagraph"/>
        <w:numPr>
          <w:ilvl w:val="0"/>
          <w:numId w:val="19"/>
        </w:numPr>
        <w:spacing w:after="0" w:line="240" w:lineRule="auto"/>
        <w:rPr>
          <w:rFonts w:eastAsia="Times New Roman" w:cs="Times New Roman"/>
          <w:szCs w:val="24"/>
          <w:lang w:eastAsia="en-CA"/>
          <w14:ligatures w14:val="none"/>
        </w:rPr>
      </w:pPr>
      <w:r w:rsidRPr="3C231245">
        <w:rPr>
          <w:rFonts w:eastAsia="Times New Roman" w:cs="Times New Roman"/>
          <w:szCs w:val="24"/>
          <w:lang w:eastAsia="en-CA"/>
        </w:rPr>
        <w:t>S</w:t>
      </w:r>
      <w:r>
        <w:rPr>
          <w:rFonts w:eastAsia="Times New Roman" w:cs="Times New Roman"/>
          <w:szCs w:val="24"/>
          <w:lang w:eastAsia="en-CA"/>
        </w:rPr>
        <w:t>olutions -&gt; Case Studies</w:t>
      </w:r>
    </w:p>
    <w:p w14:paraId="78FADBF1" w14:textId="77777777" w:rsidR="008764E1" w:rsidRDefault="008764E1" w:rsidP="00721F96">
      <w:pPr>
        <w:spacing w:after="0" w:line="240" w:lineRule="auto"/>
        <w:rPr>
          <w:rFonts w:eastAsia="Times New Roman" w:cs="Times New Roman"/>
          <w:szCs w:val="24"/>
          <w:lang w:eastAsia="en-CA"/>
          <w14:ligatures w14:val="none"/>
        </w:rPr>
      </w:pPr>
    </w:p>
    <w:p w14:paraId="6232FDCE" w14:textId="297CC17B" w:rsidR="002B785E" w:rsidRDefault="002B785E" w:rsidP="002B785E">
      <w:pPr>
        <w:keepNext/>
        <w:spacing w:after="0" w:line="240" w:lineRule="auto"/>
        <w:jc w:val="center"/>
      </w:pPr>
    </w:p>
    <w:p w14:paraId="629F5B25" w14:textId="68A37DD6" w:rsidR="00104646" w:rsidRDefault="002B785E" w:rsidP="002B785E">
      <w:pPr>
        <w:pStyle w:val="Caption"/>
      </w:pPr>
      <w:bookmarkStart w:id="50" w:name="_Toc172323747"/>
      <w:r>
        <w:t xml:space="preserve">Figure </w:t>
      </w:r>
      <w:fldSimple w:instr=" SEQ Figure \* ARABIC ">
        <w:r>
          <w:rPr>
            <w:noProof/>
          </w:rPr>
          <w:t>26</w:t>
        </w:r>
      </w:fldSimple>
      <w:r>
        <w:t>: Case Studies Page 1</w:t>
      </w:r>
      <w:bookmarkEnd w:id="50"/>
    </w:p>
    <w:p w14:paraId="2D8AA269" w14:textId="77777777" w:rsidR="00331859" w:rsidRDefault="00331859" w:rsidP="00331859">
      <w:pPr>
        <w:pStyle w:val="ListParagraph"/>
        <w:spacing w:after="0" w:line="240" w:lineRule="auto"/>
        <w:ind w:left="1080"/>
        <w:rPr>
          <w:rFonts w:eastAsia="Times New Roman" w:cs="Times New Roman"/>
          <w:szCs w:val="24"/>
          <w:lang w:eastAsia="en-CA"/>
          <w14:ligatures w14:val="none"/>
        </w:rPr>
      </w:pPr>
    </w:p>
    <w:p w14:paraId="3A8569FD" w14:textId="77777777" w:rsidR="00331859" w:rsidRDefault="00331859" w:rsidP="00331859">
      <w:pPr>
        <w:spacing w:after="0" w:line="240" w:lineRule="auto"/>
        <w:rPr>
          <w:rFonts w:eastAsia="Times New Roman" w:cs="Times New Roman"/>
          <w:szCs w:val="24"/>
          <w:lang w:eastAsia="en-CA"/>
          <w14:ligatures w14:val="none"/>
        </w:rPr>
      </w:pPr>
      <w:r>
        <w:rPr>
          <w:rFonts w:eastAsia="Times New Roman" w:cs="Times New Roman"/>
          <w:szCs w:val="24"/>
          <w:lang w:eastAsia="en-CA"/>
          <w14:ligatures w14:val="none"/>
        </w:rPr>
        <w:t xml:space="preserve">This page has been designed dynamically to fetch all active data from the database tables. All the images, titles and content details regarding all case studies are loading automatically from the table. Users will not face any disruptions while navigating since all the web pages are aligned to the same design template. Furthermore, users can navigate to all other pages by clicking links in the heading and footer sections. </w:t>
      </w:r>
    </w:p>
    <w:p w14:paraId="6C9BDE64" w14:textId="77777777" w:rsidR="00104646" w:rsidRPr="00104646" w:rsidRDefault="00104646" w:rsidP="00104646">
      <w:pPr>
        <w:rPr>
          <w:lang w:eastAsia="en-CA"/>
        </w:rPr>
      </w:pPr>
    </w:p>
    <w:p w14:paraId="0990C8D9" w14:textId="321752CB" w:rsidR="002B785E" w:rsidRDefault="002B785E" w:rsidP="002B785E">
      <w:pPr>
        <w:keepNext/>
        <w:spacing w:after="0" w:line="240" w:lineRule="auto"/>
        <w:jc w:val="center"/>
      </w:pPr>
    </w:p>
    <w:p w14:paraId="258B850C" w14:textId="490DA7B1" w:rsidR="00104646" w:rsidRDefault="002B785E" w:rsidP="002B785E">
      <w:pPr>
        <w:pStyle w:val="Caption"/>
      </w:pPr>
      <w:bookmarkStart w:id="51" w:name="_Toc172323748"/>
      <w:r>
        <w:t xml:space="preserve">Figure </w:t>
      </w:r>
      <w:fldSimple w:instr=" SEQ Figure \* ARABIC ">
        <w:r>
          <w:rPr>
            <w:noProof/>
          </w:rPr>
          <w:t>27</w:t>
        </w:r>
      </w:fldSimple>
      <w:r>
        <w:t>: Case Studies Page 2</w:t>
      </w:r>
      <w:bookmarkEnd w:id="51"/>
    </w:p>
    <w:p w14:paraId="5DEFA95C" w14:textId="77777777" w:rsidR="008D10B8" w:rsidRDefault="008D10B8" w:rsidP="008D10B8">
      <w:pPr>
        <w:spacing w:after="0" w:line="240" w:lineRule="auto"/>
        <w:rPr>
          <w:rFonts w:eastAsia="Times New Roman" w:cs="Times New Roman"/>
          <w:szCs w:val="24"/>
          <w:lang w:eastAsia="en-CA"/>
          <w14:ligatures w14:val="none"/>
        </w:rPr>
      </w:pPr>
    </w:p>
    <w:p w14:paraId="38D124D0" w14:textId="7092EFCB" w:rsidR="00A97213" w:rsidRDefault="00A97213" w:rsidP="00A97213">
      <w:pPr>
        <w:spacing w:after="0" w:line="240" w:lineRule="auto"/>
        <w:jc w:val="both"/>
        <w:rPr>
          <w:rFonts w:eastAsia="Times New Roman" w:cs="Times New Roman"/>
          <w:szCs w:val="24"/>
          <w:lang w:eastAsia="en-CA"/>
        </w:rPr>
      </w:pPr>
    </w:p>
    <w:p w14:paraId="03ABBEAC" w14:textId="4BFE2ECB" w:rsidR="002E762B" w:rsidRPr="00617AC2" w:rsidRDefault="002E762B" w:rsidP="00C963FF">
      <w:pPr>
        <w:pStyle w:val="ListParagraph"/>
        <w:numPr>
          <w:ilvl w:val="2"/>
          <w:numId w:val="2"/>
        </w:numPr>
        <w:spacing w:after="0" w:line="240" w:lineRule="auto"/>
        <w:jc w:val="both"/>
        <w:rPr>
          <w:rFonts w:eastAsia="Times New Roman" w:cs="Times New Roman"/>
          <w:b/>
          <w:szCs w:val="24"/>
          <w:lang w:eastAsia="en-CA"/>
        </w:rPr>
      </w:pPr>
      <w:r w:rsidRPr="00617AC2">
        <w:rPr>
          <w:rFonts w:eastAsia="Times New Roman" w:cs="Times New Roman"/>
          <w:b/>
          <w:szCs w:val="24"/>
          <w:lang w:eastAsia="en-CA"/>
        </w:rPr>
        <w:t>Services</w:t>
      </w:r>
    </w:p>
    <w:p w14:paraId="47F58093" w14:textId="77777777" w:rsidR="002E762B" w:rsidRPr="00617AC2" w:rsidRDefault="002E762B" w:rsidP="002E762B">
      <w:pPr>
        <w:spacing w:after="0" w:line="240" w:lineRule="auto"/>
        <w:jc w:val="both"/>
        <w:rPr>
          <w:rFonts w:eastAsia="Times New Roman" w:cs="Times New Roman"/>
          <w:b/>
          <w:szCs w:val="24"/>
          <w:lang w:eastAsia="en-CA"/>
        </w:rPr>
      </w:pPr>
    </w:p>
    <w:p w14:paraId="5570A209" w14:textId="077DD8CC" w:rsidR="002E762B" w:rsidRDefault="006D1407" w:rsidP="002E762B">
      <w:pPr>
        <w:spacing w:after="0" w:line="240" w:lineRule="auto"/>
        <w:rPr>
          <w:rFonts w:eastAsia="Times New Roman" w:cs="Times New Roman"/>
          <w:szCs w:val="24"/>
          <w:lang w:eastAsia="en-CA"/>
        </w:rPr>
      </w:pPr>
      <w:r>
        <w:rPr>
          <w:rFonts w:eastAsia="Times New Roman" w:cs="Times New Roman"/>
          <w:szCs w:val="24"/>
          <w:lang w:eastAsia="en-CA"/>
        </w:rPr>
        <w:t>Users</w:t>
      </w:r>
      <w:r w:rsidR="002E762B" w:rsidRPr="3C231245">
        <w:rPr>
          <w:rFonts w:eastAsia="Times New Roman" w:cs="Times New Roman"/>
          <w:szCs w:val="24"/>
          <w:lang w:eastAsia="en-CA"/>
        </w:rPr>
        <w:t xml:space="preserve"> can navigate to the Services page by following the below navigation path:</w:t>
      </w:r>
    </w:p>
    <w:p w14:paraId="5D05137A" w14:textId="55E7B0E8" w:rsidR="002E762B" w:rsidRDefault="002E762B" w:rsidP="00C963FF">
      <w:pPr>
        <w:pStyle w:val="ListParagraph"/>
        <w:numPr>
          <w:ilvl w:val="0"/>
          <w:numId w:val="19"/>
        </w:numPr>
        <w:spacing w:after="0" w:line="240" w:lineRule="auto"/>
        <w:rPr>
          <w:rFonts w:eastAsia="Times New Roman" w:cs="Times New Roman"/>
          <w:szCs w:val="24"/>
          <w:lang w:eastAsia="en-CA"/>
          <w14:ligatures w14:val="none"/>
        </w:rPr>
      </w:pPr>
      <w:r w:rsidRPr="3C231245">
        <w:rPr>
          <w:rFonts w:eastAsia="Times New Roman" w:cs="Times New Roman"/>
          <w:szCs w:val="24"/>
          <w:lang w:eastAsia="en-CA"/>
        </w:rPr>
        <w:t xml:space="preserve">Services-&gt; </w:t>
      </w:r>
      <w:r w:rsidR="006D1407">
        <w:rPr>
          <w:rFonts w:eastAsia="Times New Roman" w:cs="Times New Roman"/>
          <w:szCs w:val="24"/>
          <w:lang w:eastAsia="en-CA"/>
        </w:rPr>
        <w:t>D</w:t>
      </w:r>
      <w:r w:rsidRPr="3C231245">
        <w:rPr>
          <w:rFonts w:eastAsia="Times New Roman" w:cs="Times New Roman"/>
          <w:szCs w:val="24"/>
          <w:lang w:eastAsia="en-CA"/>
        </w:rPr>
        <w:t>esign</w:t>
      </w:r>
      <w:r w:rsidRPr="0AC84322">
        <w:rPr>
          <w:rFonts w:eastAsia="Times New Roman" w:cs="Times New Roman"/>
          <w:szCs w:val="24"/>
          <w:lang w:eastAsia="en-CA"/>
        </w:rPr>
        <w:t xml:space="preserve"> (or)</w:t>
      </w:r>
    </w:p>
    <w:p w14:paraId="26C911DA" w14:textId="77777777" w:rsidR="002E762B" w:rsidRDefault="002E762B" w:rsidP="00C963FF">
      <w:pPr>
        <w:pStyle w:val="ListParagraph"/>
        <w:numPr>
          <w:ilvl w:val="0"/>
          <w:numId w:val="19"/>
        </w:numPr>
        <w:spacing w:after="0" w:line="240" w:lineRule="auto"/>
        <w:rPr>
          <w:rFonts w:eastAsia="Times New Roman" w:cs="Times New Roman"/>
          <w:szCs w:val="24"/>
          <w:lang w:eastAsia="en-CA"/>
        </w:rPr>
      </w:pPr>
      <w:r w:rsidRPr="0AC84322">
        <w:rPr>
          <w:rFonts w:eastAsia="Times New Roman" w:cs="Times New Roman"/>
          <w:szCs w:val="24"/>
          <w:lang w:eastAsia="en-CA"/>
        </w:rPr>
        <w:t>Services-&gt; Build (or)</w:t>
      </w:r>
    </w:p>
    <w:p w14:paraId="0ABEAC91" w14:textId="77777777" w:rsidR="002E762B" w:rsidRDefault="002E762B" w:rsidP="00C963FF">
      <w:pPr>
        <w:pStyle w:val="ListParagraph"/>
        <w:numPr>
          <w:ilvl w:val="0"/>
          <w:numId w:val="19"/>
        </w:numPr>
        <w:spacing w:after="0" w:line="240" w:lineRule="auto"/>
        <w:rPr>
          <w:rFonts w:eastAsia="Times New Roman" w:cs="Times New Roman"/>
          <w:szCs w:val="24"/>
          <w:lang w:eastAsia="en-CA"/>
          <w14:ligatures w14:val="none"/>
        </w:rPr>
      </w:pPr>
      <w:r w:rsidRPr="0AC84322">
        <w:rPr>
          <w:rFonts w:eastAsia="Times New Roman" w:cs="Times New Roman"/>
          <w:szCs w:val="24"/>
          <w:lang w:eastAsia="en-CA"/>
        </w:rPr>
        <w:t>Services-&gt; Support</w:t>
      </w:r>
    </w:p>
    <w:p w14:paraId="4FEEFE62" w14:textId="77777777" w:rsidR="002E762B" w:rsidRDefault="002E762B" w:rsidP="002E762B">
      <w:pPr>
        <w:spacing w:after="0" w:line="240" w:lineRule="auto"/>
        <w:rPr>
          <w:rFonts w:eastAsia="Times New Roman" w:cs="Times New Roman"/>
          <w:szCs w:val="24"/>
          <w:lang w:eastAsia="en-CA"/>
        </w:rPr>
      </w:pPr>
    </w:p>
    <w:p w14:paraId="1EA1C8ED" w14:textId="42989CCC" w:rsidR="002E762B" w:rsidRDefault="002E762B" w:rsidP="002E762B">
      <w:pPr>
        <w:spacing w:after="0" w:line="240" w:lineRule="auto"/>
        <w:rPr>
          <w:rFonts w:eastAsia="Times New Roman" w:cs="Times New Roman"/>
          <w:szCs w:val="24"/>
          <w:lang w:eastAsia="en-CA"/>
        </w:rPr>
      </w:pPr>
      <w:r w:rsidRPr="666A68CF">
        <w:rPr>
          <w:rFonts w:eastAsia="Times New Roman" w:cs="Times New Roman"/>
          <w:szCs w:val="24"/>
          <w:lang w:eastAsia="en-CA"/>
        </w:rPr>
        <w:t>This page is static and does not fetch any information or data from the database. The current page also contains the same header and footer used in other web pages to maintain consistency throughout the website.</w:t>
      </w:r>
    </w:p>
    <w:p w14:paraId="550C56F4" w14:textId="77777777" w:rsidR="008B5B2B" w:rsidRPr="008B5B2B" w:rsidRDefault="008B5B2B" w:rsidP="008B5B2B">
      <w:pPr>
        <w:spacing w:after="0" w:line="240" w:lineRule="auto"/>
        <w:jc w:val="both"/>
        <w:rPr>
          <w:rFonts w:eastAsia="Times New Roman" w:cs="Times New Roman"/>
          <w:b/>
          <w:szCs w:val="24"/>
          <w:lang w:eastAsia="en-CA"/>
        </w:rPr>
      </w:pPr>
    </w:p>
    <w:p w14:paraId="32A4BE26" w14:textId="25DDCAF9" w:rsidR="7658D874" w:rsidRDefault="4D8D9B5E" w:rsidP="7658D874">
      <w:pPr>
        <w:spacing w:after="0" w:line="240" w:lineRule="auto"/>
        <w:jc w:val="both"/>
        <w:rPr>
          <w:rFonts w:eastAsia="Times New Roman" w:cs="Times New Roman"/>
          <w:lang w:eastAsia="en-CA"/>
        </w:rPr>
      </w:pPr>
      <w:r w:rsidRPr="14649CEF">
        <w:rPr>
          <w:rFonts w:eastAsia="Times New Roman" w:cs="Times New Roman"/>
          <w:lang w:eastAsia="en-CA"/>
        </w:rPr>
        <w:t>The buttons indicating “</w:t>
      </w:r>
      <w:r w:rsidRPr="1CEB7C52">
        <w:rPr>
          <w:rFonts w:eastAsia="Times New Roman" w:cs="Times New Roman"/>
          <w:lang w:eastAsia="en-CA"/>
        </w:rPr>
        <w:t xml:space="preserve">Learn More” </w:t>
      </w:r>
      <w:r w:rsidR="009C0A03">
        <w:rPr>
          <w:rFonts w:eastAsia="Times New Roman" w:cs="Times New Roman"/>
          <w:lang w:eastAsia="en-CA"/>
        </w:rPr>
        <w:t>are</w:t>
      </w:r>
      <w:r w:rsidRPr="56195D3A">
        <w:rPr>
          <w:rFonts w:eastAsia="Times New Roman" w:cs="Times New Roman"/>
          <w:lang w:eastAsia="en-CA"/>
        </w:rPr>
        <w:t xml:space="preserve"> used to hide the </w:t>
      </w:r>
      <w:r w:rsidRPr="21DD82F7">
        <w:rPr>
          <w:rFonts w:eastAsia="Times New Roman" w:cs="Times New Roman"/>
          <w:lang w:eastAsia="en-CA"/>
        </w:rPr>
        <w:t xml:space="preserve">excess content </w:t>
      </w:r>
      <w:r w:rsidR="39E35952" w:rsidRPr="6A832E73">
        <w:rPr>
          <w:rFonts w:eastAsia="Times New Roman" w:cs="Times New Roman"/>
          <w:lang w:eastAsia="en-CA"/>
        </w:rPr>
        <w:t xml:space="preserve">and this feature is implemented using </w:t>
      </w:r>
      <w:r w:rsidR="009C0A03">
        <w:rPr>
          <w:rFonts w:eastAsia="Times New Roman" w:cs="Times New Roman"/>
          <w:lang w:eastAsia="en-CA"/>
        </w:rPr>
        <w:t>JavaScript</w:t>
      </w:r>
      <w:r w:rsidR="39E35952" w:rsidRPr="040AEDE9">
        <w:rPr>
          <w:rFonts w:eastAsia="Times New Roman" w:cs="Times New Roman"/>
          <w:lang w:eastAsia="en-CA"/>
        </w:rPr>
        <w:t>.</w:t>
      </w:r>
    </w:p>
    <w:p w14:paraId="48D2C8D6" w14:textId="43CFF7AF" w:rsidR="00437455" w:rsidRDefault="00437455" w:rsidP="00331859">
      <w:pPr>
        <w:keepNext/>
        <w:spacing w:after="0" w:line="240" w:lineRule="auto"/>
        <w:jc w:val="center"/>
      </w:pPr>
    </w:p>
    <w:p w14:paraId="1A9C6535" w14:textId="5D1700A1" w:rsidR="002E762B" w:rsidRPr="00617AC2" w:rsidRDefault="00437455" w:rsidP="00437455">
      <w:pPr>
        <w:pStyle w:val="Caption"/>
        <w:rPr>
          <w:rFonts w:eastAsia="Times New Roman"/>
          <w:b/>
          <w:lang w:eastAsia="en-CA"/>
        </w:rPr>
      </w:pPr>
      <w:bookmarkStart w:id="52" w:name="_Toc172323749"/>
      <w:r>
        <w:t xml:space="preserve">Figure </w:t>
      </w:r>
      <w:fldSimple w:instr=" SEQ Figure \* ARABIC ">
        <w:r w:rsidR="00A63CC1">
          <w:rPr>
            <w:noProof/>
          </w:rPr>
          <w:t>28</w:t>
        </w:r>
      </w:fldSimple>
      <w:r>
        <w:t>: Services Page 1</w:t>
      </w:r>
      <w:bookmarkEnd w:id="52"/>
    </w:p>
    <w:p w14:paraId="6F36C731" w14:textId="77777777" w:rsidR="002E762B" w:rsidRPr="00617AC2" w:rsidRDefault="002E762B" w:rsidP="002E762B">
      <w:pPr>
        <w:spacing w:after="0" w:line="240" w:lineRule="auto"/>
        <w:jc w:val="both"/>
        <w:rPr>
          <w:rFonts w:eastAsia="Times New Roman" w:cs="Times New Roman"/>
          <w:b/>
          <w:szCs w:val="24"/>
          <w:lang w:eastAsia="en-CA"/>
        </w:rPr>
      </w:pPr>
    </w:p>
    <w:p w14:paraId="4C7B5BC7" w14:textId="1C5DC86C" w:rsidR="00437455" w:rsidRDefault="00437455" w:rsidP="00331859">
      <w:pPr>
        <w:keepNext/>
        <w:spacing w:after="0" w:line="240" w:lineRule="auto"/>
        <w:jc w:val="center"/>
      </w:pPr>
    </w:p>
    <w:p w14:paraId="506260C8" w14:textId="72DBB181" w:rsidR="002E762B" w:rsidRPr="00617AC2" w:rsidRDefault="00437455" w:rsidP="00437455">
      <w:pPr>
        <w:pStyle w:val="Caption"/>
        <w:rPr>
          <w:rFonts w:eastAsia="Times New Roman"/>
          <w:b/>
          <w:lang w:eastAsia="en-CA"/>
        </w:rPr>
      </w:pPr>
      <w:bookmarkStart w:id="53" w:name="_Toc172323750"/>
      <w:r>
        <w:t xml:space="preserve">Figure </w:t>
      </w:r>
      <w:fldSimple w:instr=" SEQ Figure \* ARABIC ">
        <w:r w:rsidR="00A63CC1">
          <w:rPr>
            <w:noProof/>
          </w:rPr>
          <w:t>29</w:t>
        </w:r>
      </w:fldSimple>
      <w:r>
        <w:t>: Services Page 2</w:t>
      </w:r>
      <w:bookmarkEnd w:id="53"/>
    </w:p>
    <w:p w14:paraId="6C01B2DD" w14:textId="55C914A3" w:rsidR="006A2980" w:rsidRDefault="00713DA0">
      <w:pPr>
        <w:spacing w:after="160" w:line="259" w:lineRule="auto"/>
        <w:rPr>
          <w:rFonts w:eastAsia="Times New Roman" w:cs="Times New Roman"/>
          <w:szCs w:val="24"/>
          <w:lang w:eastAsia="en-CA"/>
        </w:rPr>
      </w:pPr>
      <w:r>
        <w:rPr>
          <w:rFonts w:eastAsia="Times New Roman" w:cs="Times New Roman"/>
          <w:szCs w:val="24"/>
          <w:lang w:eastAsia="en-CA"/>
        </w:rPr>
        <w:br w:type="page"/>
      </w:r>
    </w:p>
    <w:p w14:paraId="500B08AE" w14:textId="2C5457E0" w:rsidR="6304D2AE" w:rsidRPr="00617AC2" w:rsidRDefault="6304D2AE" w:rsidP="00C963FF">
      <w:pPr>
        <w:pStyle w:val="ListParagraph"/>
        <w:numPr>
          <w:ilvl w:val="2"/>
          <w:numId w:val="2"/>
        </w:numPr>
        <w:spacing w:after="0" w:line="240" w:lineRule="auto"/>
        <w:jc w:val="both"/>
        <w:rPr>
          <w:rFonts w:eastAsia="Times New Roman" w:cs="Times New Roman"/>
          <w:b/>
          <w:lang w:eastAsia="en-CA"/>
        </w:rPr>
      </w:pPr>
      <w:r w:rsidRPr="6451B4FD">
        <w:rPr>
          <w:rFonts w:eastAsia="Times New Roman" w:cs="Times New Roman"/>
          <w:b/>
          <w:lang w:eastAsia="en-CA"/>
        </w:rPr>
        <w:lastRenderedPageBreak/>
        <w:t>News And Events</w:t>
      </w:r>
    </w:p>
    <w:p w14:paraId="223C03D3" w14:textId="57A0E1F1" w:rsidR="0FBD9B74" w:rsidRDefault="23BE2362" w:rsidP="6451B4FD">
      <w:pPr>
        <w:spacing w:after="0" w:line="240" w:lineRule="auto"/>
        <w:jc w:val="both"/>
      </w:pPr>
      <w:r w:rsidRPr="6451B4FD">
        <w:rPr>
          <w:rFonts w:eastAsia="Times New Roman" w:cs="Times New Roman"/>
          <w:szCs w:val="24"/>
        </w:rPr>
        <w:t xml:space="preserve">The below webpage highlights the news and events of the industry. They could be current news regarding the company’s products and services or news about the recent advancements in the </w:t>
      </w:r>
      <w:r w:rsidR="00497031">
        <w:rPr>
          <w:rFonts w:eastAsia="Times New Roman" w:cs="Times New Roman"/>
          <w:szCs w:val="24"/>
        </w:rPr>
        <w:t>automotive</w:t>
      </w:r>
      <w:r w:rsidRPr="6451B4FD">
        <w:rPr>
          <w:rFonts w:eastAsia="Times New Roman" w:cs="Times New Roman"/>
          <w:szCs w:val="24"/>
        </w:rPr>
        <w:t xml:space="preserve"> industry.</w:t>
      </w:r>
    </w:p>
    <w:p w14:paraId="6BA2D3F1" w14:textId="5E732A87" w:rsidR="0077389C" w:rsidRDefault="0077389C" w:rsidP="0077389C">
      <w:pPr>
        <w:spacing w:after="0" w:line="240" w:lineRule="auto"/>
        <w:jc w:val="both"/>
        <w:rPr>
          <w:rFonts w:eastAsia="Times New Roman" w:cs="Times New Roman"/>
          <w:b/>
          <w:lang w:eastAsia="en-CA"/>
        </w:rPr>
      </w:pPr>
    </w:p>
    <w:p w14:paraId="474BFD4B" w14:textId="0438179E" w:rsidR="00713DA0" w:rsidRPr="00713DA0" w:rsidRDefault="00713DA0" w:rsidP="00713DA0">
      <w:pPr>
        <w:spacing w:after="0" w:line="240" w:lineRule="auto"/>
        <w:rPr>
          <w:rFonts w:eastAsia="Times New Roman" w:cs="Times New Roman"/>
          <w:szCs w:val="24"/>
          <w:lang w:eastAsia="en-CA"/>
        </w:rPr>
      </w:pPr>
      <w:r>
        <w:rPr>
          <w:rFonts w:eastAsia="Times New Roman" w:cs="Times New Roman"/>
          <w:szCs w:val="24"/>
          <w:lang w:eastAsia="en-CA"/>
        </w:rPr>
        <w:t>Users</w:t>
      </w:r>
      <w:r w:rsidRPr="3C231245">
        <w:rPr>
          <w:rFonts w:eastAsia="Times New Roman" w:cs="Times New Roman"/>
          <w:szCs w:val="24"/>
          <w:lang w:eastAsia="en-CA"/>
        </w:rPr>
        <w:t xml:space="preserve"> can navigate to the </w:t>
      </w:r>
      <w:r>
        <w:rPr>
          <w:rFonts w:eastAsia="Times New Roman" w:cs="Times New Roman"/>
          <w:szCs w:val="24"/>
          <w:lang w:eastAsia="en-CA"/>
        </w:rPr>
        <w:t>News and Events</w:t>
      </w:r>
      <w:r w:rsidRPr="3C231245">
        <w:rPr>
          <w:rFonts w:eastAsia="Times New Roman" w:cs="Times New Roman"/>
          <w:szCs w:val="24"/>
          <w:lang w:eastAsia="en-CA"/>
        </w:rPr>
        <w:t xml:space="preserve"> page by </w:t>
      </w:r>
      <w:r>
        <w:rPr>
          <w:rFonts w:eastAsia="Times New Roman" w:cs="Times New Roman"/>
          <w:szCs w:val="24"/>
          <w:lang w:eastAsia="en-CA"/>
        </w:rPr>
        <w:t>clicking the News and Events in the Header or Footer.</w:t>
      </w:r>
    </w:p>
    <w:p w14:paraId="5D28B91E" w14:textId="77777777" w:rsidR="00713DA0" w:rsidRDefault="00713DA0" w:rsidP="00617AC2">
      <w:pPr>
        <w:spacing w:after="0" w:line="240" w:lineRule="auto"/>
        <w:jc w:val="both"/>
        <w:rPr>
          <w:rFonts w:eastAsia="Times New Roman" w:cs="Times New Roman"/>
          <w:b/>
          <w:szCs w:val="24"/>
          <w:lang w:eastAsia="en-CA"/>
        </w:rPr>
      </w:pPr>
    </w:p>
    <w:p w14:paraId="5912C55A" w14:textId="54DE9486" w:rsidR="00437455" w:rsidRDefault="00437455" w:rsidP="00331859">
      <w:pPr>
        <w:keepNext/>
        <w:spacing w:after="0" w:line="240" w:lineRule="auto"/>
        <w:jc w:val="center"/>
      </w:pPr>
    </w:p>
    <w:p w14:paraId="08CB1362" w14:textId="0D9E6445" w:rsidR="00D418BD" w:rsidRDefault="00437455" w:rsidP="00437455">
      <w:pPr>
        <w:pStyle w:val="Caption"/>
        <w:rPr>
          <w:rFonts w:eastAsia="Times New Roman"/>
          <w:b/>
          <w:lang w:eastAsia="en-CA"/>
        </w:rPr>
      </w:pPr>
      <w:bookmarkStart w:id="54" w:name="_Toc172323751"/>
      <w:r>
        <w:t xml:space="preserve">Figure </w:t>
      </w:r>
      <w:fldSimple w:instr=" SEQ Figure \* ARABIC ">
        <w:r w:rsidR="00A63CC1">
          <w:rPr>
            <w:noProof/>
          </w:rPr>
          <w:t>30</w:t>
        </w:r>
      </w:fldSimple>
      <w:r>
        <w:t>: News and Events Page 1</w:t>
      </w:r>
      <w:bookmarkEnd w:id="54"/>
    </w:p>
    <w:p w14:paraId="1E636735" w14:textId="77777777" w:rsidR="00563A18" w:rsidRDefault="00563A18" w:rsidP="0FBD9B74">
      <w:pPr>
        <w:spacing w:after="0" w:line="240" w:lineRule="auto"/>
        <w:jc w:val="both"/>
        <w:rPr>
          <w:rFonts w:eastAsia="Times New Roman" w:cs="Times New Roman"/>
          <w:b/>
          <w:szCs w:val="24"/>
          <w:lang w:eastAsia="en-CA"/>
        </w:rPr>
      </w:pPr>
    </w:p>
    <w:p w14:paraId="1ACF4255" w14:textId="0C55C434" w:rsidR="00563A18" w:rsidRDefault="00563A18" w:rsidP="0FBD9B74">
      <w:pPr>
        <w:spacing w:after="0" w:line="240" w:lineRule="auto"/>
        <w:jc w:val="both"/>
        <w:rPr>
          <w:rFonts w:eastAsia="Times New Roman" w:cs="Times New Roman"/>
          <w:b/>
          <w:lang w:eastAsia="en-CA"/>
        </w:rPr>
      </w:pPr>
    </w:p>
    <w:p w14:paraId="181D6F52" w14:textId="4A2E8C53" w:rsidR="0FBD9B74" w:rsidRPr="00617AC2" w:rsidRDefault="506B71F1" w:rsidP="7D2870D0">
      <w:pPr>
        <w:spacing w:after="0" w:line="240" w:lineRule="auto"/>
        <w:jc w:val="both"/>
      </w:pPr>
      <w:r w:rsidRPr="7D2870D0">
        <w:rPr>
          <w:rFonts w:eastAsia="Times New Roman" w:cs="Times New Roman"/>
          <w:b/>
          <w:bCs/>
          <w:szCs w:val="24"/>
        </w:rPr>
        <w:t>Carousel-News Highlights:</w:t>
      </w:r>
    </w:p>
    <w:p w14:paraId="0B66EF36" w14:textId="18C730EF" w:rsidR="0FBD9B74" w:rsidRPr="00617AC2" w:rsidRDefault="506B71F1" w:rsidP="7D2870D0">
      <w:pPr>
        <w:spacing w:after="0" w:line="240" w:lineRule="auto"/>
        <w:jc w:val="both"/>
      </w:pPr>
      <w:r w:rsidRPr="7D2870D0">
        <w:rPr>
          <w:rFonts w:eastAsia="Times New Roman" w:cs="Times New Roman"/>
          <w:szCs w:val="24"/>
        </w:rPr>
        <w:t xml:space="preserve">The carousel in the image above highlights the latest news in the industry. The images automatically slide onto the next and each image in the carousel has </w:t>
      </w:r>
      <w:r w:rsidR="00A06839">
        <w:rPr>
          <w:rFonts w:eastAsia="Times New Roman" w:cs="Times New Roman"/>
          <w:szCs w:val="24"/>
        </w:rPr>
        <w:t xml:space="preserve">a </w:t>
      </w:r>
      <w:r w:rsidRPr="7D2870D0">
        <w:rPr>
          <w:rFonts w:eastAsia="Times New Roman" w:cs="Times New Roman"/>
          <w:szCs w:val="24"/>
        </w:rPr>
        <w:t xml:space="preserve">heading and information regarding the news. The images are of high quality and are relevant to the news posted. The carousel also has a “Read More” button that provides with more information </w:t>
      </w:r>
      <w:r w:rsidR="00A06839">
        <w:rPr>
          <w:rFonts w:eastAsia="Times New Roman" w:cs="Times New Roman"/>
          <w:szCs w:val="24"/>
        </w:rPr>
        <w:t>on</w:t>
      </w:r>
      <w:r w:rsidRPr="7D2870D0">
        <w:rPr>
          <w:rFonts w:eastAsia="Times New Roman" w:cs="Times New Roman"/>
          <w:szCs w:val="24"/>
        </w:rPr>
        <w:t xml:space="preserve"> the selected news highlight on clicking it.</w:t>
      </w:r>
    </w:p>
    <w:p w14:paraId="23FDF97C" w14:textId="147A89E4" w:rsidR="00DB3A6E" w:rsidRPr="00617AC2" w:rsidRDefault="00DB3A6E" w:rsidP="00DB3A6E">
      <w:pPr>
        <w:spacing w:after="0" w:line="240" w:lineRule="auto"/>
        <w:jc w:val="both"/>
        <w:rPr>
          <w:rFonts w:cs="Times New Roman"/>
        </w:rPr>
      </w:pPr>
    </w:p>
    <w:p w14:paraId="205AC248" w14:textId="79F4C8D8" w:rsidR="00437455" w:rsidRDefault="00437455" w:rsidP="00331859">
      <w:pPr>
        <w:keepNext/>
        <w:spacing w:after="0" w:line="240" w:lineRule="auto"/>
        <w:jc w:val="center"/>
      </w:pPr>
    </w:p>
    <w:p w14:paraId="2A116D3F" w14:textId="63209C18" w:rsidR="00C6046D" w:rsidRPr="00617AC2" w:rsidRDefault="00437455" w:rsidP="00437455">
      <w:pPr>
        <w:pStyle w:val="Caption"/>
      </w:pPr>
      <w:bookmarkStart w:id="55" w:name="_Toc172323752"/>
      <w:r>
        <w:t xml:space="preserve">Figure </w:t>
      </w:r>
      <w:fldSimple w:instr=" SEQ Figure \* ARABIC ">
        <w:r w:rsidR="00A63CC1">
          <w:rPr>
            <w:noProof/>
          </w:rPr>
          <w:t>31</w:t>
        </w:r>
      </w:fldSimple>
      <w:r>
        <w:t>: News and Events Page 2</w:t>
      </w:r>
      <w:bookmarkEnd w:id="55"/>
    </w:p>
    <w:p w14:paraId="3CAFFCEF" w14:textId="2E4626DA" w:rsidR="578DACF1" w:rsidRPr="00617AC2" w:rsidRDefault="578DACF1" w:rsidP="578DACF1">
      <w:pPr>
        <w:spacing w:after="0" w:line="240" w:lineRule="auto"/>
        <w:jc w:val="both"/>
        <w:rPr>
          <w:rFonts w:cs="Times New Roman"/>
          <w:szCs w:val="24"/>
        </w:rPr>
      </w:pPr>
    </w:p>
    <w:p w14:paraId="398CA72F" w14:textId="2F1E5152" w:rsidR="2E504A1A" w:rsidRPr="00617AC2" w:rsidRDefault="2E504A1A" w:rsidP="2E504A1A">
      <w:pPr>
        <w:spacing w:after="0" w:line="240" w:lineRule="auto"/>
        <w:jc w:val="both"/>
        <w:rPr>
          <w:rFonts w:cs="Times New Roman"/>
          <w:szCs w:val="24"/>
        </w:rPr>
      </w:pPr>
    </w:p>
    <w:p w14:paraId="36FBE9BF" w14:textId="4F3BC138" w:rsidR="00437455" w:rsidRDefault="00437455" w:rsidP="00331859">
      <w:pPr>
        <w:keepNext/>
        <w:spacing w:after="0" w:line="240" w:lineRule="auto"/>
        <w:jc w:val="center"/>
      </w:pPr>
    </w:p>
    <w:p w14:paraId="14E93B7B" w14:textId="3BB189B4" w:rsidR="018A2182" w:rsidRPr="00617AC2" w:rsidRDefault="00437455" w:rsidP="00437455">
      <w:pPr>
        <w:pStyle w:val="Caption"/>
      </w:pPr>
      <w:bookmarkStart w:id="56" w:name="_Toc172323753"/>
      <w:r>
        <w:t xml:space="preserve">Figure </w:t>
      </w:r>
      <w:fldSimple w:instr=" SEQ Figure \* ARABIC ">
        <w:r w:rsidR="00A63CC1">
          <w:rPr>
            <w:noProof/>
          </w:rPr>
          <w:t>32</w:t>
        </w:r>
      </w:fldSimple>
      <w:r>
        <w:t>: News and Events Page 3</w:t>
      </w:r>
      <w:bookmarkEnd w:id="56"/>
    </w:p>
    <w:p w14:paraId="7DAEFC85" w14:textId="3AEC1AEE" w:rsidR="4558AA4E" w:rsidRPr="00617AC2" w:rsidRDefault="4558AA4E" w:rsidP="00617AC2">
      <w:pPr>
        <w:spacing w:after="0" w:line="240" w:lineRule="auto"/>
        <w:rPr>
          <w:rFonts w:cs="Times New Roman"/>
          <w:szCs w:val="24"/>
        </w:rPr>
      </w:pPr>
    </w:p>
    <w:p w14:paraId="38C12851" w14:textId="299412DE" w:rsidR="0C2440BA" w:rsidRDefault="0C2440BA" w:rsidP="0C2440BA">
      <w:pPr>
        <w:spacing w:after="0"/>
        <w:jc w:val="both"/>
        <w:rPr>
          <w:rFonts w:eastAsia="Times New Roman" w:cs="Times New Roman"/>
          <w:b/>
          <w:bCs/>
          <w:szCs w:val="24"/>
        </w:rPr>
      </w:pPr>
    </w:p>
    <w:p w14:paraId="4D25F55E" w14:textId="77777777" w:rsidR="00497031" w:rsidRDefault="00497031">
      <w:pPr>
        <w:spacing w:after="160" w:line="259" w:lineRule="auto"/>
        <w:rPr>
          <w:rFonts w:eastAsia="Times New Roman" w:cs="Times New Roman"/>
          <w:b/>
          <w:bCs/>
          <w:szCs w:val="24"/>
        </w:rPr>
      </w:pPr>
      <w:r>
        <w:rPr>
          <w:rFonts w:eastAsia="Times New Roman" w:cs="Times New Roman"/>
          <w:b/>
          <w:bCs/>
          <w:szCs w:val="24"/>
        </w:rPr>
        <w:br w:type="page"/>
      </w:r>
    </w:p>
    <w:p w14:paraId="1D89B1E4" w14:textId="05EBBEA7" w:rsidR="3CF1387F" w:rsidRDefault="3CF1387F" w:rsidP="00497031">
      <w:pPr>
        <w:spacing w:after="0"/>
        <w:jc w:val="both"/>
      </w:pPr>
      <w:r w:rsidRPr="0C2440BA">
        <w:rPr>
          <w:rFonts w:eastAsia="Times New Roman" w:cs="Times New Roman"/>
          <w:b/>
          <w:bCs/>
          <w:szCs w:val="24"/>
        </w:rPr>
        <w:lastRenderedPageBreak/>
        <w:t>Dynamic features:</w:t>
      </w:r>
    </w:p>
    <w:p w14:paraId="541200AB" w14:textId="590CF5C1" w:rsidR="3CF1387F" w:rsidRDefault="3CF1387F" w:rsidP="0C2440BA">
      <w:pPr>
        <w:spacing w:after="0"/>
      </w:pPr>
      <w:r w:rsidRPr="0C2440BA">
        <w:rPr>
          <w:rFonts w:eastAsia="Times New Roman" w:cs="Times New Roman"/>
          <w:szCs w:val="24"/>
        </w:rPr>
        <w:t>The news and events are distinguished from each other and are connected directly to the database. The pages are designed to dynamically fetch the data from the database. All the web pages are designed in such a way that they have the same header and footer throughout the website to maintain consistency.</w:t>
      </w:r>
    </w:p>
    <w:p w14:paraId="7DE03866" w14:textId="7A41F970" w:rsidR="6DC4FEBC" w:rsidRDefault="6DC4FEBC" w:rsidP="2E4B16EF">
      <w:pPr>
        <w:spacing w:after="0" w:line="240" w:lineRule="auto"/>
        <w:rPr>
          <w:rFonts w:cs="Times New Roman"/>
        </w:rPr>
      </w:pPr>
    </w:p>
    <w:p w14:paraId="72B7EAB2" w14:textId="5B57C751" w:rsidR="7C7447F1" w:rsidRDefault="7C7447F1" w:rsidP="00C963FF">
      <w:pPr>
        <w:pStyle w:val="ListParagraph"/>
        <w:numPr>
          <w:ilvl w:val="2"/>
          <w:numId w:val="2"/>
        </w:numPr>
        <w:spacing w:after="0" w:line="240" w:lineRule="auto"/>
        <w:jc w:val="both"/>
        <w:rPr>
          <w:rFonts w:eastAsia="Times New Roman" w:cs="Times New Roman"/>
          <w:b/>
          <w:bCs/>
          <w:lang w:eastAsia="en-CA"/>
        </w:rPr>
      </w:pPr>
      <w:r w:rsidRPr="732BB559">
        <w:rPr>
          <w:rFonts w:eastAsia="Times New Roman" w:cs="Times New Roman"/>
          <w:b/>
          <w:bCs/>
          <w:lang w:eastAsia="en-CA"/>
        </w:rPr>
        <w:t>Contact Us</w:t>
      </w:r>
    </w:p>
    <w:p w14:paraId="67CD8B19" w14:textId="4B198881" w:rsidR="004D7558" w:rsidRPr="004D7558" w:rsidRDefault="004D7558" w:rsidP="004D7558">
      <w:pPr>
        <w:spacing w:after="0" w:line="240" w:lineRule="auto"/>
        <w:rPr>
          <w:rFonts w:cs="Times New Roman"/>
        </w:rPr>
      </w:pPr>
    </w:p>
    <w:p w14:paraId="7EB08D09" w14:textId="50014302" w:rsidR="00D47112" w:rsidRPr="00713DA0" w:rsidRDefault="00D47112" w:rsidP="00D47112">
      <w:pPr>
        <w:spacing w:after="0" w:line="240" w:lineRule="auto"/>
        <w:rPr>
          <w:rFonts w:eastAsia="Times New Roman" w:cs="Times New Roman"/>
          <w:szCs w:val="24"/>
          <w:lang w:eastAsia="en-CA"/>
        </w:rPr>
      </w:pPr>
      <w:r>
        <w:rPr>
          <w:rFonts w:eastAsia="Times New Roman" w:cs="Times New Roman"/>
          <w:szCs w:val="24"/>
          <w:lang w:eastAsia="en-CA"/>
        </w:rPr>
        <w:t>Users</w:t>
      </w:r>
      <w:r w:rsidRPr="3C231245">
        <w:rPr>
          <w:rFonts w:eastAsia="Times New Roman" w:cs="Times New Roman"/>
          <w:szCs w:val="24"/>
          <w:lang w:eastAsia="en-CA"/>
        </w:rPr>
        <w:t xml:space="preserve"> can navigate to the</w:t>
      </w:r>
      <w:r>
        <w:rPr>
          <w:rFonts w:eastAsia="Times New Roman" w:cs="Times New Roman"/>
          <w:szCs w:val="24"/>
          <w:lang w:eastAsia="en-CA"/>
        </w:rPr>
        <w:t xml:space="preserve"> Contact Us</w:t>
      </w:r>
      <w:r w:rsidRPr="3C231245">
        <w:rPr>
          <w:rFonts w:eastAsia="Times New Roman" w:cs="Times New Roman"/>
          <w:szCs w:val="24"/>
          <w:lang w:eastAsia="en-CA"/>
        </w:rPr>
        <w:t xml:space="preserve"> page by </w:t>
      </w:r>
      <w:r>
        <w:rPr>
          <w:rFonts w:eastAsia="Times New Roman" w:cs="Times New Roman"/>
          <w:szCs w:val="24"/>
          <w:lang w:eastAsia="en-CA"/>
        </w:rPr>
        <w:t xml:space="preserve">clicking any of the Call-to-Action buttons </w:t>
      </w:r>
      <w:r w:rsidR="002E167C">
        <w:rPr>
          <w:rFonts w:eastAsia="Times New Roman" w:cs="Times New Roman"/>
          <w:szCs w:val="24"/>
          <w:lang w:eastAsia="en-CA"/>
        </w:rPr>
        <w:t xml:space="preserve">or the Contact links in </w:t>
      </w:r>
      <w:r w:rsidR="007E30C4">
        <w:rPr>
          <w:rFonts w:eastAsia="Times New Roman" w:cs="Times New Roman"/>
          <w:szCs w:val="24"/>
          <w:lang w:eastAsia="en-CA"/>
        </w:rPr>
        <w:t xml:space="preserve">the </w:t>
      </w:r>
      <w:r w:rsidR="002E167C">
        <w:rPr>
          <w:rFonts w:eastAsia="Times New Roman" w:cs="Times New Roman"/>
          <w:szCs w:val="24"/>
          <w:lang w:eastAsia="en-CA"/>
        </w:rPr>
        <w:t>header and footer.</w:t>
      </w:r>
    </w:p>
    <w:p w14:paraId="059CAE87" w14:textId="77777777" w:rsidR="007E30C4" w:rsidRPr="00713DA0" w:rsidRDefault="007E30C4" w:rsidP="00D47112">
      <w:pPr>
        <w:spacing w:after="0" w:line="240" w:lineRule="auto"/>
        <w:rPr>
          <w:rFonts w:eastAsia="Times New Roman" w:cs="Times New Roman"/>
          <w:szCs w:val="24"/>
          <w:lang w:eastAsia="en-CA"/>
        </w:rPr>
      </w:pPr>
    </w:p>
    <w:p w14:paraId="63066E99" w14:textId="117D9441" w:rsidR="007E30C4" w:rsidRDefault="007E30C4" w:rsidP="007E30C4">
      <w:pPr>
        <w:keepNext/>
        <w:spacing w:after="0" w:line="240" w:lineRule="auto"/>
        <w:jc w:val="center"/>
      </w:pPr>
    </w:p>
    <w:p w14:paraId="6193D072" w14:textId="77563ADE" w:rsidR="00D47112" w:rsidRDefault="007E30C4" w:rsidP="007E30C4">
      <w:pPr>
        <w:pStyle w:val="Caption"/>
      </w:pPr>
      <w:bookmarkStart w:id="57" w:name="_Toc172323754"/>
      <w:r>
        <w:t xml:space="preserve">Figure </w:t>
      </w:r>
      <w:fldSimple w:instr=" SEQ Figure \* ARABIC ">
        <w:r>
          <w:rPr>
            <w:noProof/>
          </w:rPr>
          <w:t>33</w:t>
        </w:r>
      </w:fldSimple>
      <w:r>
        <w:t>: Contact Us Page - Form</w:t>
      </w:r>
      <w:bookmarkEnd w:id="57"/>
    </w:p>
    <w:p w14:paraId="3DE06B44" w14:textId="77777777" w:rsidR="007E30C4" w:rsidRDefault="007E30C4" w:rsidP="1678715D">
      <w:pPr>
        <w:spacing w:after="0" w:line="240" w:lineRule="auto"/>
        <w:rPr>
          <w:rFonts w:cs="Times New Roman"/>
        </w:rPr>
      </w:pPr>
    </w:p>
    <w:p w14:paraId="29A84806" w14:textId="57E9A50D" w:rsidR="00BA4D1D" w:rsidRPr="00BA4D1D" w:rsidRDefault="6A4EEF4B" w:rsidP="00BA4D1D">
      <w:pPr>
        <w:spacing w:after="0" w:line="240" w:lineRule="auto"/>
        <w:rPr>
          <w:rFonts w:cs="Times New Roman"/>
        </w:rPr>
      </w:pPr>
      <w:r w:rsidRPr="3A311E6C">
        <w:rPr>
          <w:rFonts w:cs="Times New Roman"/>
        </w:rPr>
        <w:t xml:space="preserve">The "Contact Us" page is designed to offer a straightforward and intuitive way for users to reach out to </w:t>
      </w:r>
      <w:proofErr w:type="spellStart"/>
      <w:r w:rsidR="00770B30">
        <w:rPr>
          <w:rFonts w:cs="Times New Roman"/>
        </w:rPr>
        <w:t>Xyz</w:t>
      </w:r>
      <w:proofErr w:type="spellEnd"/>
      <w:r w:rsidRPr="3A311E6C">
        <w:rPr>
          <w:rFonts w:cs="Times New Roman"/>
        </w:rPr>
        <w:t xml:space="preserve">. The form includes essential fields such as Name, Email, Subject and Message, each clearly </w:t>
      </w:r>
      <w:r w:rsidR="007E30C4">
        <w:rPr>
          <w:rFonts w:cs="Times New Roman"/>
        </w:rPr>
        <w:t>labelled</w:t>
      </w:r>
      <w:r w:rsidRPr="3A311E6C">
        <w:rPr>
          <w:rFonts w:cs="Times New Roman"/>
        </w:rPr>
        <w:t xml:space="preserve"> for ease of understanding. The layout is clean and organized, with ample spacing between fields to prevent clutter and ensure that users can focus on providing their information.</w:t>
      </w:r>
    </w:p>
    <w:p w14:paraId="11319AAE" w14:textId="78DBE3E7" w:rsidR="2F3793A3" w:rsidRDefault="2F3793A3" w:rsidP="2F3793A3">
      <w:pPr>
        <w:spacing w:after="0" w:line="240" w:lineRule="auto"/>
        <w:rPr>
          <w:rFonts w:cs="Times New Roman"/>
        </w:rPr>
      </w:pPr>
    </w:p>
    <w:p w14:paraId="50498FDD" w14:textId="37F65661" w:rsidR="2F3793A3" w:rsidRDefault="6A4EEF4B" w:rsidP="4B6B57B0">
      <w:pPr>
        <w:spacing w:after="0" w:line="240" w:lineRule="auto"/>
        <w:rPr>
          <w:rFonts w:cs="Times New Roman"/>
        </w:rPr>
      </w:pPr>
      <w:r w:rsidRPr="4B6B57B0">
        <w:rPr>
          <w:rFonts w:cs="Times New Roman"/>
        </w:rPr>
        <w:t xml:space="preserve">The submit button is prominently displayed and changes visually when hovered over, making it easy for users to identify and interact with. Upon submission, users receive a confirmation message, ensuring they know their message has been successfully sent. </w:t>
      </w:r>
    </w:p>
    <w:p w14:paraId="611E58E5" w14:textId="0FAE7624" w:rsidR="070FD11A" w:rsidRDefault="070FD11A" w:rsidP="070FD11A">
      <w:pPr>
        <w:spacing w:after="0" w:line="240" w:lineRule="auto"/>
        <w:rPr>
          <w:rFonts w:cs="Times New Roman"/>
        </w:rPr>
      </w:pPr>
    </w:p>
    <w:p w14:paraId="2C04FA5F" w14:textId="36A3EF30" w:rsidR="2F3793A3" w:rsidRDefault="6A4EEF4B" w:rsidP="4B6B57B0">
      <w:pPr>
        <w:spacing w:after="0" w:line="240" w:lineRule="auto"/>
        <w:rPr>
          <w:rFonts w:cs="Times New Roman"/>
        </w:rPr>
      </w:pPr>
      <w:r w:rsidRPr="4B6B57B0">
        <w:rPr>
          <w:rFonts w:cs="Times New Roman"/>
        </w:rPr>
        <w:t>This form will later be replaced by HubSpot form integration in Milestone 4, which will introduce lead generation capabilities and additional functionalities to enhance user engagement and data management.</w:t>
      </w:r>
    </w:p>
    <w:p w14:paraId="405C0AF1" w14:textId="2DD6A1F8" w:rsidR="2F3793A3" w:rsidRDefault="2F3793A3" w:rsidP="2F3793A3">
      <w:pPr>
        <w:spacing w:after="0" w:line="240" w:lineRule="auto"/>
        <w:rPr>
          <w:rFonts w:cs="Times New Roman"/>
        </w:rPr>
      </w:pPr>
    </w:p>
    <w:p w14:paraId="21A35940" w14:textId="19AD3863" w:rsidR="007E30C4" w:rsidRDefault="007E30C4" w:rsidP="007E30C4">
      <w:pPr>
        <w:keepNext/>
        <w:spacing w:after="0" w:line="240" w:lineRule="auto"/>
        <w:jc w:val="center"/>
      </w:pPr>
    </w:p>
    <w:p w14:paraId="7020583A" w14:textId="33591E0E" w:rsidR="5C658717" w:rsidRDefault="007E30C4" w:rsidP="007E30C4">
      <w:pPr>
        <w:pStyle w:val="Caption"/>
      </w:pPr>
      <w:bookmarkStart w:id="58" w:name="_Toc172323755"/>
      <w:r>
        <w:t xml:space="preserve">Figure </w:t>
      </w:r>
      <w:fldSimple w:instr=" SEQ Figure \* ARABIC ">
        <w:r>
          <w:rPr>
            <w:noProof/>
          </w:rPr>
          <w:t>34</w:t>
        </w:r>
      </w:fldSimple>
      <w:r>
        <w:t>: Contact Us Page – Google Maps</w:t>
      </w:r>
      <w:bookmarkEnd w:id="58"/>
    </w:p>
    <w:p w14:paraId="709BA94C" w14:textId="3A3307CE" w:rsidR="5C658717" w:rsidRDefault="5C658717" w:rsidP="5C658717">
      <w:pPr>
        <w:spacing w:after="0" w:line="240" w:lineRule="auto"/>
      </w:pPr>
    </w:p>
    <w:p w14:paraId="7AE4629B" w14:textId="49A7EF73" w:rsidR="00F32849" w:rsidRPr="00F32849" w:rsidRDefault="19564EA9" w:rsidP="00F32849">
      <w:pPr>
        <w:spacing w:after="0" w:line="240" w:lineRule="auto"/>
      </w:pPr>
      <w:r>
        <w:t>An embedded Google Map is also featured on the page, providing a clear visual representation of the office location. This interactive map allows users to easily find and view the office address, enhancing their ability to visit or contact the company in person. The map is responsive and zoomable, offering users the flexibility to view the location in detail.</w:t>
      </w:r>
    </w:p>
    <w:p w14:paraId="70D16E3F" w14:textId="07A45B7F" w:rsidR="755C4DFD" w:rsidRDefault="755C4DFD" w:rsidP="755C4DFD">
      <w:pPr>
        <w:spacing w:after="0" w:line="240" w:lineRule="auto"/>
      </w:pPr>
    </w:p>
    <w:p w14:paraId="5562B074" w14:textId="7C1B4862" w:rsidR="755C4DFD" w:rsidRDefault="755C4DFD" w:rsidP="755C4DFD">
      <w:pPr>
        <w:spacing w:after="0" w:line="240" w:lineRule="auto"/>
      </w:pPr>
    </w:p>
    <w:p w14:paraId="29DB7252" w14:textId="64F76B75" w:rsidR="732BB559" w:rsidRDefault="732BB559" w:rsidP="732BB559">
      <w:pPr>
        <w:spacing w:after="0" w:line="240" w:lineRule="auto"/>
        <w:rPr>
          <w:rFonts w:cs="Times New Roman"/>
        </w:rPr>
      </w:pPr>
    </w:p>
    <w:p w14:paraId="5CF284CE" w14:textId="77777777" w:rsidR="00437455" w:rsidRPr="00617AC2" w:rsidRDefault="00437455" w:rsidP="00617AC2">
      <w:pPr>
        <w:spacing w:after="0" w:line="240" w:lineRule="auto"/>
        <w:rPr>
          <w:rFonts w:cs="Times New Roman"/>
          <w:szCs w:val="24"/>
        </w:rPr>
      </w:pPr>
    </w:p>
    <w:p w14:paraId="5675B6B8" w14:textId="22952553" w:rsidR="00943DC8" w:rsidRDefault="002B785E">
      <w:pPr>
        <w:spacing w:after="160" w:line="259" w:lineRule="auto"/>
        <w:rPr>
          <w:rFonts w:eastAsia="Times New Roman" w:cs="Times New Roman"/>
          <w:szCs w:val="24"/>
          <w:lang w:eastAsia="en-CA"/>
          <w14:ligatures w14:val="none"/>
        </w:rPr>
      </w:pPr>
      <w:r>
        <w:rPr>
          <w:rFonts w:eastAsia="Times New Roman" w:cs="Times New Roman"/>
          <w:szCs w:val="24"/>
          <w:lang w:eastAsia="en-CA"/>
          <w14:ligatures w14:val="none"/>
        </w:rPr>
        <w:br w:type="page"/>
      </w:r>
    </w:p>
    <w:p w14:paraId="5E32FD19" w14:textId="3059D53A" w:rsidR="007340EE" w:rsidRPr="007C552D" w:rsidRDefault="00456439" w:rsidP="00C963FF">
      <w:pPr>
        <w:pStyle w:val="Heading3"/>
        <w:numPr>
          <w:ilvl w:val="1"/>
          <w:numId w:val="2"/>
        </w:numPr>
        <w:spacing w:before="0" w:after="0" w:line="240" w:lineRule="auto"/>
        <w:rPr>
          <w:rFonts w:cs="Times New Roman"/>
          <w:sz w:val="24"/>
          <w:szCs w:val="24"/>
          <w:lang w:eastAsia="en-CA"/>
        </w:rPr>
      </w:pPr>
      <w:r w:rsidRPr="00617AC2">
        <w:rPr>
          <w:rFonts w:cs="Times New Roman"/>
          <w:sz w:val="24"/>
          <w:szCs w:val="24"/>
          <w:lang w:eastAsia="en-CA"/>
        </w:rPr>
        <w:lastRenderedPageBreak/>
        <w:t xml:space="preserve"> </w:t>
      </w:r>
      <w:bookmarkStart w:id="59" w:name="_Toc172323719"/>
      <w:r w:rsidR="00A56BD9" w:rsidRPr="00617AC2">
        <w:rPr>
          <w:rFonts w:cs="Times New Roman"/>
          <w:sz w:val="24"/>
          <w:szCs w:val="24"/>
          <w:lang w:eastAsia="en-CA"/>
        </w:rPr>
        <w:t>Admin Portal</w:t>
      </w:r>
      <w:bookmarkEnd w:id="59"/>
    </w:p>
    <w:p w14:paraId="71908D03" w14:textId="0155D057" w:rsidR="002F4DBB" w:rsidRPr="002F4DBB" w:rsidRDefault="005A0893" w:rsidP="00637384">
      <w:pPr>
        <w:rPr>
          <w:rFonts w:cs="Times New Roman"/>
          <w:szCs w:val="24"/>
          <w:lang w:eastAsia="en-CA"/>
        </w:rPr>
      </w:pPr>
      <w:r>
        <w:rPr>
          <w:lang w:eastAsia="en-CA"/>
        </w:rPr>
        <w:t xml:space="preserve">The admin portal has several screens </w:t>
      </w:r>
      <w:r w:rsidR="00E46610">
        <w:rPr>
          <w:lang w:eastAsia="en-CA"/>
        </w:rPr>
        <w:t>to allow the user to log</w:t>
      </w:r>
      <w:r w:rsidR="001E4DD4">
        <w:rPr>
          <w:lang w:eastAsia="en-CA"/>
        </w:rPr>
        <w:t xml:space="preserve"> in, manage his own password, </w:t>
      </w:r>
      <w:r w:rsidR="003D4CB2">
        <w:rPr>
          <w:lang w:eastAsia="en-CA"/>
        </w:rPr>
        <w:t>quickly access each module</w:t>
      </w:r>
      <w:r w:rsidR="00710DCA">
        <w:rPr>
          <w:lang w:eastAsia="en-CA"/>
        </w:rPr>
        <w:t xml:space="preserve">, </w:t>
      </w:r>
      <w:r w:rsidR="006C273B">
        <w:rPr>
          <w:lang w:eastAsia="en-CA"/>
        </w:rPr>
        <w:t xml:space="preserve">and </w:t>
      </w:r>
      <w:r w:rsidR="00710DCA">
        <w:rPr>
          <w:lang w:eastAsia="en-CA"/>
        </w:rPr>
        <w:t>manage users and the website content.</w:t>
      </w:r>
    </w:p>
    <w:p w14:paraId="138CFAD9" w14:textId="2558FF57" w:rsidR="007C552D" w:rsidRDefault="007C552D" w:rsidP="00637384">
      <w:pPr>
        <w:jc w:val="center"/>
      </w:pPr>
    </w:p>
    <w:p w14:paraId="0F5E983F" w14:textId="66F980DA" w:rsidR="00096DE2" w:rsidRPr="00637384" w:rsidRDefault="00710DCA" w:rsidP="00637384">
      <w:pPr>
        <w:jc w:val="center"/>
        <w:rPr>
          <w:i/>
          <w:lang w:eastAsia="en-CA"/>
        </w:rPr>
      </w:pPr>
      <w:bookmarkStart w:id="60" w:name="_Toc172323756"/>
      <w:r w:rsidRPr="00637384">
        <w:rPr>
          <w:i/>
        </w:rPr>
        <w:t xml:space="preserve">Figure </w:t>
      </w:r>
      <w:r w:rsidRPr="00637384">
        <w:rPr>
          <w:i/>
        </w:rPr>
        <w:fldChar w:fldCharType="begin"/>
      </w:r>
      <w:r w:rsidRPr="00637384">
        <w:rPr>
          <w:i/>
        </w:rPr>
        <w:instrText xml:space="preserve"> SEQ Figure \* ARABIC </w:instrText>
      </w:r>
      <w:r w:rsidRPr="00637384">
        <w:rPr>
          <w:i/>
        </w:rPr>
        <w:fldChar w:fldCharType="separate"/>
      </w:r>
      <w:r w:rsidR="00A63CC1" w:rsidRPr="00637384">
        <w:rPr>
          <w:i/>
        </w:rPr>
        <w:t>35</w:t>
      </w:r>
      <w:r w:rsidRPr="00637384">
        <w:rPr>
          <w:i/>
        </w:rPr>
        <w:fldChar w:fldCharType="end"/>
      </w:r>
      <w:r w:rsidRPr="00637384">
        <w:rPr>
          <w:i/>
        </w:rPr>
        <w:t xml:space="preserve">: </w:t>
      </w:r>
      <w:r w:rsidR="007C552D" w:rsidRPr="00637384">
        <w:rPr>
          <w:i/>
        </w:rPr>
        <w:t xml:space="preserve">Admin </w:t>
      </w:r>
      <w:r w:rsidRPr="00637384">
        <w:rPr>
          <w:i/>
        </w:rPr>
        <w:t>Login</w:t>
      </w:r>
      <w:r w:rsidR="00A93D73" w:rsidRPr="00637384">
        <w:rPr>
          <w:i/>
        </w:rPr>
        <w:t xml:space="preserve"> </w:t>
      </w:r>
      <w:r w:rsidR="007C552D" w:rsidRPr="00637384">
        <w:rPr>
          <w:i/>
        </w:rPr>
        <w:t>Page</w:t>
      </w:r>
      <w:bookmarkEnd w:id="60"/>
    </w:p>
    <w:p w14:paraId="0EDAADE1" w14:textId="77777777" w:rsidR="007C552D" w:rsidRPr="007C552D" w:rsidRDefault="007C552D" w:rsidP="00637384"/>
    <w:p w14:paraId="01C1A0B9" w14:textId="002EAE79" w:rsidR="006B1694" w:rsidRPr="006B1694" w:rsidRDefault="009561CB" w:rsidP="006B1694">
      <w:pPr>
        <w:rPr>
          <w:lang w:eastAsia="en-CA"/>
        </w:rPr>
      </w:pPr>
      <w:r>
        <w:rPr>
          <w:lang w:eastAsia="en-CA"/>
        </w:rPr>
        <w:t xml:space="preserve">The first page that the user will see in the admin panel is the </w:t>
      </w:r>
      <w:r w:rsidR="00884DA3">
        <w:rPr>
          <w:lang w:eastAsia="en-CA"/>
        </w:rPr>
        <w:t>login page. On this page</w:t>
      </w:r>
      <w:r w:rsidR="008C1806">
        <w:rPr>
          <w:lang w:eastAsia="en-CA"/>
        </w:rPr>
        <w:t>,</w:t>
      </w:r>
      <w:r w:rsidR="00884DA3">
        <w:rPr>
          <w:lang w:eastAsia="en-CA"/>
        </w:rPr>
        <w:t xml:space="preserve"> we have the following features:</w:t>
      </w:r>
    </w:p>
    <w:p w14:paraId="58982F7E" w14:textId="293CC21C" w:rsidR="00D677EB" w:rsidRPr="00412407" w:rsidRDefault="00412407" w:rsidP="00C963FF">
      <w:pPr>
        <w:pStyle w:val="ListParagraph"/>
        <w:numPr>
          <w:ilvl w:val="0"/>
          <w:numId w:val="28"/>
        </w:numPr>
        <w:rPr>
          <w:b/>
          <w:lang w:eastAsia="en-CA"/>
        </w:rPr>
      </w:pPr>
      <w:r w:rsidRPr="00412407">
        <w:rPr>
          <w:b/>
          <w:bCs/>
          <w:lang w:eastAsia="en-CA"/>
        </w:rPr>
        <w:t>Company logo:</w:t>
      </w:r>
      <w:r>
        <w:rPr>
          <w:b/>
          <w:bCs/>
          <w:lang w:eastAsia="en-CA"/>
        </w:rPr>
        <w:t xml:space="preserve"> </w:t>
      </w:r>
      <w:r>
        <w:rPr>
          <w:lang w:eastAsia="en-CA"/>
        </w:rPr>
        <w:t xml:space="preserve">including the company logo </w:t>
      </w:r>
      <w:r w:rsidR="00872429">
        <w:rPr>
          <w:lang w:eastAsia="en-CA"/>
        </w:rPr>
        <w:t xml:space="preserve">allows a brand identity across all our </w:t>
      </w:r>
      <w:r w:rsidR="003365B9">
        <w:rPr>
          <w:lang w:eastAsia="en-CA"/>
        </w:rPr>
        <w:t>solutions</w:t>
      </w:r>
      <w:r w:rsidR="00872429">
        <w:rPr>
          <w:lang w:eastAsia="en-CA"/>
        </w:rPr>
        <w:t xml:space="preserve"> and makes our </w:t>
      </w:r>
      <w:r w:rsidR="003365B9">
        <w:rPr>
          <w:lang w:eastAsia="en-CA"/>
        </w:rPr>
        <w:t>customers</w:t>
      </w:r>
      <w:r w:rsidR="00872429">
        <w:rPr>
          <w:lang w:eastAsia="en-CA"/>
        </w:rPr>
        <w:t xml:space="preserve"> feel identified with the page developed.</w:t>
      </w:r>
    </w:p>
    <w:p w14:paraId="1368B8A6" w14:textId="77777777" w:rsidR="00133321" w:rsidRPr="00133321" w:rsidRDefault="00133321" w:rsidP="00C963FF">
      <w:pPr>
        <w:pStyle w:val="ListParagraph"/>
        <w:numPr>
          <w:ilvl w:val="0"/>
          <w:numId w:val="28"/>
        </w:numPr>
        <w:rPr>
          <w:b/>
          <w:bCs/>
          <w:lang w:eastAsia="en-CA"/>
        </w:rPr>
      </w:pPr>
      <w:r>
        <w:rPr>
          <w:b/>
          <w:bCs/>
          <w:lang w:eastAsia="en-CA"/>
        </w:rPr>
        <w:t xml:space="preserve">Login fields: </w:t>
      </w:r>
      <w:r>
        <w:rPr>
          <w:lang w:eastAsia="en-CA"/>
        </w:rPr>
        <w:t>username and password fields are shown along with the remember me option.</w:t>
      </w:r>
    </w:p>
    <w:p w14:paraId="2037EADC" w14:textId="2CB2087C" w:rsidR="002E6EC8" w:rsidRPr="00711D5F" w:rsidRDefault="00A433DC" w:rsidP="00C963FF">
      <w:pPr>
        <w:pStyle w:val="ListParagraph"/>
        <w:numPr>
          <w:ilvl w:val="0"/>
          <w:numId w:val="28"/>
        </w:numPr>
        <w:rPr>
          <w:b/>
          <w:lang w:eastAsia="en-CA"/>
        </w:rPr>
      </w:pPr>
      <w:r w:rsidRPr="00A433DC">
        <w:rPr>
          <w:b/>
          <w:bCs/>
          <w:lang w:eastAsia="en-CA"/>
        </w:rPr>
        <w:t>Login and Cancel:</w:t>
      </w:r>
      <w:r>
        <w:rPr>
          <w:b/>
          <w:bCs/>
          <w:lang w:eastAsia="en-CA"/>
        </w:rPr>
        <w:t xml:space="preserve"> </w:t>
      </w:r>
      <w:r w:rsidR="001844E1" w:rsidRPr="001844E1">
        <w:rPr>
          <w:lang w:eastAsia="en-CA"/>
        </w:rPr>
        <w:t>these bu</w:t>
      </w:r>
      <w:r w:rsidR="001844E1">
        <w:rPr>
          <w:lang w:eastAsia="en-CA"/>
        </w:rPr>
        <w:t xml:space="preserve">ttons were configured using colors that are attractive to the user making them visible and providing </w:t>
      </w:r>
      <w:r w:rsidR="00711D5F">
        <w:rPr>
          <w:lang w:eastAsia="en-CA"/>
        </w:rPr>
        <w:t>harmony with the background.</w:t>
      </w:r>
    </w:p>
    <w:p w14:paraId="1D061203" w14:textId="160E4E27" w:rsidR="00711D5F" w:rsidRPr="00A433DC" w:rsidRDefault="00711D5F" w:rsidP="00C963FF">
      <w:pPr>
        <w:pStyle w:val="ListParagraph"/>
        <w:numPr>
          <w:ilvl w:val="0"/>
          <w:numId w:val="28"/>
        </w:numPr>
        <w:rPr>
          <w:b/>
          <w:bCs/>
          <w:lang w:eastAsia="en-CA"/>
        </w:rPr>
      </w:pPr>
      <w:r>
        <w:rPr>
          <w:b/>
          <w:bCs/>
          <w:lang w:eastAsia="en-CA"/>
        </w:rPr>
        <w:t>Forgot password:</w:t>
      </w:r>
      <w:r w:rsidRPr="00711D5F">
        <w:rPr>
          <w:lang w:eastAsia="en-CA"/>
        </w:rPr>
        <w:t xml:space="preserve"> th</w:t>
      </w:r>
      <w:r>
        <w:rPr>
          <w:lang w:eastAsia="en-CA"/>
        </w:rPr>
        <w:t xml:space="preserve">is </w:t>
      </w:r>
      <w:r w:rsidR="006B0D87">
        <w:rPr>
          <w:lang w:eastAsia="en-CA"/>
        </w:rPr>
        <w:t>functionality allows the user to manage their password in case it</w:t>
      </w:r>
      <w:r w:rsidR="008C1806">
        <w:rPr>
          <w:lang w:eastAsia="en-CA"/>
        </w:rPr>
        <w:t xml:space="preserve"> i</w:t>
      </w:r>
      <w:r w:rsidR="006B0D87">
        <w:rPr>
          <w:lang w:eastAsia="en-CA"/>
        </w:rPr>
        <w:t>s forgotten.</w:t>
      </w:r>
    </w:p>
    <w:p w14:paraId="0A90D23F" w14:textId="77777777" w:rsidR="0012548E" w:rsidRDefault="0012548E" w:rsidP="002B785E">
      <w:pPr>
        <w:rPr>
          <w:lang w:eastAsia="en-CA"/>
        </w:rPr>
      </w:pPr>
    </w:p>
    <w:p w14:paraId="110FED1D" w14:textId="62486A1F" w:rsidR="002F4DBB" w:rsidRPr="00637384" w:rsidRDefault="002F4DBB" w:rsidP="00637384">
      <w:pPr>
        <w:jc w:val="center"/>
        <w:rPr>
          <w:rFonts w:cs="Times New Roman"/>
          <w:i/>
          <w:szCs w:val="24"/>
          <w:lang w:eastAsia="en-CA"/>
        </w:rPr>
      </w:pPr>
    </w:p>
    <w:p w14:paraId="636B1998" w14:textId="7C1EFBAB" w:rsidR="00912F9D" w:rsidRPr="00637384" w:rsidRDefault="00710DCA" w:rsidP="00637384">
      <w:pPr>
        <w:jc w:val="center"/>
        <w:rPr>
          <w:i/>
        </w:rPr>
      </w:pPr>
      <w:bookmarkStart w:id="61" w:name="_Toc172323757"/>
      <w:r w:rsidRPr="00637384">
        <w:rPr>
          <w:i/>
        </w:rPr>
        <w:t xml:space="preserve">Figure </w:t>
      </w:r>
      <w:r w:rsidRPr="00637384">
        <w:rPr>
          <w:i/>
        </w:rPr>
        <w:fldChar w:fldCharType="begin"/>
      </w:r>
      <w:r w:rsidRPr="00637384">
        <w:rPr>
          <w:i/>
        </w:rPr>
        <w:instrText xml:space="preserve"> SEQ Figure \* ARABIC </w:instrText>
      </w:r>
      <w:r w:rsidRPr="00637384">
        <w:rPr>
          <w:i/>
        </w:rPr>
        <w:fldChar w:fldCharType="separate"/>
      </w:r>
      <w:r w:rsidR="00A63CC1" w:rsidRPr="00637384">
        <w:rPr>
          <w:i/>
        </w:rPr>
        <w:t>36</w:t>
      </w:r>
      <w:r w:rsidRPr="00637384">
        <w:rPr>
          <w:i/>
        </w:rPr>
        <w:fldChar w:fldCharType="end"/>
      </w:r>
      <w:r w:rsidRPr="00637384">
        <w:rPr>
          <w:i/>
        </w:rPr>
        <w:t>: Password recovery</w:t>
      </w:r>
      <w:r w:rsidR="00A93D73" w:rsidRPr="00637384">
        <w:rPr>
          <w:i/>
        </w:rPr>
        <w:t xml:space="preserve"> page</w:t>
      </w:r>
      <w:bookmarkEnd w:id="61"/>
    </w:p>
    <w:p w14:paraId="784D5A1B" w14:textId="1BC03F6E" w:rsidR="00354A24" w:rsidRPr="00354A24" w:rsidRDefault="006B0D87" w:rsidP="00354A24">
      <w:r>
        <w:t xml:space="preserve">If the user hits the forget password button, the recovery password form is displayed to </w:t>
      </w:r>
      <w:r w:rsidR="00173FB8">
        <w:t>allow user</w:t>
      </w:r>
      <w:r w:rsidR="00E63109">
        <w:t>s</w:t>
      </w:r>
      <w:r w:rsidR="00173FB8">
        <w:t xml:space="preserve"> to reset their password.</w:t>
      </w:r>
      <w:r w:rsidR="008E2915">
        <w:t xml:space="preserve"> Currently we are validating that the first name and email </w:t>
      </w:r>
      <w:r w:rsidR="00C93AFC">
        <w:t xml:space="preserve">exist in the database, after that the reset password page is displayed. In </w:t>
      </w:r>
      <w:r w:rsidR="00444FEB">
        <w:t>milestone four we will be enhancing the security on this page.</w:t>
      </w:r>
    </w:p>
    <w:p w14:paraId="0314E524" w14:textId="7B22D8FC" w:rsidR="00444FEB" w:rsidRDefault="00444FEB" w:rsidP="006B0D87">
      <w:r>
        <w:t>Elements displayed:</w:t>
      </w:r>
    </w:p>
    <w:p w14:paraId="1B172D80" w14:textId="09BE3F04" w:rsidR="00AB6AF2" w:rsidRDefault="00AB6AF2" w:rsidP="00C963FF">
      <w:pPr>
        <w:pStyle w:val="ListParagraph"/>
        <w:numPr>
          <w:ilvl w:val="0"/>
          <w:numId w:val="29"/>
        </w:numPr>
      </w:pPr>
      <w:r>
        <w:rPr>
          <w:b/>
          <w:bCs/>
        </w:rPr>
        <w:t>Form fields</w:t>
      </w:r>
      <w:r w:rsidR="00444FEB">
        <w:t>:</w:t>
      </w:r>
      <w:r>
        <w:t xml:space="preserve"> email and first name fields are displayed, matching the look and feel of the previous </w:t>
      </w:r>
      <w:r w:rsidR="004E2BF7">
        <w:t>page</w:t>
      </w:r>
      <w:r>
        <w:t>.</w:t>
      </w:r>
    </w:p>
    <w:p w14:paraId="28852F9D" w14:textId="77777777" w:rsidR="00AB6AF2" w:rsidRDefault="00AB6AF2" w:rsidP="00C963FF">
      <w:pPr>
        <w:pStyle w:val="ListParagraph"/>
        <w:numPr>
          <w:ilvl w:val="0"/>
          <w:numId w:val="29"/>
        </w:numPr>
      </w:pPr>
      <w:r>
        <w:rPr>
          <w:b/>
          <w:bCs/>
        </w:rPr>
        <w:t>Action button</w:t>
      </w:r>
      <w:r w:rsidRPr="00AB6AF2">
        <w:t>:</w:t>
      </w:r>
      <w:r>
        <w:t xml:space="preserve"> this button allows the user to continue in the password recovery process if the form fields are filled properly.</w:t>
      </w:r>
    </w:p>
    <w:p w14:paraId="1634BCEE" w14:textId="439EA990" w:rsidR="00444FEB" w:rsidRDefault="00AB6AF2" w:rsidP="00C963FF">
      <w:pPr>
        <w:pStyle w:val="ListParagraph"/>
        <w:numPr>
          <w:ilvl w:val="0"/>
          <w:numId w:val="29"/>
        </w:numPr>
      </w:pPr>
      <w:r>
        <w:rPr>
          <w:b/>
          <w:bCs/>
        </w:rPr>
        <w:t>Go back</w:t>
      </w:r>
      <w:r w:rsidRPr="00AB6AF2">
        <w:t>:</w:t>
      </w:r>
      <w:r>
        <w:t xml:space="preserve"> the go back to login option helps the user go to the login screen quickly if needed. </w:t>
      </w:r>
      <w:r w:rsidR="00444FEB">
        <w:t xml:space="preserve"> </w:t>
      </w:r>
    </w:p>
    <w:p w14:paraId="13FF4D7F" w14:textId="77777777" w:rsidR="00C93AFC" w:rsidRPr="006B0D87" w:rsidRDefault="00C93AFC" w:rsidP="006B0D87"/>
    <w:p w14:paraId="021A50B1" w14:textId="0F1C05F9" w:rsidR="002F4DBB" w:rsidRPr="002F4DBB" w:rsidRDefault="002F4DBB" w:rsidP="00637384">
      <w:pPr>
        <w:jc w:val="center"/>
        <w:rPr>
          <w:rFonts w:cs="Times New Roman"/>
          <w:szCs w:val="24"/>
          <w:lang w:eastAsia="en-CA"/>
        </w:rPr>
      </w:pPr>
    </w:p>
    <w:p w14:paraId="3D07A127" w14:textId="0411E80D" w:rsidR="00A93D73" w:rsidRPr="00637384" w:rsidRDefault="00A93D73" w:rsidP="00637384">
      <w:pPr>
        <w:jc w:val="center"/>
        <w:rPr>
          <w:i/>
          <w:lang w:eastAsia="en-CA"/>
        </w:rPr>
      </w:pPr>
      <w:bookmarkStart w:id="62" w:name="_Toc172323758"/>
      <w:r w:rsidRPr="00637384">
        <w:rPr>
          <w:i/>
        </w:rPr>
        <w:lastRenderedPageBreak/>
        <w:t xml:space="preserve">Figure </w:t>
      </w:r>
      <w:r w:rsidRPr="00637384">
        <w:rPr>
          <w:i/>
        </w:rPr>
        <w:fldChar w:fldCharType="begin"/>
      </w:r>
      <w:r w:rsidRPr="00637384">
        <w:rPr>
          <w:i/>
        </w:rPr>
        <w:instrText xml:space="preserve"> SEQ Figure \* ARABIC </w:instrText>
      </w:r>
      <w:r w:rsidRPr="00637384">
        <w:rPr>
          <w:i/>
        </w:rPr>
        <w:fldChar w:fldCharType="separate"/>
      </w:r>
      <w:r w:rsidR="00A63CC1" w:rsidRPr="00637384">
        <w:rPr>
          <w:i/>
        </w:rPr>
        <w:t>37</w:t>
      </w:r>
      <w:r w:rsidRPr="00637384">
        <w:rPr>
          <w:i/>
        </w:rPr>
        <w:fldChar w:fldCharType="end"/>
      </w:r>
      <w:r w:rsidRPr="00637384">
        <w:rPr>
          <w:i/>
        </w:rPr>
        <w:t xml:space="preserve">: Reset password </w:t>
      </w:r>
      <w:r w:rsidR="00855507" w:rsidRPr="00637384">
        <w:rPr>
          <w:i/>
        </w:rPr>
        <w:t>page</w:t>
      </w:r>
      <w:bookmarkEnd w:id="62"/>
    </w:p>
    <w:p w14:paraId="39A5C5AE" w14:textId="77777777" w:rsidR="00AB6AF2" w:rsidRDefault="00AB6AF2" w:rsidP="00CE697F">
      <w:pPr>
        <w:rPr>
          <w:lang w:eastAsia="en-CA"/>
        </w:rPr>
      </w:pPr>
    </w:p>
    <w:p w14:paraId="43AAA2E3" w14:textId="42FC94AF" w:rsidR="00167B3C" w:rsidRPr="00167B3C" w:rsidRDefault="00AB6AF2" w:rsidP="00167B3C">
      <w:pPr>
        <w:rPr>
          <w:lang w:eastAsia="en-CA"/>
        </w:rPr>
      </w:pPr>
      <w:r>
        <w:rPr>
          <w:lang w:eastAsia="en-CA"/>
        </w:rPr>
        <w:t xml:space="preserve">After providing the first name and email in the previous screen, the </w:t>
      </w:r>
      <w:r w:rsidR="000D76DE">
        <w:rPr>
          <w:lang w:eastAsia="en-CA"/>
        </w:rPr>
        <w:t xml:space="preserve">reset password page is displayed. The password is requested twice to mitigate possible </w:t>
      </w:r>
      <w:r w:rsidR="00332AD2">
        <w:rPr>
          <w:lang w:eastAsia="en-CA"/>
        </w:rPr>
        <w:t>errors</w:t>
      </w:r>
      <w:r w:rsidR="004E2BF7">
        <w:rPr>
          <w:lang w:eastAsia="en-CA"/>
        </w:rPr>
        <w:t>.</w:t>
      </w:r>
    </w:p>
    <w:p w14:paraId="08074E69" w14:textId="177AFD01" w:rsidR="000D76DE" w:rsidRDefault="000D76DE" w:rsidP="00CE697F">
      <w:pPr>
        <w:rPr>
          <w:lang w:eastAsia="en-CA"/>
        </w:rPr>
      </w:pPr>
      <w:r>
        <w:rPr>
          <w:lang w:eastAsia="en-CA"/>
        </w:rPr>
        <w:t>Elements included:</w:t>
      </w:r>
    </w:p>
    <w:p w14:paraId="1B059670" w14:textId="40D7A4A6" w:rsidR="000D76DE" w:rsidRDefault="000D76DE" w:rsidP="00C963FF">
      <w:pPr>
        <w:pStyle w:val="ListParagraph"/>
        <w:numPr>
          <w:ilvl w:val="0"/>
          <w:numId w:val="30"/>
        </w:numPr>
      </w:pPr>
      <w:r>
        <w:rPr>
          <w:b/>
          <w:bCs/>
        </w:rPr>
        <w:t>Form fields</w:t>
      </w:r>
      <w:r>
        <w:t xml:space="preserve">: new password and confirm password, matching the look and feel of the previous </w:t>
      </w:r>
      <w:r w:rsidR="004E2BF7">
        <w:t>page</w:t>
      </w:r>
      <w:r>
        <w:t>.</w:t>
      </w:r>
    </w:p>
    <w:p w14:paraId="40691882" w14:textId="77777777" w:rsidR="000D76DE" w:rsidRDefault="000D76DE" w:rsidP="00C963FF">
      <w:pPr>
        <w:pStyle w:val="ListParagraph"/>
        <w:numPr>
          <w:ilvl w:val="0"/>
          <w:numId w:val="30"/>
        </w:numPr>
      </w:pPr>
      <w:r>
        <w:rPr>
          <w:b/>
          <w:bCs/>
        </w:rPr>
        <w:t>Action button</w:t>
      </w:r>
      <w:r w:rsidRPr="00AB6AF2">
        <w:t>:</w:t>
      </w:r>
      <w:r>
        <w:t xml:space="preserve"> this button allows the user to continue in the password recovery process if the form fields are filled properly.</w:t>
      </w:r>
    </w:p>
    <w:p w14:paraId="1ADE1A8E" w14:textId="77777777" w:rsidR="000D76DE" w:rsidRDefault="000D76DE" w:rsidP="00C963FF">
      <w:pPr>
        <w:pStyle w:val="ListParagraph"/>
        <w:numPr>
          <w:ilvl w:val="0"/>
          <w:numId w:val="30"/>
        </w:numPr>
      </w:pPr>
      <w:r>
        <w:rPr>
          <w:b/>
          <w:bCs/>
        </w:rPr>
        <w:t>Go back</w:t>
      </w:r>
      <w:r w:rsidRPr="00AB6AF2">
        <w:t>:</w:t>
      </w:r>
      <w:r>
        <w:t xml:space="preserve"> the go back to login option helps the user go to the login screen quickly if needed.  </w:t>
      </w:r>
    </w:p>
    <w:p w14:paraId="57A9754B" w14:textId="77777777" w:rsidR="000D76DE" w:rsidRDefault="000D76DE" w:rsidP="00CE697F">
      <w:pPr>
        <w:rPr>
          <w:lang w:eastAsia="en-CA"/>
        </w:rPr>
      </w:pPr>
    </w:p>
    <w:p w14:paraId="1807DC01" w14:textId="77777777" w:rsidR="00AB6AF2" w:rsidRPr="00CE697F" w:rsidRDefault="00AB6AF2" w:rsidP="00CE697F">
      <w:pPr>
        <w:rPr>
          <w:lang w:eastAsia="en-CA"/>
        </w:rPr>
      </w:pPr>
    </w:p>
    <w:p w14:paraId="10E36721" w14:textId="3F7BDEC2" w:rsidR="002F4DBB" w:rsidRPr="00637384" w:rsidRDefault="002F4DBB" w:rsidP="00637384">
      <w:pPr>
        <w:jc w:val="center"/>
        <w:rPr>
          <w:rFonts w:cs="Times New Roman"/>
          <w:i/>
          <w:szCs w:val="24"/>
          <w:lang w:eastAsia="en-CA"/>
        </w:rPr>
      </w:pPr>
    </w:p>
    <w:p w14:paraId="55E82956" w14:textId="2324114A" w:rsidR="00855507" w:rsidRPr="00637384" w:rsidRDefault="00855507" w:rsidP="00637384">
      <w:pPr>
        <w:jc w:val="center"/>
        <w:rPr>
          <w:i/>
          <w:lang w:eastAsia="en-CA"/>
        </w:rPr>
      </w:pPr>
      <w:bookmarkStart w:id="63" w:name="_Toc172323759"/>
      <w:r w:rsidRPr="00637384">
        <w:rPr>
          <w:i/>
        </w:rPr>
        <w:t xml:space="preserve">Figure </w:t>
      </w:r>
      <w:r w:rsidRPr="00637384">
        <w:rPr>
          <w:i/>
        </w:rPr>
        <w:fldChar w:fldCharType="begin"/>
      </w:r>
      <w:r w:rsidRPr="00637384">
        <w:rPr>
          <w:i/>
        </w:rPr>
        <w:instrText xml:space="preserve"> SEQ Figure \* ARABIC </w:instrText>
      </w:r>
      <w:r w:rsidRPr="00637384">
        <w:rPr>
          <w:i/>
        </w:rPr>
        <w:fldChar w:fldCharType="separate"/>
      </w:r>
      <w:r w:rsidR="00A63CC1" w:rsidRPr="00637384">
        <w:rPr>
          <w:i/>
        </w:rPr>
        <w:t>38</w:t>
      </w:r>
      <w:r w:rsidRPr="00637384">
        <w:rPr>
          <w:i/>
        </w:rPr>
        <w:fldChar w:fldCharType="end"/>
      </w:r>
      <w:r w:rsidRPr="00637384">
        <w:rPr>
          <w:i/>
        </w:rPr>
        <w:t>: Admin panel main page – Admin view</w:t>
      </w:r>
      <w:bookmarkEnd w:id="63"/>
    </w:p>
    <w:p w14:paraId="34D7BFC4" w14:textId="77777777" w:rsidR="004E2BF7" w:rsidRDefault="004E2BF7" w:rsidP="002B785E">
      <w:pPr>
        <w:rPr>
          <w:lang w:eastAsia="en-CA"/>
        </w:rPr>
      </w:pPr>
    </w:p>
    <w:p w14:paraId="0E153179" w14:textId="7B75DDC5" w:rsidR="00D81FD3" w:rsidRPr="00D81FD3" w:rsidRDefault="004E2BF7" w:rsidP="00D81FD3">
      <w:pPr>
        <w:rPr>
          <w:lang w:eastAsia="en-CA"/>
        </w:rPr>
      </w:pPr>
      <w:r>
        <w:rPr>
          <w:lang w:eastAsia="en-CA"/>
        </w:rPr>
        <w:t xml:space="preserve">Once the login process is completed, the admin panel main page is displayed. All the pages inside the admin portal </w:t>
      </w:r>
      <w:r w:rsidR="00404E3B">
        <w:rPr>
          <w:lang w:eastAsia="en-CA"/>
        </w:rPr>
        <w:t>are based in</w:t>
      </w:r>
      <w:r>
        <w:rPr>
          <w:lang w:eastAsia="en-CA"/>
        </w:rPr>
        <w:t xml:space="preserve"> the same open-source template </w:t>
      </w:r>
      <w:r w:rsidR="00FC44A3">
        <w:rPr>
          <w:lang w:eastAsia="en-CA"/>
        </w:rPr>
        <w:t>obtained from Start Bootstrap</w:t>
      </w:r>
      <w:r>
        <w:rPr>
          <w:lang w:eastAsia="en-CA"/>
        </w:rPr>
        <w:t xml:space="preserve"> </w:t>
      </w:r>
      <w:sdt>
        <w:sdtPr>
          <w:rPr>
            <w:lang w:eastAsia="en-CA"/>
          </w:rPr>
          <w:id w:val="-1125613602"/>
          <w:citation/>
        </w:sdtPr>
        <w:sdtEndPr/>
        <w:sdtContent>
          <w:r w:rsidR="00FC44A3">
            <w:rPr>
              <w:lang w:eastAsia="en-CA"/>
            </w:rPr>
            <w:fldChar w:fldCharType="begin"/>
          </w:r>
          <w:r w:rsidR="00FC44A3">
            <w:rPr>
              <w:lang w:val="en-US" w:eastAsia="en-CA"/>
            </w:rPr>
            <w:instrText xml:space="preserve"> CITATION Sta19 \l 1033 </w:instrText>
          </w:r>
          <w:r w:rsidR="00FC44A3">
            <w:rPr>
              <w:lang w:eastAsia="en-CA"/>
            </w:rPr>
            <w:fldChar w:fldCharType="separate"/>
          </w:r>
          <w:r w:rsidR="006720D1">
            <w:rPr>
              <w:noProof/>
              <w:lang w:val="en-US" w:eastAsia="en-CA"/>
            </w:rPr>
            <w:t>(Start Bootstrap, 2019)</w:t>
          </w:r>
          <w:r w:rsidR="00FC44A3">
            <w:rPr>
              <w:lang w:eastAsia="en-CA"/>
            </w:rPr>
            <w:fldChar w:fldCharType="end"/>
          </w:r>
        </w:sdtContent>
      </w:sdt>
      <w:r w:rsidR="00FC44A3">
        <w:rPr>
          <w:lang w:eastAsia="en-CA"/>
        </w:rPr>
        <w:t xml:space="preserve">. </w:t>
      </w:r>
      <w:r w:rsidR="00404E3B">
        <w:rPr>
          <w:lang w:eastAsia="en-CA"/>
        </w:rPr>
        <w:t>This template was modified to accomplish our project requirements. Here are the elements available on the main page:</w:t>
      </w:r>
    </w:p>
    <w:p w14:paraId="5E010782" w14:textId="3FAC009C" w:rsidR="00D71EF4" w:rsidRPr="00D71EF4" w:rsidRDefault="00404E3B" w:rsidP="00C963FF">
      <w:pPr>
        <w:pStyle w:val="ListParagraph"/>
        <w:numPr>
          <w:ilvl w:val="0"/>
          <w:numId w:val="27"/>
        </w:numPr>
        <w:rPr>
          <w:lang w:eastAsia="en-CA"/>
        </w:rPr>
      </w:pPr>
      <w:r w:rsidRPr="00404E3B">
        <w:rPr>
          <w:b/>
          <w:bCs/>
          <w:lang w:eastAsia="en-CA"/>
        </w:rPr>
        <w:t>Side menu</w:t>
      </w:r>
      <w:r>
        <w:rPr>
          <w:lang w:eastAsia="en-CA"/>
        </w:rPr>
        <w:t>: the side menu allows the user to access any of the options available in any of the pages of the admin panel.</w:t>
      </w:r>
      <w:r w:rsidR="00AD02AF">
        <w:rPr>
          <w:lang w:eastAsia="en-CA"/>
        </w:rPr>
        <w:t xml:space="preserve"> The menu provides a modern view </w:t>
      </w:r>
      <w:r w:rsidR="008A0878">
        <w:rPr>
          <w:lang w:eastAsia="en-CA"/>
        </w:rPr>
        <w:t xml:space="preserve">matching the colors previously used and including a small version of the company logo. The menu is collapsable to provide a </w:t>
      </w:r>
      <w:r w:rsidR="009F02D9">
        <w:rPr>
          <w:lang w:eastAsia="en-CA"/>
        </w:rPr>
        <w:t>better view of the main canvas for the user.</w:t>
      </w:r>
    </w:p>
    <w:p w14:paraId="52F7197E" w14:textId="5E5DDB6F" w:rsidR="00C05CE0" w:rsidRPr="00C05CE0" w:rsidRDefault="009F02D9" w:rsidP="00C963FF">
      <w:pPr>
        <w:pStyle w:val="ListParagraph"/>
        <w:numPr>
          <w:ilvl w:val="0"/>
          <w:numId w:val="27"/>
        </w:numPr>
        <w:rPr>
          <w:lang w:eastAsia="en-CA"/>
        </w:rPr>
      </w:pPr>
      <w:r>
        <w:rPr>
          <w:b/>
          <w:bCs/>
          <w:lang w:eastAsia="en-CA"/>
        </w:rPr>
        <w:t>Navbar</w:t>
      </w:r>
      <w:r w:rsidR="00486408" w:rsidRPr="00486408">
        <w:rPr>
          <w:lang w:eastAsia="en-CA"/>
        </w:rPr>
        <w:t>:</w:t>
      </w:r>
      <w:r w:rsidR="00486408">
        <w:rPr>
          <w:lang w:eastAsia="en-CA"/>
        </w:rPr>
        <w:t xml:space="preserve"> the navbar provides a welcoming message </w:t>
      </w:r>
      <w:r w:rsidR="00FF5B76">
        <w:rPr>
          <w:lang w:eastAsia="en-CA"/>
        </w:rPr>
        <w:t>using their first name. This nav var is used in</w:t>
      </w:r>
      <w:r w:rsidR="00486408">
        <w:rPr>
          <w:lang w:eastAsia="en-CA"/>
        </w:rPr>
        <w:t xml:space="preserve"> the </w:t>
      </w:r>
      <w:r w:rsidR="00FF5B76">
        <w:rPr>
          <w:lang w:eastAsia="en-CA"/>
        </w:rPr>
        <w:t>mobile version</w:t>
      </w:r>
      <w:r w:rsidR="00486408">
        <w:rPr>
          <w:lang w:eastAsia="en-CA"/>
        </w:rPr>
        <w:t xml:space="preserve"> to </w:t>
      </w:r>
      <w:r w:rsidR="00FF5B76">
        <w:rPr>
          <w:lang w:eastAsia="en-CA"/>
        </w:rPr>
        <w:t>include a smaller view of the menu.</w:t>
      </w:r>
    </w:p>
    <w:p w14:paraId="217F0328" w14:textId="153EB99A" w:rsidR="00FF5B76" w:rsidRPr="00BD0C92" w:rsidRDefault="00BD0C92" w:rsidP="00C963FF">
      <w:pPr>
        <w:pStyle w:val="ListParagraph"/>
        <w:numPr>
          <w:ilvl w:val="0"/>
          <w:numId w:val="27"/>
        </w:numPr>
        <w:rPr>
          <w:b/>
          <w:lang w:eastAsia="en-CA"/>
        </w:rPr>
      </w:pPr>
      <w:r w:rsidRPr="00BD0C92">
        <w:rPr>
          <w:b/>
          <w:bCs/>
          <w:lang w:eastAsia="en-CA"/>
        </w:rPr>
        <w:t>Main canvas:</w:t>
      </w:r>
      <w:r>
        <w:rPr>
          <w:b/>
          <w:bCs/>
          <w:lang w:eastAsia="en-CA"/>
        </w:rPr>
        <w:t xml:space="preserve"> </w:t>
      </w:r>
      <w:r>
        <w:rPr>
          <w:lang w:eastAsia="en-CA"/>
        </w:rPr>
        <w:t>here we can see the admin and content management options for the admin user and only the content management options for the marketing users.</w:t>
      </w:r>
      <w:r w:rsidRPr="00BD0C92">
        <w:rPr>
          <w:b/>
          <w:bCs/>
          <w:lang w:eastAsia="en-CA"/>
        </w:rPr>
        <w:t xml:space="preserve"> </w:t>
      </w:r>
      <w:r w:rsidRPr="00BD0C92">
        <w:rPr>
          <w:lang w:eastAsia="en-CA"/>
        </w:rPr>
        <w:t>The</w:t>
      </w:r>
      <w:r>
        <w:rPr>
          <w:lang w:eastAsia="en-CA"/>
        </w:rPr>
        <w:t xml:space="preserve"> cards provide a quick access to the different options available in the portal.</w:t>
      </w:r>
    </w:p>
    <w:p w14:paraId="037CCC98" w14:textId="77777777" w:rsidR="004E2BF7" w:rsidRDefault="004E2BF7" w:rsidP="00637384">
      <w:pPr>
        <w:rPr>
          <w:rFonts w:cs="Times New Roman"/>
          <w:szCs w:val="24"/>
          <w:lang w:eastAsia="en-CA"/>
        </w:rPr>
      </w:pPr>
    </w:p>
    <w:p w14:paraId="5281755B" w14:textId="33402944" w:rsidR="002F4DBB" w:rsidRPr="00637384" w:rsidRDefault="002F4DBB" w:rsidP="00BD0C92">
      <w:pPr>
        <w:spacing w:after="0"/>
        <w:jc w:val="center"/>
        <w:rPr>
          <w:rFonts w:cs="Times New Roman"/>
          <w:i/>
          <w:szCs w:val="24"/>
          <w:lang w:eastAsia="en-CA"/>
        </w:rPr>
      </w:pPr>
    </w:p>
    <w:p w14:paraId="1CC85C7B" w14:textId="5BF5BF0D" w:rsidR="00855507" w:rsidRPr="00637384" w:rsidRDefault="00855507" w:rsidP="00BD0C92">
      <w:pPr>
        <w:spacing w:after="0"/>
        <w:jc w:val="center"/>
        <w:rPr>
          <w:i/>
          <w:lang w:eastAsia="en-CA"/>
        </w:rPr>
      </w:pPr>
      <w:bookmarkStart w:id="64" w:name="_Toc172323760"/>
      <w:r w:rsidRPr="00637384">
        <w:rPr>
          <w:i/>
        </w:rPr>
        <w:t xml:space="preserve">Figure </w:t>
      </w:r>
      <w:r w:rsidRPr="00637384">
        <w:rPr>
          <w:i/>
        </w:rPr>
        <w:fldChar w:fldCharType="begin"/>
      </w:r>
      <w:r w:rsidRPr="00637384">
        <w:rPr>
          <w:i/>
        </w:rPr>
        <w:instrText xml:space="preserve"> SEQ Figure \* ARABIC </w:instrText>
      </w:r>
      <w:r w:rsidRPr="00637384">
        <w:rPr>
          <w:i/>
        </w:rPr>
        <w:fldChar w:fldCharType="separate"/>
      </w:r>
      <w:r w:rsidR="00A63CC1" w:rsidRPr="00637384">
        <w:rPr>
          <w:i/>
        </w:rPr>
        <w:t>39</w:t>
      </w:r>
      <w:r w:rsidRPr="00637384">
        <w:rPr>
          <w:i/>
        </w:rPr>
        <w:fldChar w:fldCharType="end"/>
      </w:r>
      <w:r w:rsidRPr="00637384">
        <w:rPr>
          <w:i/>
        </w:rPr>
        <w:t xml:space="preserve">: Admin panel main page – </w:t>
      </w:r>
      <w:r w:rsidR="00537F4F">
        <w:rPr>
          <w:i/>
        </w:rPr>
        <w:t>Marketing</w:t>
      </w:r>
      <w:r w:rsidRPr="00637384">
        <w:rPr>
          <w:i/>
        </w:rPr>
        <w:t xml:space="preserve"> view</w:t>
      </w:r>
      <w:bookmarkEnd w:id="64"/>
    </w:p>
    <w:p w14:paraId="55BD0251" w14:textId="77777777" w:rsidR="00537F4F" w:rsidRDefault="00537F4F" w:rsidP="002B785E">
      <w:pPr>
        <w:rPr>
          <w:lang w:eastAsia="en-CA"/>
        </w:rPr>
      </w:pPr>
    </w:p>
    <w:p w14:paraId="15878C15" w14:textId="01C51A20" w:rsidR="002C077D" w:rsidRPr="002C077D" w:rsidRDefault="00BD0C92" w:rsidP="002C077D">
      <w:pPr>
        <w:rPr>
          <w:lang w:eastAsia="en-CA"/>
        </w:rPr>
      </w:pPr>
      <w:r>
        <w:rPr>
          <w:lang w:eastAsia="en-CA"/>
        </w:rPr>
        <w:t xml:space="preserve">The previous image illustrates the options available </w:t>
      </w:r>
      <w:r w:rsidR="00537F4F">
        <w:rPr>
          <w:lang w:eastAsia="en-CA"/>
        </w:rPr>
        <w:t xml:space="preserve">for a marketing user, which has less elements </w:t>
      </w:r>
      <w:r w:rsidR="00D60D34">
        <w:rPr>
          <w:lang w:eastAsia="en-CA"/>
        </w:rPr>
        <w:t>than the admin user view</w:t>
      </w:r>
      <w:r w:rsidR="00537F4F">
        <w:rPr>
          <w:lang w:eastAsia="en-CA"/>
        </w:rPr>
        <w:t>.</w:t>
      </w:r>
    </w:p>
    <w:p w14:paraId="38DCF274" w14:textId="0E1D9624" w:rsidR="002F4DBB" w:rsidRPr="00637384" w:rsidRDefault="002F4DBB" w:rsidP="00A32166">
      <w:pPr>
        <w:spacing w:after="0"/>
        <w:jc w:val="center"/>
        <w:rPr>
          <w:rFonts w:cs="Times New Roman"/>
          <w:i/>
          <w:szCs w:val="24"/>
          <w:lang w:eastAsia="en-CA"/>
        </w:rPr>
      </w:pPr>
    </w:p>
    <w:p w14:paraId="032E7659" w14:textId="6294E565" w:rsidR="00855507" w:rsidRPr="00637384" w:rsidRDefault="00A63CC1" w:rsidP="00A32166">
      <w:pPr>
        <w:spacing w:after="0"/>
        <w:jc w:val="center"/>
        <w:rPr>
          <w:i/>
          <w:lang w:eastAsia="en-CA"/>
        </w:rPr>
      </w:pPr>
      <w:bookmarkStart w:id="65" w:name="_Toc172323761"/>
      <w:r w:rsidRPr="00637384">
        <w:rPr>
          <w:i/>
        </w:rPr>
        <w:t xml:space="preserve">Figure </w:t>
      </w:r>
      <w:r w:rsidRPr="00637384">
        <w:rPr>
          <w:i/>
        </w:rPr>
        <w:fldChar w:fldCharType="begin"/>
      </w:r>
      <w:r w:rsidRPr="00637384">
        <w:rPr>
          <w:i/>
        </w:rPr>
        <w:instrText xml:space="preserve"> SEQ Figure \* ARABIC </w:instrText>
      </w:r>
      <w:r w:rsidRPr="00637384">
        <w:rPr>
          <w:i/>
        </w:rPr>
        <w:fldChar w:fldCharType="separate"/>
      </w:r>
      <w:r w:rsidRPr="00637384">
        <w:rPr>
          <w:i/>
        </w:rPr>
        <w:t>40</w:t>
      </w:r>
      <w:r w:rsidRPr="00637384">
        <w:rPr>
          <w:i/>
        </w:rPr>
        <w:fldChar w:fldCharType="end"/>
      </w:r>
      <w:r w:rsidRPr="00637384">
        <w:rPr>
          <w:i/>
        </w:rPr>
        <w:t>: Users table</w:t>
      </w:r>
      <w:r w:rsidR="009112CF" w:rsidRPr="00637384">
        <w:rPr>
          <w:i/>
        </w:rPr>
        <w:t xml:space="preserve"> – Available only for admin view</w:t>
      </w:r>
      <w:bookmarkEnd w:id="65"/>
    </w:p>
    <w:p w14:paraId="4410FFFC" w14:textId="77777777" w:rsidR="00F97836" w:rsidRPr="00F97836" w:rsidRDefault="00F97836" w:rsidP="00F97836">
      <w:pPr>
        <w:rPr>
          <w:rFonts w:cs="Times New Roman"/>
          <w:szCs w:val="24"/>
          <w:lang w:eastAsia="en-CA"/>
        </w:rPr>
      </w:pPr>
    </w:p>
    <w:p w14:paraId="79234374" w14:textId="77777777" w:rsidR="00065C34" w:rsidRDefault="00065C34" w:rsidP="00065C34">
      <w:pPr>
        <w:rPr>
          <w:lang w:eastAsia="en-CA"/>
        </w:rPr>
      </w:pPr>
    </w:p>
    <w:p w14:paraId="48A62CD9" w14:textId="65BC01A4" w:rsidR="00065C34" w:rsidRPr="00065C34" w:rsidRDefault="00065C34" w:rsidP="00065C34">
      <w:pPr>
        <w:rPr>
          <w:lang w:eastAsia="en-CA"/>
        </w:rPr>
      </w:pPr>
      <w:r>
        <w:rPr>
          <w:lang w:eastAsia="en-CA"/>
        </w:rPr>
        <w:t xml:space="preserve">The </w:t>
      </w:r>
      <w:r w:rsidR="000716E5">
        <w:rPr>
          <w:lang w:eastAsia="en-CA"/>
        </w:rPr>
        <w:t>user’s</w:t>
      </w:r>
      <w:r>
        <w:rPr>
          <w:lang w:eastAsia="en-CA"/>
        </w:rPr>
        <w:t xml:space="preserve"> table is the first option that the user can choose from top to bottom after the </w:t>
      </w:r>
      <w:r w:rsidR="00357F0D">
        <w:rPr>
          <w:lang w:eastAsia="en-CA"/>
        </w:rPr>
        <w:t xml:space="preserve">session options. All the tables displayed in the portal have </w:t>
      </w:r>
      <w:r w:rsidR="000716E5">
        <w:rPr>
          <w:lang w:eastAsia="en-CA"/>
        </w:rPr>
        <w:t>the same layout to help the user quickly adapt to our portal. Here are the different elements:</w:t>
      </w:r>
    </w:p>
    <w:p w14:paraId="6E7D26B8" w14:textId="0BBE8839" w:rsidR="00AF289C" w:rsidRDefault="00AF289C" w:rsidP="00C963FF">
      <w:pPr>
        <w:pStyle w:val="ListParagraph"/>
        <w:numPr>
          <w:ilvl w:val="0"/>
          <w:numId w:val="27"/>
        </w:numPr>
        <w:rPr>
          <w:lang w:eastAsia="en-CA"/>
        </w:rPr>
      </w:pPr>
      <w:r w:rsidRPr="00404E3B">
        <w:rPr>
          <w:b/>
          <w:bCs/>
          <w:lang w:eastAsia="en-CA"/>
        </w:rPr>
        <w:t>Side menu</w:t>
      </w:r>
      <w:r>
        <w:rPr>
          <w:lang w:eastAsia="en-CA"/>
        </w:rPr>
        <w:t xml:space="preserve">: the side menu </w:t>
      </w:r>
      <w:r w:rsidR="00735937">
        <w:rPr>
          <w:lang w:eastAsia="en-CA"/>
        </w:rPr>
        <w:t>has</w:t>
      </w:r>
      <w:r>
        <w:rPr>
          <w:lang w:eastAsia="en-CA"/>
        </w:rPr>
        <w:t xml:space="preserve"> the </w:t>
      </w:r>
      <w:r w:rsidR="00735937">
        <w:rPr>
          <w:lang w:eastAsia="en-CA"/>
        </w:rPr>
        <w:t xml:space="preserve">same functionalities and </w:t>
      </w:r>
      <w:r>
        <w:rPr>
          <w:lang w:eastAsia="en-CA"/>
        </w:rPr>
        <w:t xml:space="preserve">options previously </w:t>
      </w:r>
      <w:r w:rsidR="00735937">
        <w:rPr>
          <w:lang w:eastAsia="en-CA"/>
        </w:rPr>
        <w:t>explained</w:t>
      </w:r>
      <w:r>
        <w:rPr>
          <w:lang w:eastAsia="en-CA"/>
        </w:rPr>
        <w:t>.</w:t>
      </w:r>
    </w:p>
    <w:p w14:paraId="52435D4D" w14:textId="4AA80AB0" w:rsidR="00AF289C" w:rsidRDefault="00AF289C" w:rsidP="00C963FF">
      <w:pPr>
        <w:pStyle w:val="ListParagraph"/>
        <w:numPr>
          <w:ilvl w:val="0"/>
          <w:numId w:val="27"/>
        </w:numPr>
        <w:rPr>
          <w:lang w:eastAsia="en-CA"/>
        </w:rPr>
      </w:pPr>
      <w:r>
        <w:rPr>
          <w:b/>
          <w:bCs/>
          <w:lang w:eastAsia="en-CA"/>
        </w:rPr>
        <w:t>Navbar</w:t>
      </w:r>
      <w:r w:rsidRPr="00486408">
        <w:rPr>
          <w:lang w:eastAsia="en-CA"/>
        </w:rPr>
        <w:t>:</w:t>
      </w:r>
      <w:r>
        <w:rPr>
          <w:lang w:eastAsia="en-CA"/>
        </w:rPr>
        <w:t xml:space="preserve"> the navbar provides </w:t>
      </w:r>
      <w:r w:rsidR="00735937">
        <w:rPr>
          <w:lang w:eastAsia="en-CA"/>
        </w:rPr>
        <w:t xml:space="preserve">the username and </w:t>
      </w:r>
      <w:r w:rsidR="0039783D">
        <w:rPr>
          <w:lang w:eastAsia="en-CA"/>
        </w:rPr>
        <w:t>table title</w:t>
      </w:r>
      <w:r>
        <w:rPr>
          <w:lang w:eastAsia="en-CA"/>
        </w:rPr>
        <w:t>. This nav var is used in the mobile version to include a smaller view of the menu.</w:t>
      </w:r>
    </w:p>
    <w:p w14:paraId="7D5F2192" w14:textId="2528DC99" w:rsidR="00AF289C" w:rsidRPr="00BD0C92" w:rsidRDefault="00AF289C" w:rsidP="00C963FF">
      <w:pPr>
        <w:pStyle w:val="ListParagraph"/>
        <w:numPr>
          <w:ilvl w:val="0"/>
          <w:numId w:val="27"/>
        </w:numPr>
        <w:rPr>
          <w:b/>
          <w:bCs/>
          <w:lang w:eastAsia="en-CA"/>
        </w:rPr>
      </w:pPr>
      <w:r w:rsidRPr="00BD0C92">
        <w:rPr>
          <w:b/>
          <w:bCs/>
          <w:lang w:eastAsia="en-CA"/>
        </w:rPr>
        <w:t>Main canvas:</w:t>
      </w:r>
      <w:r>
        <w:rPr>
          <w:b/>
          <w:bCs/>
          <w:lang w:eastAsia="en-CA"/>
        </w:rPr>
        <w:t xml:space="preserve"> </w:t>
      </w:r>
      <w:r w:rsidR="00E27953">
        <w:rPr>
          <w:lang w:eastAsia="en-CA"/>
        </w:rPr>
        <w:t xml:space="preserve">the first element are two cards summarizing the amount of active and inactive </w:t>
      </w:r>
      <w:r w:rsidR="006120B4">
        <w:rPr>
          <w:lang w:eastAsia="en-CA"/>
        </w:rPr>
        <w:t>records using vibrant colors to attract the user eyes. Below we can find a table with pagination and filtering option. The colors used in the table match the rest of the elements in the portal</w:t>
      </w:r>
      <w:r w:rsidR="002A4B67">
        <w:rPr>
          <w:lang w:eastAsia="en-CA"/>
        </w:rPr>
        <w:t>. For the status column we included a color code to enhance the user experience.</w:t>
      </w:r>
    </w:p>
    <w:p w14:paraId="33F91446" w14:textId="20159881" w:rsidR="00473E8E" w:rsidRPr="00473E8E" w:rsidRDefault="00473E8E" w:rsidP="00010D3F">
      <w:pPr>
        <w:spacing w:after="0"/>
        <w:jc w:val="center"/>
        <w:rPr>
          <w:rFonts w:cs="Times New Roman"/>
          <w:szCs w:val="24"/>
          <w:lang w:eastAsia="en-CA"/>
        </w:rPr>
      </w:pPr>
    </w:p>
    <w:p w14:paraId="758B9A5E" w14:textId="076FBB9C" w:rsidR="007D4C93" w:rsidRPr="00473E8E" w:rsidRDefault="00473E8E" w:rsidP="00010D3F">
      <w:pPr>
        <w:spacing w:after="0"/>
        <w:jc w:val="center"/>
        <w:rPr>
          <w:i/>
          <w:lang w:eastAsia="en-CA"/>
        </w:rPr>
      </w:pPr>
      <w:bookmarkStart w:id="66" w:name="_Toc172323762"/>
      <w:r w:rsidRPr="00473E8E">
        <w:rPr>
          <w:i/>
        </w:rPr>
        <w:t xml:space="preserve">Figure </w:t>
      </w:r>
      <w:r w:rsidRPr="00473E8E">
        <w:rPr>
          <w:i/>
        </w:rPr>
        <w:fldChar w:fldCharType="begin"/>
      </w:r>
      <w:r w:rsidRPr="00473E8E">
        <w:rPr>
          <w:i/>
        </w:rPr>
        <w:instrText xml:space="preserve"> SEQ Figure \* ARABIC </w:instrText>
      </w:r>
      <w:r w:rsidRPr="00473E8E">
        <w:rPr>
          <w:i/>
        </w:rPr>
        <w:fldChar w:fldCharType="separate"/>
      </w:r>
      <w:r w:rsidR="00AC6358">
        <w:rPr>
          <w:i/>
          <w:noProof/>
        </w:rPr>
        <w:t>41</w:t>
      </w:r>
      <w:r w:rsidRPr="00473E8E">
        <w:rPr>
          <w:i/>
        </w:rPr>
        <w:fldChar w:fldCharType="end"/>
      </w:r>
      <w:r w:rsidRPr="00473E8E">
        <w:rPr>
          <w:i/>
        </w:rPr>
        <w:t>: Case Studies table</w:t>
      </w:r>
      <w:bookmarkEnd w:id="66"/>
    </w:p>
    <w:p w14:paraId="28543A57" w14:textId="72D59B71" w:rsidR="00010D3F" w:rsidRPr="00010D3F" w:rsidRDefault="00010D3F" w:rsidP="00010D3F">
      <w:pPr>
        <w:spacing w:after="0"/>
        <w:rPr>
          <w:iCs/>
          <w:lang w:eastAsia="en-CA"/>
        </w:rPr>
      </w:pPr>
      <w:r>
        <w:rPr>
          <w:iCs/>
        </w:rPr>
        <w:t xml:space="preserve">The content management options have the same layout previously described, with the additional option to show pictures for the records that has </w:t>
      </w:r>
      <w:r w:rsidR="003F3992">
        <w:rPr>
          <w:iCs/>
        </w:rPr>
        <w:t>this type of files and also a create button in the nav bar</w:t>
      </w:r>
      <w:r w:rsidR="00C61750">
        <w:rPr>
          <w:iCs/>
        </w:rPr>
        <w:t>.</w:t>
      </w:r>
    </w:p>
    <w:p w14:paraId="4025355E" w14:textId="77777777" w:rsidR="00AF289C" w:rsidRDefault="00AF289C" w:rsidP="00637384">
      <w:pPr>
        <w:rPr>
          <w:rFonts w:cs="Times New Roman"/>
          <w:szCs w:val="24"/>
          <w:lang w:eastAsia="en-CA"/>
        </w:rPr>
      </w:pPr>
    </w:p>
    <w:p w14:paraId="036DFE24" w14:textId="778853E4" w:rsidR="002F4DBB" w:rsidRDefault="002F4DBB" w:rsidP="00637384">
      <w:pPr>
        <w:jc w:val="center"/>
        <w:rPr>
          <w:rFonts w:cs="Times New Roman"/>
          <w:szCs w:val="24"/>
          <w:lang w:eastAsia="en-CA"/>
        </w:rPr>
      </w:pPr>
    </w:p>
    <w:p w14:paraId="59C41A75" w14:textId="38EBB8F2" w:rsidR="00F65DF1" w:rsidRPr="00F65DF1" w:rsidRDefault="009112CF" w:rsidP="00F65DF1">
      <w:pPr>
        <w:jc w:val="center"/>
        <w:rPr>
          <w:i/>
        </w:rPr>
      </w:pPr>
      <w:bookmarkStart w:id="67" w:name="_Toc172323763"/>
      <w:r w:rsidRPr="00637384">
        <w:rPr>
          <w:i/>
        </w:rPr>
        <w:t xml:space="preserve">Figure </w:t>
      </w:r>
      <w:r w:rsidRPr="00637384">
        <w:rPr>
          <w:i/>
        </w:rPr>
        <w:fldChar w:fldCharType="begin"/>
      </w:r>
      <w:r w:rsidRPr="00637384">
        <w:rPr>
          <w:i/>
        </w:rPr>
        <w:instrText xml:space="preserve"> SEQ Figure \* ARABIC </w:instrText>
      </w:r>
      <w:r w:rsidRPr="00637384">
        <w:rPr>
          <w:i/>
        </w:rPr>
        <w:fldChar w:fldCharType="separate"/>
      </w:r>
      <w:r w:rsidR="00AC6358">
        <w:rPr>
          <w:i/>
          <w:noProof/>
        </w:rPr>
        <w:t>42</w:t>
      </w:r>
      <w:r w:rsidRPr="00637384">
        <w:rPr>
          <w:i/>
        </w:rPr>
        <w:fldChar w:fldCharType="end"/>
      </w:r>
      <w:r w:rsidRPr="00637384">
        <w:rPr>
          <w:i/>
        </w:rPr>
        <w:t>: User creation form – Available only for admin view</w:t>
      </w:r>
      <w:bookmarkEnd w:id="67"/>
    </w:p>
    <w:p w14:paraId="5C5409B3" w14:textId="438F6F5F" w:rsidR="00D932C3" w:rsidRPr="00D932C3" w:rsidRDefault="00617D8D" w:rsidP="00D932C3">
      <w:pPr>
        <w:rPr>
          <w:iCs/>
        </w:rPr>
      </w:pPr>
      <w:r>
        <w:rPr>
          <w:iCs/>
        </w:rPr>
        <w:t>Our admin portal includes different forms to create new records. These forms have a consistent layout, allowing the user a</w:t>
      </w:r>
      <w:r w:rsidR="00473E8E">
        <w:rPr>
          <w:iCs/>
        </w:rPr>
        <w:t>n</w:t>
      </w:r>
      <w:r>
        <w:rPr>
          <w:iCs/>
        </w:rPr>
        <w:t xml:space="preserve"> easy navigation.</w:t>
      </w:r>
      <w:r w:rsidR="00473E8E">
        <w:rPr>
          <w:iCs/>
        </w:rPr>
        <w:t xml:space="preserve"> Here are the elements displayed:</w:t>
      </w:r>
    </w:p>
    <w:p w14:paraId="36A31661" w14:textId="77777777" w:rsidR="00671C3E" w:rsidRDefault="00671C3E" w:rsidP="00C963FF">
      <w:pPr>
        <w:pStyle w:val="ListParagraph"/>
        <w:numPr>
          <w:ilvl w:val="0"/>
          <w:numId w:val="27"/>
        </w:numPr>
        <w:rPr>
          <w:lang w:eastAsia="en-CA"/>
        </w:rPr>
      </w:pPr>
      <w:r w:rsidRPr="00404E3B">
        <w:rPr>
          <w:b/>
          <w:bCs/>
          <w:lang w:eastAsia="en-CA"/>
        </w:rPr>
        <w:t>Side menu</w:t>
      </w:r>
      <w:r>
        <w:rPr>
          <w:lang w:eastAsia="en-CA"/>
        </w:rPr>
        <w:t>: the side menu has the same functionalities and options previously explained.</w:t>
      </w:r>
    </w:p>
    <w:p w14:paraId="299E63C7" w14:textId="69ACCD53" w:rsidR="00671C3E" w:rsidRDefault="00671C3E" w:rsidP="00C963FF">
      <w:pPr>
        <w:pStyle w:val="ListParagraph"/>
        <w:numPr>
          <w:ilvl w:val="0"/>
          <w:numId w:val="27"/>
        </w:numPr>
        <w:rPr>
          <w:lang w:eastAsia="en-CA"/>
        </w:rPr>
      </w:pPr>
      <w:r>
        <w:rPr>
          <w:b/>
          <w:bCs/>
          <w:lang w:eastAsia="en-CA"/>
        </w:rPr>
        <w:t>Navbar</w:t>
      </w:r>
      <w:r w:rsidRPr="00486408">
        <w:rPr>
          <w:lang w:eastAsia="en-CA"/>
        </w:rPr>
        <w:t>:</w:t>
      </w:r>
      <w:r>
        <w:rPr>
          <w:lang w:eastAsia="en-CA"/>
        </w:rPr>
        <w:t xml:space="preserve"> the navbar provides the username and form title. This nav var is used in the mobile version to include a smaller view of the menu.</w:t>
      </w:r>
    </w:p>
    <w:p w14:paraId="3C668948" w14:textId="24319570" w:rsidR="00671C3E" w:rsidRPr="00BD0C92" w:rsidRDefault="00671C3E" w:rsidP="00C963FF">
      <w:pPr>
        <w:pStyle w:val="ListParagraph"/>
        <w:numPr>
          <w:ilvl w:val="0"/>
          <w:numId w:val="27"/>
        </w:numPr>
        <w:rPr>
          <w:b/>
          <w:bCs/>
          <w:lang w:eastAsia="en-CA"/>
        </w:rPr>
      </w:pPr>
      <w:r w:rsidRPr="00BD0C92">
        <w:rPr>
          <w:b/>
          <w:bCs/>
          <w:lang w:eastAsia="en-CA"/>
        </w:rPr>
        <w:t>Main canvas:</w:t>
      </w:r>
      <w:r>
        <w:rPr>
          <w:b/>
          <w:bCs/>
          <w:lang w:eastAsia="en-CA"/>
        </w:rPr>
        <w:t xml:space="preserve"> </w:t>
      </w:r>
      <w:r>
        <w:rPr>
          <w:lang w:eastAsia="en-CA"/>
        </w:rPr>
        <w:t>fields to create the particular record required.</w:t>
      </w:r>
    </w:p>
    <w:p w14:paraId="4C1D6610" w14:textId="1EFEC3F2" w:rsidR="00671C3E" w:rsidRDefault="00957A51" w:rsidP="00617D8D">
      <w:pPr>
        <w:rPr>
          <w:iCs/>
        </w:rPr>
      </w:pPr>
      <w:r>
        <w:rPr>
          <w:iCs/>
        </w:rPr>
        <w:lastRenderedPageBreak/>
        <w:t>In the appendix section w</w:t>
      </w:r>
      <w:r w:rsidR="00671C3E">
        <w:rPr>
          <w:iCs/>
        </w:rPr>
        <w:t xml:space="preserve">e included more screenshots of the different pages included in the admin portal, all of them have the same elements and layout previously shown to </w:t>
      </w:r>
      <w:r>
        <w:rPr>
          <w:iCs/>
        </w:rPr>
        <w:t>improve usability and user experience.</w:t>
      </w:r>
    </w:p>
    <w:p w14:paraId="3CDFFB2F" w14:textId="77777777" w:rsidR="00473E8E" w:rsidRPr="00617D8D" w:rsidRDefault="00473E8E" w:rsidP="00617D8D">
      <w:pPr>
        <w:rPr>
          <w:iCs/>
        </w:rPr>
      </w:pPr>
    </w:p>
    <w:p w14:paraId="05CE7A4A" w14:textId="77777777" w:rsidR="00172F4D" w:rsidRDefault="00172F4D" w:rsidP="00637384">
      <w:pPr>
        <w:rPr>
          <w:rFonts w:cs="Times New Roman"/>
          <w:szCs w:val="24"/>
          <w:lang w:eastAsia="en-CA"/>
        </w:rPr>
      </w:pPr>
    </w:p>
    <w:p w14:paraId="2060C774" w14:textId="77777777" w:rsidR="00016E4B" w:rsidRDefault="00016E4B" w:rsidP="00637384">
      <w:pPr>
        <w:rPr>
          <w:rFonts w:cs="Times New Roman"/>
          <w:szCs w:val="24"/>
          <w:lang w:eastAsia="en-CA"/>
        </w:rPr>
      </w:pPr>
    </w:p>
    <w:p w14:paraId="0068F8D9" w14:textId="77777777" w:rsidR="00016E4B" w:rsidRDefault="00016E4B" w:rsidP="00637384">
      <w:pPr>
        <w:rPr>
          <w:rFonts w:cs="Times New Roman"/>
          <w:szCs w:val="24"/>
          <w:lang w:eastAsia="en-CA"/>
        </w:rPr>
      </w:pPr>
    </w:p>
    <w:p w14:paraId="43D17C06" w14:textId="77777777" w:rsidR="00CE725A" w:rsidRDefault="00CE725A" w:rsidP="00637384">
      <w:pPr>
        <w:rPr>
          <w:rFonts w:cs="Times New Roman"/>
          <w:szCs w:val="24"/>
          <w:lang w:eastAsia="en-CA"/>
        </w:rPr>
      </w:pPr>
    </w:p>
    <w:p w14:paraId="04157430" w14:textId="42174ADA" w:rsidR="00D55C9E" w:rsidRDefault="00D55C9E">
      <w:pPr>
        <w:spacing w:after="160" w:line="259" w:lineRule="auto"/>
        <w:rPr>
          <w:rFonts w:eastAsiaTheme="majorEastAsia" w:cs="Times New Roman"/>
          <w:b/>
          <w:color w:val="000000" w:themeColor="text1"/>
          <w:sz w:val="32"/>
          <w:szCs w:val="32"/>
        </w:rPr>
      </w:pPr>
    </w:p>
    <w:p w14:paraId="319A967B" w14:textId="77777777" w:rsidR="00D55C9E" w:rsidRPr="00D55C9E" w:rsidRDefault="00D55C9E" w:rsidP="00D55C9E">
      <w:pPr>
        <w:pStyle w:val="Heading2"/>
        <w:spacing w:before="0" w:after="0" w:line="240" w:lineRule="auto"/>
        <w:rPr>
          <w:rFonts w:cs="Times New Roman"/>
        </w:rPr>
      </w:pPr>
    </w:p>
    <w:bookmarkEnd w:id="6" w:displacedByCustomXml="next"/>
    <w:bookmarkStart w:id="68" w:name="_Toc172323720" w:displacedByCustomXml="next"/>
    <w:sdt>
      <w:sdtPr>
        <w:rPr>
          <w:rFonts w:eastAsiaTheme="minorEastAsia" w:cs="Times New Roman"/>
          <w:b w:val="0"/>
          <w:color w:val="auto"/>
          <w:sz w:val="24"/>
          <w:szCs w:val="24"/>
        </w:rPr>
        <w:id w:val="-1794354270"/>
        <w:docPartObj>
          <w:docPartGallery w:val="Bibliographies"/>
          <w:docPartUnique/>
        </w:docPartObj>
      </w:sdtPr>
      <w:sdtEndPr/>
      <w:sdtContent>
        <w:p w14:paraId="16176559" w14:textId="235E6AB7" w:rsidR="0047264E" w:rsidRPr="00061EE7" w:rsidRDefault="0047264E" w:rsidP="00C963FF">
          <w:pPr>
            <w:pStyle w:val="Heading2"/>
            <w:numPr>
              <w:ilvl w:val="0"/>
              <w:numId w:val="2"/>
            </w:numPr>
            <w:spacing w:before="0" w:after="0" w:line="240" w:lineRule="auto"/>
            <w:rPr>
              <w:rFonts w:cs="Times New Roman"/>
            </w:rPr>
          </w:pPr>
          <w:r w:rsidRPr="00061EE7">
            <w:rPr>
              <w:rFonts w:cs="Times New Roman"/>
            </w:rPr>
            <w:t>References</w:t>
          </w:r>
          <w:bookmarkEnd w:id="68"/>
        </w:p>
        <w:sdt>
          <w:sdtPr>
            <w:rPr>
              <w:rFonts w:cs="Times New Roman"/>
              <w:color w:val="000000" w:themeColor="text1"/>
              <w:szCs w:val="24"/>
            </w:rPr>
            <w:id w:val="-573587230"/>
            <w:bibliography/>
          </w:sdtPr>
          <w:sdtEndPr/>
          <w:sdtContent>
            <w:p w14:paraId="6EE3191F" w14:textId="45699F52" w:rsidR="00AC6358" w:rsidRDefault="0047264E" w:rsidP="00AC6358">
              <w:pPr>
                <w:pStyle w:val="Bibliography"/>
                <w:ind w:left="720" w:hanging="720"/>
                <w:rPr>
                  <w:noProof/>
                  <w:szCs w:val="24"/>
                </w:rPr>
              </w:pPr>
              <w:r w:rsidRPr="00FD0680">
                <w:rPr>
                  <w:rFonts w:cs="Times New Roman"/>
                  <w:color w:val="000000" w:themeColor="text1"/>
                  <w:szCs w:val="24"/>
                </w:rPr>
                <w:fldChar w:fldCharType="begin"/>
              </w:r>
              <w:r w:rsidRPr="00FD0680">
                <w:rPr>
                  <w:rFonts w:cs="Times New Roman"/>
                  <w:color w:val="000000" w:themeColor="text1"/>
                  <w:szCs w:val="24"/>
                </w:rPr>
                <w:instrText xml:space="preserve"> BIBLIOGRAPHY </w:instrText>
              </w:r>
              <w:r w:rsidRPr="00FD0680">
                <w:rPr>
                  <w:rFonts w:cs="Times New Roman"/>
                  <w:color w:val="000000" w:themeColor="text1"/>
                  <w:szCs w:val="24"/>
                </w:rPr>
                <w:fldChar w:fldCharType="separate"/>
              </w:r>
              <w:r w:rsidR="00AC6358">
                <w:rPr>
                  <w:noProof/>
                </w:rPr>
                <w:t xml:space="preserve">Google. (n.d.). </w:t>
              </w:r>
              <w:r w:rsidR="00770B30">
                <w:rPr>
                  <w:i/>
                  <w:iCs/>
                  <w:noProof/>
                </w:rPr>
                <w:t>Xyz</w:t>
              </w:r>
              <w:r w:rsidR="00AC6358">
                <w:rPr>
                  <w:i/>
                  <w:iCs/>
                  <w:noProof/>
                </w:rPr>
                <w:t xml:space="preserve"> Inc.</w:t>
              </w:r>
              <w:r w:rsidR="00AC6358">
                <w:rPr>
                  <w:noProof/>
                </w:rPr>
                <w:t xml:space="preserve"> Retrieved July 19, 2024, from Google Maps: https://maps.app.goo.gl/9kFQA1BNcWcwcRpA6</w:t>
              </w:r>
            </w:p>
            <w:p w14:paraId="1947ADBB" w14:textId="77777777" w:rsidR="00AC6358" w:rsidRDefault="00AC6358" w:rsidP="00AC6358">
              <w:pPr>
                <w:pStyle w:val="Bibliography"/>
                <w:ind w:left="720" w:hanging="720"/>
                <w:rPr>
                  <w:noProof/>
                </w:rPr>
              </w:pPr>
              <w:r>
                <w:rPr>
                  <w:noProof/>
                </w:rPr>
                <w:t xml:space="preserve">HubSpot. (2024, April 25). </w:t>
              </w:r>
              <w:r>
                <w:rPr>
                  <w:i/>
                  <w:iCs/>
                  <w:noProof/>
                </w:rPr>
                <w:t>Set up and style a HubSpot form on an external site</w:t>
              </w:r>
              <w:r>
                <w:rPr>
                  <w:noProof/>
                </w:rPr>
                <w:t>. Retrieved July 19, 2024, from HubSpot Knowledge Base: https://knowledge.hubspot.com/forms/how-can-i-share-a-hubspot-form-if-im-using-an-external-site</w:t>
              </w:r>
            </w:p>
            <w:p w14:paraId="6DE08EF6" w14:textId="77777777" w:rsidR="00AC6358" w:rsidRDefault="00AC6358" w:rsidP="00AC6358">
              <w:pPr>
                <w:pStyle w:val="Bibliography"/>
                <w:ind w:left="720" w:hanging="720"/>
                <w:rPr>
                  <w:noProof/>
                </w:rPr>
              </w:pPr>
              <w:r>
                <w:rPr>
                  <w:noProof/>
                </w:rPr>
                <w:t xml:space="preserve">Lucid Team. (2023, March 7). </w:t>
              </w:r>
              <w:r>
                <w:rPr>
                  <w:i/>
                  <w:iCs/>
                  <w:noProof/>
                </w:rPr>
                <w:t>Password Hashing</w:t>
              </w:r>
              <w:r>
                <w:rPr>
                  <w:noProof/>
                </w:rPr>
                <w:t>. Retrieved July 19, 2024, from Lucid Outsourcing Solutions: https://lucidoutsourcing.com/blog/password-hashing</w:t>
              </w:r>
            </w:p>
            <w:p w14:paraId="5AD95DC4" w14:textId="77777777" w:rsidR="00AC6358" w:rsidRDefault="00AC6358" w:rsidP="00AC6358">
              <w:pPr>
                <w:pStyle w:val="Bibliography"/>
                <w:ind w:left="720" w:hanging="720"/>
                <w:rPr>
                  <w:noProof/>
                </w:rPr>
              </w:pPr>
              <w:r>
                <w:rPr>
                  <w:noProof/>
                </w:rPr>
                <w:t xml:space="preserve">Palacios, K. (2023, October 5). </w:t>
              </w:r>
              <w:r>
                <w:rPr>
                  <w:i/>
                  <w:iCs/>
                  <w:noProof/>
                </w:rPr>
                <w:t>Session management best practices</w:t>
              </w:r>
              <w:r>
                <w:rPr>
                  <w:noProof/>
                </w:rPr>
                <w:t>. Retrieved July 19, 2024, from Connectwise: https://screenconnect.connectwise.com/blog/remote-support-access/session-management-best-practices</w:t>
              </w:r>
            </w:p>
            <w:p w14:paraId="5FEEFF58" w14:textId="77777777" w:rsidR="00AC6358" w:rsidRDefault="00AC6358" w:rsidP="00AC6358">
              <w:pPr>
                <w:pStyle w:val="Bibliography"/>
                <w:ind w:left="720" w:hanging="720"/>
                <w:rPr>
                  <w:noProof/>
                </w:rPr>
              </w:pPr>
              <w:r>
                <w:rPr>
                  <w:noProof/>
                </w:rPr>
                <w:t xml:space="preserve">PortSwigger. (n.d.). </w:t>
              </w:r>
              <w:r>
                <w:rPr>
                  <w:i/>
                  <w:iCs/>
                  <w:noProof/>
                </w:rPr>
                <w:t>What is SQL Injection</w:t>
              </w:r>
              <w:r>
                <w:rPr>
                  <w:noProof/>
                </w:rPr>
                <w:t>. Retrieved July 19, 2024, from Web Security Academy: https://portswigger.net/web-security/sql-injection</w:t>
              </w:r>
            </w:p>
            <w:p w14:paraId="6EC6B652" w14:textId="77777777" w:rsidR="00AC6358" w:rsidRDefault="00AC6358" w:rsidP="00AC6358">
              <w:pPr>
                <w:pStyle w:val="Bibliography"/>
                <w:ind w:left="720" w:hanging="720"/>
                <w:rPr>
                  <w:noProof/>
                </w:rPr>
              </w:pPr>
              <w:r>
                <w:rPr>
                  <w:noProof/>
                </w:rPr>
                <w:t xml:space="preserve">Start Bootstrap. (2019, January 29). </w:t>
              </w:r>
              <w:r>
                <w:rPr>
                  <w:i/>
                  <w:iCs/>
                  <w:noProof/>
                </w:rPr>
                <w:t>startbootstrap.</w:t>
              </w:r>
              <w:r>
                <w:rPr>
                  <w:noProof/>
                </w:rPr>
                <w:t xml:space="preserve"> Retrieved from Sb-admin-2: https://startbootstrap.com/theme/sb-admin-2</w:t>
              </w:r>
            </w:p>
            <w:p w14:paraId="584D6272" w14:textId="77777777" w:rsidR="00AC6358" w:rsidRDefault="00AC6358" w:rsidP="00AC6358">
              <w:pPr>
                <w:pStyle w:val="Bibliography"/>
                <w:ind w:left="720" w:hanging="720"/>
                <w:rPr>
                  <w:noProof/>
                </w:rPr>
              </w:pPr>
              <w:r>
                <w:rPr>
                  <w:noProof/>
                </w:rPr>
                <w:t xml:space="preserve">Vincy. (2022, July 9). </w:t>
              </w:r>
              <w:r>
                <w:rPr>
                  <w:i/>
                  <w:iCs/>
                  <w:noProof/>
                </w:rPr>
                <w:t>MySQL vs MySQLi in PHP</w:t>
              </w:r>
              <w:r>
                <w:rPr>
                  <w:noProof/>
                </w:rPr>
                <w:t>. Retrieved July 19, 2024, from phppot: https://phppot.com/php/mysql-vs-mysqli-in-php/</w:t>
              </w:r>
            </w:p>
            <w:p w14:paraId="1A97BEEE" w14:textId="1F8D67F2" w:rsidR="0047264E" w:rsidRPr="00617AC2" w:rsidRDefault="0047264E" w:rsidP="00AC6358">
              <w:pPr>
                <w:spacing w:after="0" w:line="240" w:lineRule="auto"/>
                <w:rPr>
                  <w:rFonts w:cs="Times New Roman"/>
                  <w:color w:val="000000" w:themeColor="text1"/>
                  <w:szCs w:val="24"/>
                </w:rPr>
              </w:pPr>
              <w:r w:rsidRPr="00FD0680">
                <w:rPr>
                  <w:rFonts w:cs="Times New Roman"/>
                  <w:b/>
                  <w:color w:val="000000" w:themeColor="text1"/>
                  <w:szCs w:val="24"/>
                </w:rPr>
                <w:fldChar w:fldCharType="end"/>
              </w:r>
            </w:p>
          </w:sdtContent>
        </w:sdt>
      </w:sdtContent>
    </w:sdt>
    <w:p w14:paraId="1BF321BF" w14:textId="77777777" w:rsidR="0022690B" w:rsidRPr="00617AC2" w:rsidRDefault="001D3920" w:rsidP="00F16DAE">
      <w:pPr>
        <w:spacing w:after="0" w:line="240" w:lineRule="auto"/>
        <w:rPr>
          <w:rFonts w:cs="Times New Roman"/>
          <w:color w:val="000000" w:themeColor="text1"/>
          <w:szCs w:val="24"/>
        </w:rPr>
        <w:sectPr w:rsidR="0022690B" w:rsidRPr="00617AC2" w:rsidSect="006C273B">
          <w:headerReference w:type="default" r:id="rId23"/>
          <w:footerReference w:type="default" r:id="rId24"/>
          <w:headerReference w:type="first" r:id="rId25"/>
          <w:footerReference w:type="first" r:id="rId26"/>
          <w:pgSz w:w="12240" w:h="15840"/>
          <w:pgMar w:top="1440" w:right="1183" w:bottom="1440" w:left="1440" w:header="708" w:footer="708" w:gutter="0"/>
          <w:pgNumType w:start="1"/>
          <w:cols w:space="708"/>
          <w:titlePg/>
          <w:docGrid w:linePitch="360"/>
        </w:sectPr>
      </w:pPr>
      <w:r w:rsidRPr="00617AC2">
        <w:rPr>
          <w:rFonts w:cs="Times New Roman"/>
          <w:color w:val="000000" w:themeColor="text1"/>
          <w:szCs w:val="24"/>
        </w:rPr>
        <w:br w:type="page"/>
      </w:r>
    </w:p>
    <w:p w14:paraId="40E855AC" w14:textId="29D8DE2D" w:rsidR="003D08FE" w:rsidRPr="003D08FE" w:rsidRDefault="00D60189" w:rsidP="00C963FF">
      <w:pPr>
        <w:pStyle w:val="Heading2"/>
        <w:numPr>
          <w:ilvl w:val="0"/>
          <w:numId w:val="2"/>
        </w:numPr>
        <w:spacing w:before="0" w:after="0" w:line="240" w:lineRule="auto"/>
      </w:pPr>
      <w:bookmarkStart w:id="69" w:name="_Appendix"/>
      <w:bookmarkStart w:id="70" w:name="_Toc167997842"/>
      <w:bookmarkStart w:id="71" w:name="_Toc172323721"/>
      <w:bookmarkEnd w:id="69"/>
      <w:r w:rsidRPr="00C87DF4">
        <w:rPr>
          <w:rFonts w:cs="Times New Roman"/>
        </w:rPr>
        <w:lastRenderedPageBreak/>
        <w:t>Appendix</w:t>
      </w:r>
      <w:bookmarkEnd w:id="70"/>
      <w:bookmarkEnd w:id="71"/>
    </w:p>
    <w:p w14:paraId="49F0D483" w14:textId="6340E044" w:rsidR="000333BA" w:rsidRPr="000333BA" w:rsidRDefault="04B9276E" w:rsidP="1600BFF1">
      <w:pPr>
        <w:pStyle w:val="NoSpacing"/>
        <w:rPr>
          <w:rFonts w:cs="Times New Roman"/>
          <w:b/>
          <w:sz w:val="28"/>
          <w:szCs w:val="24"/>
        </w:rPr>
      </w:pPr>
      <w:r w:rsidRPr="000333BA">
        <w:rPr>
          <w:rFonts w:cs="Times New Roman"/>
          <w:b/>
          <w:sz w:val="28"/>
          <w:szCs w:val="24"/>
        </w:rPr>
        <w:t>10.1 Test Cases</w:t>
      </w:r>
    </w:p>
    <w:p w14:paraId="22BAB544" w14:textId="1B7D0CA9" w:rsidR="000333BA" w:rsidRPr="000333BA" w:rsidRDefault="008D7F96" w:rsidP="1600BFF1">
      <w:pPr>
        <w:pStyle w:val="NoSpacing"/>
        <w:rPr>
          <w:rFonts w:cs="Times New Roman"/>
          <w:b/>
          <w:sz w:val="28"/>
          <w:szCs w:val="28"/>
          <w:lang w:val="en-US"/>
        </w:rPr>
      </w:pPr>
      <w:r w:rsidRPr="6A45A125">
        <w:rPr>
          <w:rFonts w:cs="Times New Roman" w:hint="eastAsia"/>
          <w:b/>
          <w:sz w:val="28"/>
          <w:szCs w:val="28"/>
          <w:lang w:val="en-US"/>
        </w:rPr>
        <w:t>1</w:t>
      </w:r>
      <w:r w:rsidRPr="6A45A125">
        <w:rPr>
          <w:rFonts w:cs="Times New Roman"/>
          <w:b/>
          <w:sz w:val="28"/>
          <w:szCs w:val="28"/>
          <w:lang w:val="en-US"/>
        </w:rPr>
        <w:t>0.1.1 UI/UX Test Cases</w:t>
      </w:r>
    </w:p>
    <w:p w14:paraId="52C13731" w14:textId="76AC3EEF" w:rsidR="000333BA" w:rsidRDefault="000333BA" w:rsidP="1600BFF1">
      <w:pPr>
        <w:pStyle w:val="NoSpacing"/>
        <w:rPr>
          <w:b/>
          <w:lang w:val="en-US"/>
        </w:rPr>
      </w:pPr>
    </w:p>
    <w:p w14:paraId="07392F59" w14:textId="54EA0AC5" w:rsidR="009D09C8" w:rsidRPr="000333BA" w:rsidRDefault="009D09C8" w:rsidP="1600BFF1">
      <w:pPr>
        <w:pStyle w:val="NoSpacing"/>
        <w:rPr>
          <w:b/>
          <w:lang w:val="en-US"/>
        </w:rPr>
      </w:pPr>
      <w:r w:rsidRPr="000333BA">
        <w:rPr>
          <w:rFonts w:hint="eastAsia"/>
          <w:b/>
          <w:lang w:val="en-US"/>
        </w:rPr>
        <w:t>H</w:t>
      </w:r>
      <w:r w:rsidRPr="000333BA">
        <w:rPr>
          <w:b/>
          <w:lang w:val="en-US"/>
        </w:rPr>
        <w:t>omepage</w:t>
      </w:r>
    </w:p>
    <w:p w14:paraId="77046CDF" w14:textId="7F4829B0" w:rsidR="003203E7" w:rsidRDefault="008459AB" w:rsidP="1600BFF1">
      <w:pPr>
        <w:pStyle w:val="NoSpacing"/>
        <w:rPr>
          <w:lang w:val="en-US"/>
        </w:rPr>
      </w:pPr>
      <w:r w:rsidRPr="008459AB">
        <w:rPr>
          <w:noProof/>
          <w:lang w:val="en-US"/>
        </w:rPr>
        <w:drawing>
          <wp:inline distT="0" distB="0" distL="0" distR="0" wp14:anchorId="60F3C7D4" wp14:editId="0231F4CF">
            <wp:extent cx="9144000" cy="5290801"/>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9144000" cy="5290801"/>
                    </a:xfrm>
                    <a:prstGeom prst="rect">
                      <a:avLst/>
                    </a:prstGeom>
                    <a:noFill/>
                    <a:ln>
                      <a:noFill/>
                    </a:ln>
                  </pic:spPr>
                </pic:pic>
              </a:graphicData>
            </a:graphic>
          </wp:inline>
        </w:drawing>
      </w:r>
    </w:p>
    <w:p w14:paraId="1ADB9B42" w14:textId="77777777" w:rsidR="003203E7" w:rsidRPr="000333BA" w:rsidRDefault="003203E7" w:rsidP="003203E7">
      <w:pPr>
        <w:pStyle w:val="NoSpacing"/>
        <w:rPr>
          <w:b/>
          <w:lang w:val="en-US"/>
        </w:rPr>
      </w:pPr>
      <w:r w:rsidRPr="000333BA">
        <w:rPr>
          <w:b/>
          <w:lang w:val="en-US"/>
        </w:rPr>
        <w:lastRenderedPageBreak/>
        <w:t>Header and Footer</w:t>
      </w:r>
    </w:p>
    <w:p w14:paraId="7F4D6931" w14:textId="406C5095" w:rsidR="003203E7" w:rsidRDefault="00962B0D" w:rsidP="1600BFF1">
      <w:pPr>
        <w:pStyle w:val="NoSpacing"/>
        <w:rPr>
          <w:lang w:val="en-US"/>
        </w:rPr>
      </w:pPr>
      <w:r w:rsidRPr="00962B0D">
        <w:rPr>
          <w:noProof/>
          <w:lang w:val="en-US"/>
        </w:rPr>
        <w:drawing>
          <wp:inline distT="0" distB="0" distL="0" distR="0" wp14:anchorId="520D2055" wp14:editId="4011F54A">
            <wp:extent cx="9144000" cy="2586614"/>
            <wp:effectExtent l="0" t="0" r="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9144000" cy="2586614"/>
                    </a:xfrm>
                    <a:prstGeom prst="rect">
                      <a:avLst/>
                    </a:prstGeom>
                    <a:noFill/>
                    <a:ln>
                      <a:noFill/>
                    </a:ln>
                  </pic:spPr>
                </pic:pic>
              </a:graphicData>
            </a:graphic>
          </wp:inline>
        </w:drawing>
      </w:r>
    </w:p>
    <w:p w14:paraId="0C43FC8D" w14:textId="5797A2FE" w:rsidR="000333BA" w:rsidRDefault="000333BA" w:rsidP="1600BFF1">
      <w:pPr>
        <w:pStyle w:val="NoSpacing"/>
        <w:rPr>
          <w:b/>
          <w:lang w:val="en-US"/>
        </w:rPr>
      </w:pPr>
    </w:p>
    <w:p w14:paraId="30934F60" w14:textId="7DC27D40" w:rsidR="009D09C8" w:rsidRPr="000333BA" w:rsidRDefault="009D09C8" w:rsidP="1600BFF1">
      <w:pPr>
        <w:pStyle w:val="NoSpacing"/>
        <w:rPr>
          <w:b/>
          <w:lang w:val="en-US"/>
        </w:rPr>
      </w:pPr>
      <w:r w:rsidRPr="000333BA">
        <w:rPr>
          <w:rFonts w:hint="eastAsia"/>
          <w:b/>
          <w:lang w:val="en-US"/>
        </w:rPr>
        <w:t>A</w:t>
      </w:r>
      <w:r w:rsidRPr="000333BA">
        <w:rPr>
          <w:b/>
          <w:lang w:val="en-US"/>
        </w:rPr>
        <w:t>dmin Panel</w:t>
      </w:r>
    </w:p>
    <w:p w14:paraId="689E5803" w14:textId="1E95BBEE" w:rsidR="006B4C74" w:rsidRDefault="00D81FD3" w:rsidP="1600BFF1">
      <w:pPr>
        <w:pStyle w:val="NoSpacing"/>
        <w:rPr>
          <w:lang w:val="en-US"/>
        </w:rPr>
      </w:pPr>
      <w:r w:rsidRPr="00D81FD3">
        <w:rPr>
          <w:noProof/>
          <w:lang w:val="en-US"/>
        </w:rPr>
        <w:drawing>
          <wp:inline distT="0" distB="0" distL="0" distR="0" wp14:anchorId="33CB503A" wp14:editId="59B7AADA">
            <wp:extent cx="9144000" cy="221786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9144000" cy="2217861"/>
                    </a:xfrm>
                    <a:prstGeom prst="rect">
                      <a:avLst/>
                    </a:prstGeom>
                    <a:noFill/>
                    <a:ln>
                      <a:noFill/>
                    </a:ln>
                  </pic:spPr>
                </pic:pic>
              </a:graphicData>
            </a:graphic>
          </wp:inline>
        </w:drawing>
      </w:r>
    </w:p>
    <w:p w14:paraId="4F8475FD" w14:textId="74B9990D" w:rsidR="006B4C74" w:rsidRDefault="006B4C74" w:rsidP="1600BFF1">
      <w:pPr>
        <w:pStyle w:val="NoSpacing"/>
        <w:rPr>
          <w:lang w:val="en-US"/>
        </w:rPr>
      </w:pPr>
    </w:p>
    <w:p w14:paraId="35E9E9A2" w14:textId="0D50588E" w:rsidR="000333BA" w:rsidRDefault="000333BA" w:rsidP="1600BFF1">
      <w:pPr>
        <w:pStyle w:val="NoSpacing"/>
        <w:rPr>
          <w:lang w:val="en-US"/>
        </w:rPr>
      </w:pPr>
    </w:p>
    <w:p w14:paraId="572DA7AE" w14:textId="2A733A6D" w:rsidR="000333BA" w:rsidRDefault="000333BA" w:rsidP="1600BFF1">
      <w:pPr>
        <w:pStyle w:val="NoSpacing"/>
        <w:rPr>
          <w:lang w:val="en-US"/>
        </w:rPr>
      </w:pPr>
    </w:p>
    <w:p w14:paraId="7F058215" w14:textId="131CA8E3" w:rsidR="000333BA" w:rsidRDefault="000333BA" w:rsidP="1600BFF1">
      <w:pPr>
        <w:pStyle w:val="NoSpacing"/>
        <w:rPr>
          <w:lang w:val="en-US"/>
        </w:rPr>
      </w:pPr>
    </w:p>
    <w:p w14:paraId="1E319302" w14:textId="1D05D79F" w:rsidR="000333BA" w:rsidRPr="009D09C8" w:rsidRDefault="000333BA" w:rsidP="1600BFF1">
      <w:pPr>
        <w:pStyle w:val="NoSpacing"/>
        <w:rPr>
          <w:lang w:val="en-US"/>
        </w:rPr>
      </w:pPr>
    </w:p>
    <w:p w14:paraId="71E51986" w14:textId="2796B50D" w:rsidR="009D09C8" w:rsidRPr="000333BA" w:rsidRDefault="009D09C8" w:rsidP="009D09C8">
      <w:pPr>
        <w:pStyle w:val="NoSpacing"/>
        <w:rPr>
          <w:rFonts w:cs="Times New Roman"/>
          <w:b/>
          <w:sz w:val="28"/>
          <w:szCs w:val="28"/>
          <w:lang w:val="en-US"/>
        </w:rPr>
      </w:pPr>
      <w:r w:rsidRPr="6A45A125">
        <w:rPr>
          <w:rFonts w:cs="Times New Roman" w:hint="eastAsia"/>
          <w:b/>
          <w:sz w:val="28"/>
          <w:szCs w:val="28"/>
          <w:lang w:val="en-US"/>
        </w:rPr>
        <w:lastRenderedPageBreak/>
        <w:t>1</w:t>
      </w:r>
      <w:r w:rsidRPr="6A45A125">
        <w:rPr>
          <w:rFonts w:cs="Times New Roman"/>
          <w:b/>
          <w:sz w:val="28"/>
          <w:szCs w:val="28"/>
          <w:lang w:val="en-US"/>
        </w:rPr>
        <w:t xml:space="preserve">0.1.2 </w:t>
      </w:r>
      <w:r w:rsidR="00E81DD4" w:rsidRPr="6A45A125">
        <w:rPr>
          <w:rFonts w:cs="Times New Roman"/>
          <w:b/>
          <w:sz w:val="28"/>
          <w:szCs w:val="28"/>
          <w:lang w:val="en-US"/>
        </w:rPr>
        <w:t xml:space="preserve">Unit </w:t>
      </w:r>
      <w:r w:rsidR="00B452DE" w:rsidRPr="6A45A125">
        <w:rPr>
          <w:rFonts w:cs="Times New Roman"/>
          <w:b/>
          <w:sz w:val="28"/>
          <w:szCs w:val="28"/>
          <w:lang w:val="en-US"/>
        </w:rPr>
        <w:t>Test</w:t>
      </w:r>
      <w:r w:rsidR="00E81DD4" w:rsidRPr="6A45A125">
        <w:rPr>
          <w:rFonts w:cs="Times New Roman"/>
          <w:b/>
          <w:sz w:val="28"/>
          <w:szCs w:val="28"/>
          <w:lang w:val="en-US"/>
        </w:rPr>
        <w:t xml:space="preserve"> Cases</w:t>
      </w:r>
    </w:p>
    <w:p w14:paraId="76358A4A" w14:textId="203924CE" w:rsidR="000333BA" w:rsidRDefault="000333BA" w:rsidP="009D09C8">
      <w:pPr>
        <w:pStyle w:val="NoSpacing"/>
        <w:rPr>
          <w:b/>
          <w:lang w:val="en-US"/>
        </w:rPr>
      </w:pPr>
    </w:p>
    <w:p w14:paraId="62EB85EA" w14:textId="423EB117" w:rsidR="00B452DE" w:rsidRPr="000333BA" w:rsidRDefault="00B452DE" w:rsidP="009D09C8">
      <w:pPr>
        <w:pStyle w:val="NoSpacing"/>
        <w:rPr>
          <w:b/>
          <w:lang w:val="en-US"/>
        </w:rPr>
      </w:pPr>
      <w:r w:rsidRPr="000333BA">
        <w:rPr>
          <w:b/>
          <w:lang w:val="en-US"/>
        </w:rPr>
        <w:t>User Logging</w:t>
      </w:r>
    </w:p>
    <w:p w14:paraId="33BE20E7" w14:textId="06014328" w:rsidR="00B452DE" w:rsidRPr="00B452DE" w:rsidRDefault="008545A1" w:rsidP="009D09C8">
      <w:pPr>
        <w:pStyle w:val="NoSpacing"/>
        <w:rPr>
          <w:lang w:val="en-US"/>
        </w:rPr>
      </w:pPr>
      <w:r w:rsidRPr="008545A1">
        <w:rPr>
          <w:noProof/>
          <w:lang w:val="en-US"/>
        </w:rPr>
        <w:drawing>
          <wp:inline distT="0" distB="0" distL="0" distR="0" wp14:anchorId="13E62F22" wp14:editId="15F8A695">
            <wp:extent cx="9144000" cy="544980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144000" cy="5449804"/>
                    </a:xfrm>
                    <a:prstGeom prst="rect">
                      <a:avLst/>
                    </a:prstGeom>
                    <a:noFill/>
                    <a:ln>
                      <a:noFill/>
                    </a:ln>
                  </pic:spPr>
                </pic:pic>
              </a:graphicData>
            </a:graphic>
          </wp:inline>
        </w:drawing>
      </w:r>
    </w:p>
    <w:p w14:paraId="36A6CE5E" w14:textId="652F4C0E" w:rsidR="00FB2B0D" w:rsidRDefault="00FB2B0D" w:rsidP="1600BFF1">
      <w:pPr>
        <w:pStyle w:val="NoSpacing"/>
        <w:rPr>
          <w:rFonts w:cs="Times New Roman"/>
          <w:b/>
          <w:lang w:val="en-US"/>
        </w:rPr>
      </w:pPr>
    </w:p>
    <w:p w14:paraId="453D20D9" w14:textId="13C37475" w:rsidR="000333BA" w:rsidRPr="00617AC2" w:rsidRDefault="000333BA" w:rsidP="1600BFF1">
      <w:pPr>
        <w:pStyle w:val="NoSpacing"/>
        <w:rPr>
          <w:rFonts w:cs="Times New Roman"/>
          <w:b/>
          <w:lang w:val="en-US"/>
        </w:rPr>
      </w:pPr>
    </w:p>
    <w:p w14:paraId="00CDF855" w14:textId="094B9DED" w:rsidR="1600BFF1" w:rsidRPr="000333BA" w:rsidRDefault="00487FAD" w:rsidP="1600BFF1">
      <w:pPr>
        <w:pStyle w:val="NoSpacing"/>
        <w:rPr>
          <w:b/>
        </w:rPr>
      </w:pPr>
      <w:r w:rsidRPr="000333BA">
        <w:rPr>
          <w:rFonts w:hint="eastAsia"/>
          <w:b/>
        </w:rPr>
        <w:t>U</w:t>
      </w:r>
      <w:r w:rsidRPr="000333BA">
        <w:rPr>
          <w:b/>
        </w:rPr>
        <w:t>ser Managing</w:t>
      </w:r>
    </w:p>
    <w:p w14:paraId="67F8237A" w14:textId="5AD692DA" w:rsidR="00487FAD" w:rsidRDefault="00F0669B" w:rsidP="1600BFF1">
      <w:pPr>
        <w:pStyle w:val="NoSpacing"/>
      </w:pPr>
      <w:r w:rsidRPr="00F0669B">
        <w:rPr>
          <w:noProof/>
        </w:rPr>
        <w:drawing>
          <wp:inline distT="0" distB="0" distL="0" distR="0" wp14:anchorId="7E5F0F01" wp14:editId="1D525CC7">
            <wp:extent cx="9144000" cy="3100883"/>
            <wp:effectExtent l="0" t="0" r="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144000" cy="3100883"/>
                    </a:xfrm>
                    <a:prstGeom prst="rect">
                      <a:avLst/>
                    </a:prstGeom>
                    <a:noFill/>
                    <a:ln>
                      <a:noFill/>
                    </a:ln>
                  </pic:spPr>
                </pic:pic>
              </a:graphicData>
            </a:graphic>
          </wp:inline>
        </w:drawing>
      </w:r>
    </w:p>
    <w:p w14:paraId="69C10AC6" w14:textId="77777777" w:rsidR="00FB2B0D" w:rsidRDefault="00FB2B0D" w:rsidP="1600BFF1">
      <w:pPr>
        <w:pStyle w:val="NoSpacing"/>
      </w:pPr>
    </w:p>
    <w:p w14:paraId="4D7E3487" w14:textId="32B1F279" w:rsidR="00FB2B0D" w:rsidRPr="000333BA" w:rsidRDefault="001871DB" w:rsidP="1600BFF1">
      <w:pPr>
        <w:pStyle w:val="NoSpacing"/>
        <w:rPr>
          <w:b/>
        </w:rPr>
      </w:pPr>
      <w:r w:rsidRPr="000333BA">
        <w:rPr>
          <w:b/>
        </w:rPr>
        <w:t>User Creating</w:t>
      </w:r>
    </w:p>
    <w:p w14:paraId="49859AFD" w14:textId="7BBDF0B7" w:rsidR="001871DB" w:rsidRDefault="00096DE2" w:rsidP="1600BFF1">
      <w:pPr>
        <w:pStyle w:val="NoSpacing"/>
      </w:pPr>
      <w:r w:rsidRPr="00096DE2">
        <w:rPr>
          <w:noProof/>
        </w:rPr>
        <w:drawing>
          <wp:inline distT="0" distB="0" distL="0" distR="0" wp14:anchorId="71280C01" wp14:editId="61C3E5AB">
            <wp:extent cx="9144000" cy="16634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144000" cy="1663420"/>
                    </a:xfrm>
                    <a:prstGeom prst="rect">
                      <a:avLst/>
                    </a:prstGeom>
                    <a:noFill/>
                    <a:ln>
                      <a:noFill/>
                    </a:ln>
                  </pic:spPr>
                </pic:pic>
              </a:graphicData>
            </a:graphic>
          </wp:inline>
        </w:drawing>
      </w:r>
    </w:p>
    <w:p w14:paraId="70B02D5B" w14:textId="02DDE5A6" w:rsidR="00C87DF4" w:rsidRDefault="00C87DF4" w:rsidP="1600BFF1">
      <w:pPr>
        <w:pStyle w:val="NoSpacing"/>
      </w:pPr>
    </w:p>
    <w:p w14:paraId="3FA57B04" w14:textId="77777777" w:rsidR="00A3450D" w:rsidRDefault="00A3450D" w:rsidP="1600BFF1">
      <w:pPr>
        <w:pStyle w:val="NoSpacing"/>
      </w:pPr>
    </w:p>
    <w:p w14:paraId="2B7614E9" w14:textId="77777777" w:rsidR="00A3450D" w:rsidRDefault="00A3450D" w:rsidP="1600BFF1">
      <w:pPr>
        <w:pStyle w:val="NoSpacing"/>
      </w:pPr>
    </w:p>
    <w:p w14:paraId="48061182" w14:textId="77777777" w:rsidR="00A3450D" w:rsidRDefault="00A3450D" w:rsidP="1600BFF1">
      <w:pPr>
        <w:pStyle w:val="NoSpacing"/>
      </w:pPr>
    </w:p>
    <w:p w14:paraId="7815DF58" w14:textId="77777777" w:rsidR="00A3450D" w:rsidRDefault="00A3450D" w:rsidP="1600BFF1">
      <w:pPr>
        <w:pStyle w:val="NoSpacing"/>
      </w:pPr>
    </w:p>
    <w:p w14:paraId="27C7E240" w14:textId="03B03065" w:rsidR="00A3450D" w:rsidRPr="001B6B09" w:rsidRDefault="00A3450D" w:rsidP="1600BFF1">
      <w:pPr>
        <w:pStyle w:val="NoSpacing"/>
        <w:rPr>
          <w:b/>
          <w:lang w:eastAsia="zh-CN"/>
        </w:rPr>
      </w:pPr>
      <w:r w:rsidRPr="001B6B09">
        <w:rPr>
          <w:rFonts w:hint="eastAsia"/>
          <w:b/>
          <w:lang w:eastAsia="zh-CN"/>
        </w:rPr>
        <w:lastRenderedPageBreak/>
        <w:t>C</w:t>
      </w:r>
      <w:r w:rsidRPr="001B6B09">
        <w:rPr>
          <w:b/>
          <w:lang w:eastAsia="zh-CN"/>
        </w:rPr>
        <w:t>ontent Viewing</w:t>
      </w:r>
    </w:p>
    <w:p w14:paraId="5CC5934A" w14:textId="66E30135" w:rsidR="00A3450D" w:rsidRDefault="00A3450D" w:rsidP="1600BFF1">
      <w:pPr>
        <w:pStyle w:val="NoSpacing"/>
        <w:rPr>
          <w:lang w:eastAsia="zh-CN"/>
        </w:rPr>
      </w:pPr>
      <w:r w:rsidRPr="00A3450D">
        <w:rPr>
          <w:rFonts w:hint="eastAsia"/>
          <w:noProof/>
          <w:lang w:eastAsia="zh-CN"/>
        </w:rPr>
        <w:drawing>
          <wp:inline distT="0" distB="0" distL="0" distR="0" wp14:anchorId="6E237A41" wp14:editId="76A849C3">
            <wp:extent cx="9144000" cy="529785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144000" cy="5297855"/>
                    </a:xfrm>
                    <a:prstGeom prst="rect">
                      <a:avLst/>
                    </a:prstGeom>
                    <a:noFill/>
                    <a:ln>
                      <a:noFill/>
                    </a:ln>
                  </pic:spPr>
                </pic:pic>
              </a:graphicData>
            </a:graphic>
          </wp:inline>
        </w:drawing>
      </w:r>
    </w:p>
    <w:p w14:paraId="0CBA87B5" w14:textId="4B4503EF" w:rsidR="00D97E8B" w:rsidRDefault="00D97E8B">
      <w:pPr>
        <w:spacing w:after="160" w:line="259" w:lineRule="auto"/>
      </w:pPr>
      <w:r>
        <w:br w:type="page"/>
      </w:r>
    </w:p>
    <w:p w14:paraId="3406F9EE" w14:textId="7EB8A141" w:rsidR="00A3450D" w:rsidRPr="001B6B09" w:rsidRDefault="00A3450D">
      <w:pPr>
        <w:spacing w:after="160" w:line="259" w:lineRule="auto"/>
        <w:rPr>
          <w:b/>
          <w:lang w:eastAsia="zh-CN"/>
        </w:rPr>
      </w:pPr>
      <w:r w:rsidRPr="001B6B09">
        <w:rPr>
          <w:rFonts w:hint="eastAsia"/>
          <w:b/>
          <w:lang w:eastAsia="zh-CN"/>
        </w:rPr>
        <w:lastRenderedPageBreak/>
        <w:t>C</w:t>
      </w:r>
      <w:r w:rsidRPr="001B6B09">
        <w:rPr>
          <w:b/>
          <w:lang w:eastAsia="zh-CN"/>
        </w:rPr>
        <w:t>ontent Creating</w:t>
      </w:r>
    </w:p>
    <w:p w14:paraId="3FA0B20D" w14:textId="104A8F33" w:rsidR="00A3450D" w:rsidRDefault="001B6B09">
      <w:pPr>
        <w:spacing w:after="160" w:line="259" w:lineRule="auto"/>
        <w:rPr>
          <w:lang w:eastAsia="zh-CN"/>
        </w:rPr>
      </w:pPr>
      <w:r w:rsidRPr="001B6B09">
        <w:rPr>
          <w:rFonts w:hint="eastAsia"/>
          <w:noProof/>
          <w:lang w:eastAsia="zh-CN"/>
        </w:rPr>
        <w:drawing>
          <wp:inline distT="0" distB="0" distL="0" distR="0" wp14:anchorId="3FE93EAC" wp14:editId="72E93A3A">
            <wp:extent cx="9144000" cy="2752937"/>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9144000" cy="2752937"/>
                    </a:xfrm>
                    <a:prstGeom prst="rect">
                      <a:avLst/>
                    </a:prstGeom>
                    <a:noFill/>
                    <a:ln>
                      <a:noFill/>
                    </a:ln>
                  </pic:spPr>
                </pic:pic>
              </a:graphicData>
            </a:graphic>
          </wp:inline>
        </w:drawing>
      </w:r>
    </w:p>
    <w:p w14:paraId="705F19A2" w14:textId="77777777" w:rsidR="00EC6BEC" w:rsidRPr="00EC6BEC" w:rsidRDefault="00EC6BEC" w:rsidP="00EC6BEC">
      <w:pPr>
        <w:pStyle w:val="Heading3"/>
        <w:spacing w:before="0" w:after="0" w:line="240" w:lineRule="auto"/>
        <w:rPr>
          <w:rFonts w:cs="Times New Roman"/>
          <w:sz w:val="24"/>
          <w:szCs w:val="24"/>
          <w:lang w:eastAsia="en-CA"/>
        </w:rPr>
      </w:pPr>
    </w:p>
    <w:p w14:paraId="021419AD" w14:textId="0498BAC7" w:rsidR="00957A51" w:rsidRPr="00637384" w:rsidRDefault="00957A51" w:rsidP="00957A51">
      <w:pPr>
        <w:jc w:val="center"/>
        <w:rPr>
          <w:rFonts w:cs="Times New Roman"/>
          <w:i/>
          <w:szCs w:val="24"/>
          <w:lang w:eastAsia="en-CA"/>
        </w:rPr>
      </w:pPr>
    </w:p>
    <w:p w14:paraId="5829B8FE" w14:textId="628BC4BA" w:rsidR="00957A51" w:rsidRPr="00637384" w:rsidRDefault="00957A51" w:rsidP="00957A51">
      <w:pPr>
        <w:jc w:val="center"/>
        <w:rPr>
          <w:i/>
          <w:lang w:eastAsia="en-CA"/>
        </w:rPr>
      </w:pPr>
      <w:bookmarkStart w:id="72" w:name="_Toc172323764"/>
      <w:r w:rsidRPr="00637384">
        <w:rPr>
          <w:i/>
        </w:rPr>
        <w:t xml:space="preserve">Figure </w:t>
      </w:r>
      <w:r w:rsidRPr="00637384">
        <w:rPr>
          <w:i/>
        </w:rPr>
        <w:fldChar w:fldCharType="begin"/>
      </w:r>
      <w:r w:rsidRPr="00637384">
        <w:rPr>
          <w:i/>
        </w:rPr>
        <w:instrText xml:space="preserve"> SEQ Figure \* ARABIC </w:instrText>
      </w:r>
      <w:r w:rsidRPr="00637384">
        <w:rPr>
          <w:i/>
        </w:rPr>
        <w:fldChar w:fldCharType="separate"/>
      </w:r>
      <w:r w:rsidR="00AC6358">
        <w:rPr>
          <w:i/>
          <w:noProof/>
        </w:rPr>
        <w:t>43</w:t>
      </w:r>
      <w:r w:rsidRPr="00637384">
        <w:rPr>
          <w:i/>
        </w:rPr>
        <w:fldChar w:fldCharType="end"/>
      </w:r>
      <w:r w:rsidRPr="00637384">
        <w:rPr>
          <w:i/>
        </w:rPr>
        <w:t>: Case studies creation form</w:t>
      </w:r>
      <w:bookmarkEnd w:id="72"/>
    </w:p>
    <w:p w14:paraId="3922AB58" w14:textId="77777777" w:rsidR="00957A51" w:rsidRPr="00957A51" w:rsidRDefault="00957A51" w:rsidP="00957A51">
      <w:pPr>
        <w:rPr>
          <w:lang w:eastAsia="en-CA"/>
        </w:rPr>
      </w:pPr>
    </w:p>
    <w:p w14:paraId="0B675264" w14:textId="77777777" w:rsidR="00D97E8B" w:rsidRDefault="00D97E8B" w:rsidP="00D97E8B">
      <w:pPr>
        <w:pStyle w:val="Heading3"/>
        <w:spacing w:before="0" w:after="0" w:line="240" w:lineRule="auto"/>
        <w:rPr>
          <w:rFonts w:cs="Times New Roman"/>
          <w:sz w:val="24"/>
          <w:szCs w:val="24"/>
          <w:lang w:eastAsia="en-CA"/>
        </w:rPr>
      </w:pPr>
    </w:p>
    <w:p w14:paraId="5C8D4461" w14:textId="72421A17" w:rsidR="00D97E8B" w:rsidRDefault="00D97E8B" w:rsidP="00524703">
      <w:pPr>
        <w:jc w:val="center"/>
      </w:pPr>
    </w:p>
    <w:p w14:paraId="32852012" w14:textId="61410995" w:rsidR="00D97E8B" w:rsidRDefault="00D97E8B" w:rsidP="00D97E8B">
      <w:pPr>
        <w:pStyle w:val="Caption"/>
      </w:pPr>
      <w:bookmarkStart w:id="73" w:name="_Toc172323765"/>
      <w:r>
        <w:t xml:space="preserve">Figure </w:t>
      </w:r>
      <w:fldSimple w:instr=" SEQ Figure \* ARABIC ">
        <w:r w:rsidR="00AC6358">
          <w:rPr>
            <w:noProof/>
          </w:rPr>
          <w:t>44</w:t>
        </w:r>
      </w:fldSimple>
      <w:r>
        <w:t>: Careers Table</w:t>
      </w:r>
      <w:bookmarkEnd w:id="73"/>
    </w:p>
    <w:p w14:paraId="15D08798" w14:textId="61AD9DD8" w:rsidR="00D97E8B" w:rsidRDefault="00D97E8B" w:rsidP="00D97E8B">
      <w:pPr>
        <w:pStyle w:val="Heading3"/>
        <w:spacing w:before="0" w:after="0" w:line="240" w:lineRule="auto"/>
        <w:rPr>
          <w:rFonts w:cs="Times New Roman"/>
          <w:sz w:val="24"/>
          <w:szCs w:val="24"/>
          <w:lang w:eastAsia="en-CA"/>
        </w:rPr>
      </w:pPr>
      <w:r w:rsidRPr="00617AC2">
        <w:rPr>
          <w:rFonts w:cs="Times New Roman"/>
          <w:sz w:val="24"/>
          <w:szCs w:val="24"/>
          <w:lang w:eastAsia="en-CA"/>
        </w:rPr>
        <w:t xml:space="preserve"> </w:t>
      </w:r>
    </w:p>
    <w:p w14:paraId="7BEE8DB5" w14:textId="77777777" w:rsidR="00D97E8B" w:rsidRDefault="00D97E8B" w:rsidP="00D97E8B">
      <w:pPr>
        <w:pStyle w:val="Heading3"/>
        <w:spacing w:before="0" w:after="0" w:line="240" w:lineRule="auto"/>
        <w:rPr>
          <w:rFonts w:cs="Times New Roman"/>
          <w:sz w:val="24"/>
          <w:szCs w:val="24"/>
          <w:lang w:eastAsia="en-CA"/>
        </w:rPr>
      </w:pPr>
    </w:p>
    <w:p w14:paraId="730F4D39" w14:textId="6CEFCE3A" w:rsidR="009561CB" w:rsidRDefault="009561CB" w:rsidP="00524703">
      <w:pPr>
        <w:jc w:val="center"/>
      </w:pPr>
    </w:p>
    <w:p w14:paraId="2D1273BA" w14:textId="259CA3C6" w:rsidR="009561CB" w:rsidRDefault="009561CB" w:rsidP="009561CB">
      <w:pPr>
        <w:pStyle w:val="Caption"/>
      </w:pPr>
      <w:bookmarkStart w:id="74" w:name="_Toc172323766"/>
      <w:r>
        <w:t xml:space="preserve">Figure </w:t>
      </w:r>
      <w:fldSimple w:instr=" SEQ Figure \* ARABIC ">
        <w:r w:rsidR="00AC6358">
          <w:rPr>
            <w:noProof/>
          </w:rPr>
          <w:t>45</w:t>
        </w:r>
      </w:fldSimple>
      <w:r>
        <w:t>: Testimonials Table</w:t>
      </w:r>
      <w:bookmarkEnd w:id="74"/>
    </w:p>
    <w:p w14:paraId="09BF6180" w14:textId="287030DD" w:rsidR="00D97E8B" w:rsidRDefault="00D97E8B" w:rsidP="00D97E8B">
      <w:pPr>
        <w:pStyle w:val="Heading3"/>
        <w:spacing w:before="0" w:after="0" w:line="240" w:lineRule="auto"/>
        <w:rPr>
          <w:rFonts w:cs="Times New Roman"/>
          <w:sz w:val="24"/>
          <w:szCs w:val="24"/>
          <w:lang w:eastAsia="en-CA"/>
        </w:rPr>
      </w:pPr>
      <w:r w:rsidRPr="00617AC2">
        <w:rPr>
          <w:rFonts w:cs="Times New Roman"/>
          <w:sz w:val="24"/>
          <w:szCs w:val="24"/>
          <w:lang w:eastAsia="en-CA"/>
        </w:rPr>
        <w:lastRenderedPageBreak/>
        <w:t xml:space="preserve"> </w:t>
      </w:r>
    </w:p>
    <w:p w14:paraId="0E0C3203" w14:textId="77777777" w:rsidR="00D97E8B" w:rsidRDefault="00D97E8B" w:rsidP="00D97E8B">
      <w:pPr>
        <w:pStyle w:val="Heading3"/>
        <w:spacing w:before="0" w:after="0" w:line="240" w:lineRule="auto"/>
        <w:rPr>
          <w:rFonts w:cs="Times New Roman"/>
          <w:sz w:val="24"/>
          <w:szCs w:val="24"/>
          <w:lang w:eastAsia="en-CA"/>
        </w:rPr>
      </w:pPr>
    </w:p>
    <w:p w14:paraId="1FCF5791" w14:textId="46C77A3C" w:rsidR="00D97E8B" w:rsidRDefault="00D97E8B" w:rsidP="00524703">
      <w:pPr>
        <w:jc w:val="center"/>
      </w:pPr>
    </w:p>
    <w:p w14:paraId="01AAD3F3" w14:textId="22FA85EB" w:rsidR="005F3CFB" w:rsidRDefault="009561CB">
      <w:pPr>
        <w:spacing w:after="160" w:line="259" w:lineRule="auto"/>
        <w:rPr>
          <w:rFonts w:cs="Times New Roman"/>
          <w:i/>
          <w:iCs/>
          <w:color w:val="000000" w:themeColor="text1"/>
          <w:szCs w:val="24"/>
        </w:rPr>
      </w:pPr>
      <w:bookmarkStart w:id="75" w:name="_Toc172323767"/>
      <w:r>
        <w:t xml:space="preserve">Figure </w:t>
      </w:r>
      <w:fldSimple w:instr=" SEQ Figure \* ARABIC ">
        <w:r w:rsidR="00AC6358">
          <w:rPr>
            <w:noProof/>
          </w:rPr>
          <w:t>46</w:t>
        </w:r>
      </w:fldSimple>
      <w:r>
        <w:t xml:space="preserve">: News and </w:t>
      </w:r>
      <w:r w:rsidR="00485287">
        <w:t>Events</w:t>
      </w:r>
      <w:r>
        <w:t xml:space="preserve"> Table</w:t>
      </w:r>
      <w:bookmarkEnd w:id="75"/>
      <w:r w:rsidR="005F3CFB">
        <w:br w:type="page"/>
      </w:r>
    </w:p>
    <w:p w14:paraId="4084D66F" w14:textId="77777777" w:rsidR="00565747" w:rsidRDefault="005F3CFB" w:rsidP="00565747">
      <w:pPr>
        <w:pStyle w:val="Caption"/>
      </w:pPr>
      <w:r>
        <w:rPr>
          <w:noProof/>
        </w:rPr>
        <w:lastRenderedPageBreak/>
        <w:drawing>
          <wp:inline distT="0" distB="0" distL="0" distR="0" wp14:anchorId="6AA58A07" wp14:editId="7CD47D2A">
            <wp:extent cx="9144000" cy="3783330"/>
            <wp:effectExtent l="0" t="0" r="0" b="7620"/>
            <wp:docPr id="55702816" name="Picture 24" descr="A screenshot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2816" name="Picture 24" descr="A screenshot of a project&#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9144000" cy="3783330"/>
                    </a:xfrm>
                    <a:prstGeom prst="rect">
                      <a:avLst/>
                    </a:prstGeom>
                  </pic:spPr>
                </pic:pic>
              </a:graphicData>
            </a:graphic>
          </wp:inline>
        </w:drawing>
      </w:r>
    </w:p>
    <w:p w14:paraId="5EE76CA5" w14:textId="7FAEC559" w:rsidR="004D2A91" w:rsidRDefault="00565747" w:rsidP="004D2A91">
      <w:pPr>
        <w:rPr>
          <w:ins w:id="76" w:author="{995BD3DD-00B3-4711-9D0A-0579FF97C103}" w:date="2024-07-19T23:21:00Z"/>
        </w:rPr>
      </w:pPr>
      <w:bookmarkStart w:id="77" w:name="_Toc172323768"/>
      <w:r>
        <w:t xml:space="preserve">Figure </w:t>
      </w:r>
      <w:fldSimple w:instr=" SEQ Figure \* ARABIC ">
        <w:r>
          <w:rPr>
            <w:noProof/>
          </w:rPr>
          <w:t>47</w:t>
        </w:r>
      </w:fldSimple>
      <w:r>
        <w:t>: Gantt Milestone 3</w:t>
      </w:r>
      <w:bookmarkEnd w:id="77"/>
    </w:p>
    <w:p w14:paraId="22E580E1" w14:textId="3ECBC970" w:rsidR="00F33A7E" w:rsidRDefault="00F33A7E">
      <w:pPr>
        <w:spacing w:after="160" w:line="259" w:lineRule="auto"/>
      </w:pPr>
      <w:r>
        <w:br w:type="page"/>
      </w:r>
    </w:p>
    <w:p w14:paraId="2AFBB3D1" w14:textId="77777777" w:rsidR="00565747" w:rsidRDefault="00565747" w:rsidP="00565747"/>
    <w:p w14:paraId="75A02F8B" w14:textId="3D8410AF" w:rsidR="00F33A7E" w:rsidRDefault="00F33A7E" w:rsidP="00F33A7E">
      <w:pPr>
        <w:keepNext/>
      </w:pPr>
    </w:p>
    <w:p w14:paraId="25EE96F1" w14:textId="40FDFA9A" w:rsidR="00F33A7E" w:rsidRDefault="00F33A7E" w:rsidP="00F33A7E">
      <w:pPr>
        <w:pStyle w:val="Caption"/>
      </w:pPr>
      <w:bookmarkStart w:id="78" w:name="_Toc172323769"/>
      <w:r>
        <w:t xml:space="preserve">Figure </w:t>
      </w:r>
      <w:fldSimple w:instr=" SEQ Figure \* ARABIC ">
        <w:r>
          <w:rPr>
            <w:noProof/>
          </w:rPr>
          <w:t>48</w:t>
        </w:r>
      </w:fldSimple>
      <w:r>
        <w:t>: Gantt details</w:t>
      </w:r>
      <w:bookmarkEnd w:id="78"/>
    </w:p>
    <w:p w14:paraId="0F9ACED8" w14:textId="5B60AA20" w:rsidR="00F33A7E" w:rsidRPr="00E3600D" w:rsidRDefault="00F33A7E" w:rsidP="00E3600D">
      <w:pPr>
        <w:spacing w:after="160" w:line="259" w:lineRule="auto"/>
        <w:rPr>
          <w:rFonts w:cs="Times New Roman"/>
          <w:i/>
          <w:iCs/>
          <w:color w:val="000000" w:themeColor="text1"/>
          <w:szCs w:val="24"/>
        </w:rPr>
      </w:pPr>
    </w:p>
    <w:p w14:paraId="10563812" w14:textId="77777777" w:rsidR="005A47E9" w:rsidRPr="004D2A91" w:rsidRDefault="005A47E9" w:rsidP="00565747"/>
    <w:sectPr w:rsidR="005A47E9" w:rsidRPr="004D2A91" w:rsidSect="00D4543B">
      <w:headerReference w:type="first" r:id="rId36"/>
      <w:pgSz w:w="15840" w:h="12240"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2680D6" w14:textId="77777777" w:rsidR="006720D1" w:rsidRDefault="006720D1" w:rsidP="00665DAA">
      <w:pPr>
        <w:spacing w:after="0" w:line="240" w:lineRule="auto"/>
      </w:pPr>
      <w:r>
        <w:separator/>
      </w:r>
    </w:p>
  </w:endnote>
  <w:endnote w:type="continuationSeparator" w:id="0">
    <w:p w14:paraId="49E61240" w14:textId="77777777" w:rsidR="006720D1" w:rsidRDefault="006720D1" w:rsidP="00665DAA">
      <w:pPr>
        <w:spacing w:after="0" w:line="240" w:lineRule="auto"/>
      </w:pPr>
      <w:r>
        <w:continuationSeparator/>
      </w:r>
    </w:p>
  </w:endnote>
  <w:endnote w:type="continuationNotice" w:id="1">
    <w:p w14:paraId="16D7286D" w14:textId="77777777" w:rsidR="006720D1" w:rsidRDefault="006720D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cs="Times New Roman"/>
        <w:b/>
        <w:bCs/>
      </w:rPr>
      <w:id w:val="1142005667"/>
      <w:docPartObj>
        <w:docPartGallery w:val="Page Numbers (Bottom of Page)"/>
        <w:docPartUnique/>
      </w:docPartObj>
    </w:sdtPr>
    <w:sdtEndPr>
      <w:rPr>
        <w:noProof/>
      </w:rPr>
    </w:sdtEndPr>
    <w:sdtContent>
      <w:p w14:paraId="1F6A067B" w14:textId="6DF64926" w:rsidR="002737EC" w:rsidRPr="007C50E8" w:rsidRDefault="002737EC">
        <w:pPr>
          <w:pStyle w:val="Footer"/>
          <w:jc w:val="right"/>
          <w:rPr>
            <w:rFonts w:cs="Times New Roman"/>
            <w:b/>
            <w:bCs/>
          </w:rPr>
        </w:pPr>
        <w:r w:rsidRPr="007C50E8">
          <w:rPr>
            <w:rFonts w:cs="Times New Roman"/>
            <w:b/>
            <w:bCs/>
            <w:noProof/>
          </w:rPr>
          <w:drawing>
            <wp:anchor distT="0" distB="0" distL="114300" distR="114300" simplePos="0" relativeHeight="251658240" behindDoc="0" locked="0" layoutInCell="1" allowOverlap="1" wp14:anchorId="14CB2135" wp14:editId="128F3D58">
              <wp:simplePos x="0" y="0"/>
              <wp:positionH relativeFrom="column">
                <wp:posOffset>-123825</wp:posOffset>
              </wp:positionH>
              <wp:positionV relativeFrom="paragraph">
                <wp:posOffset>-15240</wp:posOffset>
              </wp:positionV>
              <wp:extent cx="1615440" cy="428625"/>
              <wp:effectExtent l="0" t="0" r="3810" b="9525"/>
              <wp:wrapNone/>
              <wp:docPr id="949943916" name="Picture 7" descr="A black background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277606" name="Picture 7" descr="A black background with blue text&#10;&#10;Description automatically generated"/>
                      <pic:cNvPicPr/>
                    </pic:nvPicPr>
                    <pic:blipFill rotWithShape="1">
                      <a:blip r:embed="rId1">
                        <a:extLst>
                          <a:ext uri="{28A0092B-C50C-407E-A947-70E740481C1C}">
                            <a14:useLocalDpi xmlns:a14="http://schemas.microsoft.com/office/drawing/2010/main" val="0"/>
                          </a:ext>
                        </a:extLst>
                      </a:blip>
                      <a:srcRect t="13445" b="15810"/>
                      <a:stretch/>
                    </pic:blipFill>
                    <pic:spPr bwMode="auto">
                      <a:xfrm>
                        <a:off x="0" y="0"/>
                        <a:ext cx="1615440" cy="4286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C50E8">
          <w:rPr>
            <w:rFonts w:cs="Times New Roman"/>
            <w:b/>
            <w:bCs/>
          </w:rPr>
          <w:fldChar w:fldCharType="begin"/>
        </w:r>
        <w:r w:rsidRPr="007C50E8">
          <w:rPr>
            <w:rFonts w:cs="Times New Roman"/>
            <w:b/>
            <w:bCs/>
          </w:rPr>
          <w:instrText xml:space="preserve"> PAGE   \* MERGEFORMAT </w:instrText>
        </w:r>
        <w:r w:rsidRPr="007C50E8">
          <w:rPr>
            <w:rFonts w:cs="Times New Roman"/>
            <w:b/>
            <w:bCs/>
          </w:rPr>
          <w:fldChar w:fldCharType="separate"/>
        </w:r>
        <w:r w:rsidRPr="007C50E8">
          <w:rPr>
            <w:rFonts w:cs="Times New Roman"/>
            <w:b/>
            <w:bCs/>
            <w:noProof/>
          </w:rPr>
          <w:t>2</w:t>
        </w:r>
        <w:r w:rsidRPr="007C50E8">
          <w:rPr>
            <w:rFonts w:cs="Times New Roman"/>
            <w:b/>
            <w:bCs/>
            <w:noProof/>
          </w:rPr>
          <w:fldChar w:fldCharType="end"/>
        </w:r>
      </w:p>
    </w:sdtContent>
  </w:sdt>
  <w:p w14:paraId="5526C308" w14:textId="2B6372AC" w:rsidR="002737EC" w:rsidRDefault="002737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85D66A" w14:textId="5D1CF283" w:rsidR="002737EC" w:rsidRDefault="002737EC">
    <w:pPr>
      <w:pStyle w:val="Footer"/>
      <w:jc w:val="right"/>
    </w:pPr>
  </w:p>
  <w:p w14:paraId="3A8180BE" w14:textId="77777777" w:rsidR="002737EC" w:rsidRDefault="002737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66E926" w14:textId="77777777" w:rsidR="006720D1" w:rsidRDefault="006720D1" w:rsidP="00665DAA">
      <w:pPr>
        <w:spacing w:after="0" w:line="240" w:lineRule="auto"/>
      </w:pPr>
      <w:r>
        <w:separator/>
      </w:r>
    </w:p>
  </w:footnote>
  <w:footnote w:type="continuationSeparator" w:id="0">
    <w:p w14:paraId="3A2AB20B" w14:textId="77777777" w:rsidR="006720D1" w:rsidRDefault="006720D1" w:rsidP="00665DAA">
      <w:pPr>
        <w:spacing w:after="0" w:line="240" w:lineRule="auto"/>
      </w:pPr>
      <w:r>
        <w:continuationSeparator/>
      </w:r>
    </w:p>
  </w:footnote>
  <w:footnote w:type="continuationNotice" w:id="1">
    <w:p w14:paraId="157445D5" w14:textId="77777777" w:rsidR="006720D1" w:rsidRDefault="006720D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A3EED4" w14:textId="5A3DFEB7" w:rsidR="002737EC" w:rsidRPr="00BF5B93" w:rsidRDefault="002737EC">
    <w:pPr>
      <w:pStyle w:val="Header"/>
      <w:rPr>
        <w:rFonts w:cs="Times New Roman"/>
      </w:rPr>
    </w:pPr>
    <w:r w:rsidRPr="00BF5B93">
      <w:rPr>
        <w:rFonts w:cs="Times New Roman"/>
      </w:rPr>
      <w:t xml:space="preserve">Connecting </w:t>
    </w:r>
    <w:proofErr w:type="spellStart"/>
    <w:r w:rsidR="0081039B">
      <w:rPr>
        <w:rFonts w:cs="Times New Roman"/>
      </w:rPr>
      <w:t>xyz</w:t>
    </w:r>
    <w:proofErr w:type="spellEnd"/>
    <w:r w:rsidRPr="00BF5B93">
      <w:rPr>
        <w:rFonts w:cs="Times New Roman"/>
      </w:rPr>
      <w:t>: Modernizing Web Presence and Marketing Integration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002737EC" w14:paraId="0281C320" w14:textId="77777777" w:rsidTr="0E19AD57">
      <w:trPr>
        <w:trHeight w:val="300"/>
      </w:trPr>
      <w:tc>
        <w:tcPr>
          <w:tcW w:w="3120" w:type="dxa"/>
        </w:tcPr>
        <w:p w14:paraId="54D4CF40" w14:textId="0BC343BC" w:rsidR="002737EC" w:rsidRDefault="002737EC" w:rsidP="0E19AD57">
          <w:pPr>
            <w:pStyle w:val="Header"/>
            <w:ind w:left="-115"/>
          </w:pPr>
        </w:p>
      </w:tc>
      <w:tc>
        <w:tcPr>
          <w:tcW w:w="3120" w:type="dxa"/>
        </w:tcPr>
        <w:p w14:paraId="632FCEDD" w14:textId="13100BED" w:rsidR="002737EC" w:rsidRDefault="002737EC" w:rsidP="0E19AD57">
          <w:pPr>
            <w:pStyle w:val="Header"/>
            <w:jc w:val="center"/>
          </w:pPr>
        </w:p>
      </w:tc>
      <w:tc>
        <w:tcPr>
          <w:tcW w:w="3120" w:type="dxa"/>
        </w:tcPr>
        <w:p w14:paraId="3FA99871" w14:textId="526C67F4" w:rsidR="002737EC" w:rsidRDefault="002737EC" w:rsidP="0E19AD57">
          <w:pPr>
            <w:pStyle w:val="Header"/>
            <w:ind w:right="-115"/>
            <w:jc w:val="right"/>
          </w:pPr>
        </w:p>
      </w:tc>
    </w:tr>
  </w:tbl>
  <w:p w14:paraId="6A070549" w14:textId="74B2C804" w:rsidR="002737EC" w:rsidRDefault="002737E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4800"/>
      <w:gridCol w:w="4800"/>
      <w:gridCol w:w="4800"/>
    </w:tblGrid>
    <w:tr w:rsidR="002737EC" w14:paraId="2842ADCE" w14:textId="77777777" w:rsidTr="0E19AD57">
      <w:trPr>
        <w:trHeight w:val="300"/>
      </w:trPr>
      <w:tc>
        <w:tcPr>
          <w:tcW w:w="4800" w:type="dxa"/>
        </w:tcPr>
        <w:p w14:paraId="60C397E5" w14:textId="4BA92106" w:rsidR="002737EC" w:rsidRDefault="002737EC" w:rsidP="0E19AD57">
          <w:pPr>
            <w:pStyle w:val="Header"/>
            <w:ind w:left="-115"/>
          </w:pPr>
        </w:p>
      </w:tc>
      <w:tc>
        <w:tcPr>
          <w:tcW w:w="4800" w:type="dxa"/>
        </w:tcPr>
        <w:p w14:paraId="12C85287" w14:textId="1F359130" w:rsidR="002737EC" w:rsidRDefault="002737EC" w:rsidP="0E19AD57">
          <w:pPr>
            <w:pStyle w:val="Header"/>
            <w:jc w:val="center"/>
          </w:pPr>
        </w:p>
      </w:tc>
      <w:tc>
        <w:tcPr>
          <w:tcW w:w="4800" w:type="dxa"/>
        </w:tcPr>
        <w:p w14:paraId="074472C1" w14:textId="38F90690" w:rsidR="002737EC" w:rsidRDefault="002737EC" w:rsidP="0E19AD57">
          <w:pPr>
            <w:pStyle w:val="Header"/>
            <w:ind w:right="-115"/>
            <w:jc w:val="right"/>
          </w:pPr>
        </w:p>
      </w:tc>
    </w:tr>
  </w:tbl>
  <w:p w14:paraId="26FB9E4E" w14:textId="2AE9EA6A" w:rsidR="002737EC" w:rsidRDefault="002737EC">
    <w:pPr>
      <w:pStyle w:val="Header"/>
    </w:pPr>
  </w:p>
</w:hdr>
</file>

<file path=word/intelligence2.xml><?xml version="1.0" encoding="utf-8"?>
<int2:intelligence xmlns:int2="http://schemas.microsoft.com/office/intelligence/2020/intelligence" xmlns:oel="http://schemas.microsoft.com/office/2019/extlst">
  <int2:observations>
    <int2:textHash int2:hashCode="Me8rTTBnXQwVBW" int2:id="0riTW7P7">
      <int2:state int2:value="Rejected" int2:type="AugLoop_Text_Critique"/>
    </int2:textHash>
    <int2:textHash int2:hashCode="truxc+6huKhCUu" int2:id="5xGSkHXF">
      <int2:state int2:value="Rejected" int2:type="AugLoop_Text_Critique"/>
    </int2:textHash>
    <int2:textHash int2:hashCode="wnq6KYm+Aoxd5S" int2:id="Gftp3tnV">
      <int2:state int2:value="Rejected" int2:type="AugLoop_Text_Critique"/>
    </int2:textHash>
    <int2:textHash int2:hashCode="mg6TTfus139LVF" int2:id="MPFzIMHt">
      <int2:state int2:value="Rejected" int2:type="AugLoop_Text_Critique"/>
    </int2:textHash>
    <int2:textHash int2:hashCode="9h8UkP0ivEToH3" int2:id="Na1b69iJ">
      <int2:state int2:value="Rejected" int2:type="AugLoop_Text_Critique"/>
    </int2:textHash>
    <int2:textHash int2:hashCode="Yyr5MDq/FOCrjA" int2:id="OhOYxwkh">
      <int2:state int2:value="Rejected" int2:type="AugLoop_Text_Critique"/>
    </int2:textHash>
    <int2:textHash int2:hashCode="IzzPn9pH2oH6GA" int2:id="XmpHv0gq">
      <int2:state int2:value="Rejected" int2:type="AugLoop_Text_Critique"/>
    </int2:textHash>
    <int2:textHash int2:hashCode="sBO22izz8ld2gy" int2:id="Xo9uknGY">
      <int2:state int2:value="Rejected" int2:type="AugLoop_Text_Critique"/>
    </int2:textHash>
    <int2:textHash int2:hashCode="tuE61T2OxBsDTE" int2:id="ZOCbkWMR">
      <int2:state int2:value="Rejected" int2:type="AugLoop_Text_Critique"/>
    </int2:textHash>
    <int2:textHash int2:hashCode="3BvR7F57eyN+Rp" int2:id="bs5rrKRe">
      <int2:state int2:value="Rejected" int2:type="AugLoop_Text_Critique"/>
    </int2:textHash>
    <int2:textHash int2:hashCode="+u38Ankp0kPM4w" int2:id="g6Rylh4c">
      <int2:state int2:value="Rejected" int2:type="AugLoop_Text_Critique"/>
    </int2:textHash>
    <int2:textHash int2:hashCode="u2SZuOk4+So2lf" int2:id="j7xcR2ZH">
      <int2:state int2:value="Rejected" int2:type="AugLoop_Text_Critique"/>
    </int2:textHash>
    <int2:textHash int2:hashCode="IJ4DBshNEYXGbG" int2:id="rXIOX29f">
      <int2:state int2:value="Rejected" int2:type="AugLoop_Text_Critique"/>
    </int2:textHash>
    <int2:textHash int2:hashCode="8n/t4iILzTJq7j" int2:id="wX2qxe76">
      <int2:state int2:value="Rejected" int2:type="AugLoop_Text_Critique"/>
    </int2:textHash>
    <int2:textHash int2:hashCode="x0zUBNLRFQhTto" int2:id="x45SbMf0">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63A58"/>
    <w:multiLevelType w:val="hybridMultilevel"/>
    <w:tmpl w:val="F404C67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 w15:restartNumberingAfterBreak="0">
    <w:nsid w:val="06006958"/>
    <w:multiLevelType w:val="multilevel"/>
    <w:tmpl w:val="2C32C2A2"/>
    <w:lvl w:ilvl="0">
      <w:start w:val="1"/>
      <w:numFmt w:val="decimal"/>
      <w:lvlText w:val="%1."/>
      <w:lvlJc w:val="left"/>
      <w:pPr>
        <w:ind w:left="360" w:hanging="360"/>
      </w:pPr>
      <w:rPr>
        <w:rFonts w:hint="default"/>
      </w:rPr>
    </w:lvl>
    <w:lvl w:ilvl="1">
      <w:start w:val="1"/>
      <w:numFmt w:val="decimal"/>
      <w:lvlText w:val="%1.%2."/>
      <w:lvlJc w:val="left"/>
      <w:pPr>
        <w:ind w:left="360" w:hanging="360"/>
      </w:pPr>
      <w:rPr>
        <w:b/>
        <w:bCs/>
      </w:rPr>
    </w:lvl>
    <w:lvl w:ilvl="2">
      <w:start w:val="1"/>
      <w:numFmt w:val="decimal"/>
      <w:lvlText w:val="%1.%2.%3."/>
      <w:lvlJc w:val="left"/>
      <w:pPr>
        <w:ind w:left="720" w:hanging="720"/>
      </w:pPr>
      <w:rPr>
        <w:b/>
        <w:bCs/>
        <w:color w:val="auto"/>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 w15:restartNumberingAfterBreak="0">
    <w:nsid w:val="07F1619A"/>
    <w:multiLevelType w:val="hybridMultilevel"/>
    <w:tmpl w:val="487ABE7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EA36B9D"/>
    <w:multiLevelType w:val="hybridMultilevel"/>
    <w:tmpl w:val="C534FE32"/>
    <w:lvl w:ilvl="0" w:tplc="84EE0152">
      <w:start w:val="1"/>
      <w:numFmt w:val="bullet"/>
      <w:lvlText w:val="·"/>
      <w:lvlJc w:val="left"/>
      <w:pPr>
        <w:ind w:left="720" w:hanging="360"/>
      </w:pPr>
      <w:rPr>
        <w:rFonts w:ascii="Symbol" w:hAnsi="Symbol" w:hint="default"/>
      </w:rPr>
    </w:lvl>
    <w:lvl w:ilvl="1" w:tplc="E9924A18">
      <w:start w:val="1"/>
      <w:numFmt w:val="bullet"/>
      <w:lvlText w:val="o"/>
      <w:lvlJc w:val="left"/>
      <w:pPr>
        <w:ind w:left="1440" w:hanging="360"/>
      </w:pPr>
      <w:rPr>
        <w:rFonts w:ascii="Courier New" w:hAnsi="Courier New" w:hint="default"/>
      </w:rPr>
    </w:lvl>
    <w:lvl w:ilvl="2" w:tplc="D77E7C02">
      <w:start w:val="1"/>
      <w:numFmt w:val="bullet"/>
      <w:lvlText w:val=""/>
      <w:lvlJc w:val="left"/>
      <w:pPr>
        <w:ind w:left="2160" w:hanging="360"/>
      </w:pPr>
      <w:rPr>
        <w:rFonts w:ascii="Wingdings" w:hAnsi="Wingdings" w:hint="default"/>
      </w:rPr>
    </w:lvl>
    <w:lvl w:ilvl="3" w:tplc="DEACFAC4">
      <w:start w:val="1"/>
      <w:numFmt w:val="bullet"/>
      <w:lvlText w:val=""/>
      <w:lvlJc w:val="left"/>
      <w:pPr>
        <w:ind w:left="2880" w:hanging="360"/>
      </w:pPr>
      <w:rPr>
        <w:rFonts w:ascii="Symbol" w:hAnsi="Symbol" w:hint="default"/>
      </w:rPr>
    </w:lvl>
    <w:lvl w:ilvl="4" w:tplc="D714968C">
      <w:start w:val="1"/>
      <w:numFmt w:val="bullet"/>
      <w:lvlText w:val="o"/>
      <w:lvlJc w:val="left"/>
      <w:pPr>
        <w:ind w:left="3600" w:hanging="360"/>
      </w:pPr>
      <w:rPr>
        <w:rFonts w:ascii="Courier New" w:hAnsi="Courier New" w:hint="default"/>
      </w:rPr>
    </w:lvl>
    <w:lvl w:ilvl="5" w:tplc="0C822B76">
      <w:start w:val="1"/>
      <w:numFmt w:val="bullet"/>
      <w:lvlText w:val=""/>
      <w:lvlJc w:val="left"/>
      <w:pPr>
        <w:ind w:left="4320" w:hanging="360"/>
      </w:pPr>
      <w:rPr>
        <w:rFonts w:ascii="Wingdings" w:hAnsi="Wingdings" w:hint="default"/>
      </w:rPr>
    </w:lvl>
    <w:lvl w:ilvl="6" w:tplc="C67AE574">
      <w:start w:val="1"/>
      <w:numFmt w:val="bullet"/>
      <w:lvlText w:val=""/>
      <w:lvlJc w:val="left"/>
      <w:pPr>
        <w:ind w:left="5040" w:hanging="360"/>
      </w:pPr>
      <w:rPr>
        <w:rFonts w:ascii="Symbol" w:hAnsi="Symbol" w:hint="default"/>
      </w:rPr>
    </w:lvl>
    <w:lvl w:ilvl="7" w:tplc="28860A66">
      <w:start w:val="1"/>
      <w:numFmt w:val="bullet"/>
      <w:lvlText w:val="o"/>
      <w:lvlJc w:val="left"/>
      <w:pPr>
        <w:ind w:left="5760" w:hanging="360"/>
      </w:pPr>
      <w:rPr>
        <w:rFonts w:ascii="Courier New" w:hAnsi="Courier New" w:hint="default"/>
      </w:rPr>
    </w:lvl>
    <w:lvl w:ilvl="8" w:tplc="50F43108">
      <w:start w:val="1"/>
      <w:numFmt w:val="bullet"/>
      <w:lvlText w:val=""/>
      <w:lvlJc w:val="left"/>
      <w:pPr>
        <w:ind w:left="6480" w:hanging="360"/>
      </w:pPr>
      <w:rPr>
        <w:rFonts w:ascii="Wingdings" w:hAnsi="Wingdings" w:hint="default"/>
      </w:rPr>
    </w:lvl>
  </w:abstractNum>
  <w:abstractNum w:abstractNumId="4" w15:restartNumberingAfterBreak="0">
    <w:nsid w:val="156F6EA7"/>
    <w:multiLevelType w:val="multilevel"/>
    <w:tmpl w:val="92C874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B838E9"/>
    <w:multiLevelType w:val="multilevel"/>
    <w:tmpl w:val="F6A0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E96C8D"/>
    <w:multiLevelType w:val="multilevel"/>
    <w:tmpl w:val="4B3C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C1C1A41"/>
    <w:multiLevelType w:val="hybridMultilevel"/>
    <w:tmpl w:val="AD6C727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CA345D1"/>
    <w:multiLevelType w:val="multilevel"/>
    <w:tmpl w:val="3A924D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AD0581"/>
    <w:multiLevelType w:val="multilevel"/>
    <w:tmpl w:val="AC0CB4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3E4001"/>
    <w:multiLevelType w:val="hybridMultilevel"/>
    <w:tmpl w:val="56EE532C"/>
    <w:lvl w:ilvl="0" w:tplc="84EE0152">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27551D10"/>
    <w:multiLevelType w:val="multilevel"/>
    <w:tmpl w:val="29C8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7ED6444"/>
    <w:multiLevelType w:val="multilevel"/>
    <w:tmpl w:val="B63E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A1F2D15"/>
    <w:multiLevelType w:val="hybridMultilevel"/>
    <w:tmpl w:val="900491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2E2F0B0D"/>
    <w:multiLevelType w:val="multilevel"/>
    <w:tmpl w:val="2AF0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B806BA5"/>
    <w:multiLevelType w:val="hybridMultilevel"/>
    <w:tmpl w:val="EF4250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966046"/>
    <w:multiLevelType w:val="hybridMultilevel"/>
    <w:tmpl w:val="FFFFFFFF"/>
    <w:lvl w:ilvl="0" w:tplc="465A6F32">
      <w:start w:val="1"/>
      <w:numFmt w:val="bullet"/>
      <w:lvlText w:val=""/>
      <w:lvlJc w:val="left"/>
      <w:pPr>
        <w:ind w:left="1080" w:hanging="360"/>
      </w:pPr>
      <w:rPr>
        <w:rFonts w:ascii="Symbol" w:hAnsi="Symbol" w:hint="default"/>
      </w:rPr>
    </w:lvl>
    <w:lvl w:ilvl="1" w:tplc="4D4E2FEE">
      <w:start w:val="1"/>
      <w:numFmt w:val="bullet"/>
      <w:lvlText w:val="o"/>
      <w:lvlJc w:val="left"/>
      <w:pPr>
        <w:ind w:left="1800" w:hanging="360"/>
      </w:pPr>
      <w:rPr>
        <w:rFonts w:ascii="Courier New" w:hAnsi="Courier New" w:hint="default"/>
      </w:rPr>
    </w:lvl>
    <w:lvl w:ilvl="2" w:tplc="2D6A987A">
      <w:start w:val="1"/>
      <w:numFmt w:val="bullet"/>
      <w:lvlText w:val=""/>
      <w:lvlJc w:val="left"/>
      <w:pPr>
        <w:ind w:left="2520" w:hanging="360"/>
      </w:pPr>
      <w:rPr>
        <w:rFonts w:ascii="Wingdings" w:hAnsi="Wingdings" w:hint="default"/>
      </w:rPr>
    </w:lvl>
    <w:lvl w:ilvl="3" w:tplc="029C9970">
      <w:start w:val="1"/>
      <w:numFmt w:val="bullet"/>
      <w:lvlText w:val=""/>
      <w:lvlJc w:val="left"/>
      <w:pPr>
        <w:ind w:left="3240" w:hanging="360"/>
      </w:pPr>
      <w:rPr>
        <w:rFonts w:ascii="Symbol" w:hAnsi="Symbol" w:hint="default"/>
      </w:rPr>
    </w:lvl>
    <w:lvl w:ilvl="4" w:tplc="E604A308">
      <w:start w:val="1"/>
      <w:numFmt w:val="bullet"/>
      <w:lvlText w:val="o"/>
      <w:lvlJc w:val="left"/>
      <w:pPr>
        <w:ind w:left="3960" w:hanging="360"/>
      </w:pPr>
      <w:rPr>
        <w:rFonts w:ascii="Courier New" w:hAnsi="Courier New" w:hint="default"/>
      </w:rPr>
    </w:lvl>
    <w:lvl w:ilvl="5" w:tplc="D9146E52">
      <w:start w:val="1"/>
      <w:numFmt w:val="bullet"/>
      <w:lvlText w:val=""/>
      <w:lvlJc w:val="left"/>
      <w:pPr>
        <w:ind w:left="4680" w:hanging="360"/>
      </w:pPr>
      <w:rPr>
        <w:rFonts w:ascii="Wingdings" w:hAnsi="Wingdings" w:hint="default"/>
      </w:rPr>
    </w:lvl>
    <w:lvl w:ilvl="6" w:tplc="AD02C474">
      <w:start w:val="1"/>
      <w:numFmt w:val="bullet"/>
      <w:lvlText w:val=""/>
      <w:lvlJc w:val="left"/>
      <w:pPr>
        <w:ind w:left="5400" w:hanging="360"/>
      </w:pPr>
      <w:rPr>
        <w:rFonts w:ascii="Symbol" w:hAnsi="Symbol" w:hint="default"/>
      </w:rPr>
    </w:lvl>
    <w:lvl w:ilvl="7" w:tplc="0E647FB4">
      <w:start w:val="1"/>
      <w:numFmt w:val="bullet"/>
      <w:lvlText w:val="o"/>
      <w:lvlJc w:val="left"/>
      <w:pPr>
        <w:ind w:left="6120" w:hanging="360"/>
      </w:pPr>
      <w:rPr>
        <w:rFonts w:ascii="Courier New" w:hAnsi="Courier New" w:hint="default"/>
      </w:rPr>
    </w:lvl>
    <w:lvl w:ilvl="8" w:tplc="81D4254C">
      <w:start w:val="1"/>
      <w:numFmt w:val="bullet"/>
      <w:lvlText w:val=""/>
      <w:lvlJc w:val="left"/>
      <w:pPr>
        <w:ind w:left="6840" w:hanging="360"/>
      </w:pPr>
      <w:rPr>
        <w:rFonts w:ascii="Wingdings" w:hAnsi="Wingdings" w:hint="default"/>
      </w:rPr>
    </w:lvl>
  </w:abstractNum>
  <w:abstractNum w:abstractNumId="17" w15:restartNumberingAfterBreak="0">
    <w:nsid w:val="4B152459"/>
    <w:multiLevelType w:val="multilevel"/>
    <w:tmpl w:val="4F18D58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0BC623C"/>
    <w:multiLevelType w:val="multilevel"/>
    <w:tmpl w:val="D43A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40C73D2"/>
    <w:multiLevelType w:val="multilevel"/>
    <w:tmpl w:val="1EDA0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DC574AE"/>
    <w:multiLevelType w:val="multilevel"/>
    <w:tmpl w:val="1A50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11A2F94"/>
    <w:multiLevelType w:val="multilevel"/>
    <w:tmpl w:val="D6D42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39861A9"/>
    <w:multiLevelType w:val="hybridMultilevel"/>
    <w:tmpl w:val="CBD67AF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748C7944"/>
    <w:multiLevelType w:val="hybridMultilevel"/>
    <w:tmpl w:val="0804C48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77F36E1D"/>
    <w:multiLevelType w:val="multilevel"/>
    <w:tmpl w:val="16EC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C0B7364"/>
    <w:multiLevelType w:val="multilevel"/>
    <w:tmpl w:val="061227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CB74F2E"/>
    <w:multiLevelType w:val="multilevel"/>
    <w:tmpl w:val="AF46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D643083"/>
    <w:multiLevelType w:val="hybridMultilevel"/>
    <w:tmpl w:val="172AF24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7E205478"/>
    <w:multiLevelType w:val="multilevel"/>
    <w:tmpl w:val="996A0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FA827E6"/>
    <w:multiLevelType w:val="hybridMultilevel"/>
    <w:tmpl w:val="BA1AFE3E"/>
    <w:lvl w:ilvl="0" w:tplc="84EE0152">
      <w:start w:val="1"/>
      <w:numFmt w:val="bullet"/>
      <w:lvlText w:val="·"/>
      <w:lvlJc w:val="left"/>
      <w:pPr>
        <w:ind w:left="420" w:hanging="420"/>
      </w:pPr>
      <w:rPr>
        <w:rFonts w:ascii="Symbol" w:hAnsi="Symbol"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978456309">
    <w:abstractNumId w:val="3"/>
  </w:num>
  <w:num w:numId="2" w16cid:durableId="386532065">
    <w:abstractNumId w:val="1"/>
  </w:num>
  <w:num w:numId="3" w16cid:durableId="87846654">
    <w:abstractNumId w:val="15"/>
  </w:num>
  <w:num w:numId="4" w16cid:durableId="1335380879">
    <w:abstractNumId w:val="21"/>
  </w:num>
  <w:num w:numId="5" w16cid:durableId="1300304051">
    <w:abstractNumId w:val="24"/>
  </w:num>
  <w:num w:numId="6" w16cid:durableId="728580751">
    <w:abstractNumId w:val="12"/>
  </w:num>
  <w:num w:numId="7" w16cid:durableId="713890280">
    <w:abstractNumId w:val="28"/>
  </w:num>
  <w:num w:numId="8" w16cid:durableId="1816291665">
    <w:abstractNumId w:val="20"/>
  </w:num>
  <w:num w:numId="9" w16cid:durableId="2097897484">
    <w:abstractNumId w:val="18"/>
  </w:num>
  <w:num w:numId="10" w16cid:durableId="1136722845">
    <w:abstractNumId w:val="14"/>
  </w:num>
  <w:num w:numId="11" w16cid:durableId="819156535">
    <w:abstractNumId w:val="17"/>
  </w:num>
  <w:num w:numId="12" w16cid:durableId="46296536">
    <w:abstractNumId w:val="19"/>
  </w:num>
  <w:num w:numId="13" w16cid:durableId="2017684975">
    <w:abstractNumId w:val="6"/>
  </w:num>
  <w:num w:numId="14" w16cid:durableId="2096972956">
    <w:abstractNumId w:val="11"/>
  </w:num>
  <w:num w:numId="15" w16cid:durableId="299309081">
    <w:abstractNumId w:val="5"/>
  </w:num>
  <w:num w:numId="16" w16cid:durableId="1609510188">
    <w:abstractNumId w:val="26"/>
  </w:num>
  <w:num w:numId="17" w16cid:durableId="758596231">
    <w:abstractNumId w:val="0"/>
  </w:num>
  <w:num w:numId="18" w16cid:durableId="78869232">
    <w:abstractNumId w:val="27"/>
  </w:num>
  <w:num w:numId="19" w16cid:durableId="321860791">
    <w:abstractNumId w:val="16"/>
  </w:num>
  <w:num w:numId="20" w16cid:durableId="1352685185">
    <w:abstractNumId w:val="22"/>
  </w:num>
  <w:num w:numId="21" w16cid:durableId="578948280">
    <w:abstractNumId w:val="9"/>
  </w:num>
  <w:num w:numId="22" w16cid:durableId="1567102946">
    <w:abstractNumId w:val="4"/>
  </w:num>
  <w:num w:numId="23" w16cid:durableId="1103767703">
    <w:abstractNumId w:val="25"/>
  </w:num>
  <w:num w:numId="24" w16cid:durableId="265968414">
    <w:abstractNumId w:val="29"/>
  </w:num>
  <w:num w:numId="25" w16cid:durableId="2129659415">
    <w:abstractNumId w:val="10"/>
  </w:num>
  <w:num w:numId="26" w16cid:durableId="441193696">
    <w:abstractNumId w:val="8"/>
  </w:num>
  <w:num w:numId="27" w16cid:durableId="1969388216">
    <w:abstractNumId w:val="13"/>
  </w:num>
  <w:num w:numId="28" w16cid:durableId="471604114">
    <w:abstractNumId w:val="2"/>
  </w:num>
  <w:num w:numId="29" w16cid:durableId="1433937649">
    <w:abstractNumId w:val="23"/>
  </w:num>
  <w:num w:numId="30" w16cid:durableId="310140516">
    <w:abstractNumId w:val="7"/>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proofState w:spelling="clean"/>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DAA"/>
    <w:rsid w:val="00000196"/>
    <w:rsid w:val="000006D8"/>
    <w:rsid w:val="00000A7B"/>
    <w:rsid w:val="00000CFF"/>
    <w:rsid w:val="0000162F"/>
    <w:rsid w:val="00001CF1"/>
    <w:rsid w:val="000021C6"/>
    <w:rsid w:val="00002439"/>
    <w:rsid w:val="000026E9"/>
    <w:rsid w:val="0000272F"/>
    <w:rsid w:val="0000277D"/>
    <w:rsid w:val="00002903"/>
    <w:rsid w:val="00002968"/>
    <w:rsid w:val="00002C2F"/>
    <w:rsid w:val="00002C66"/>
    <w:rsid w:val="00002DA3"/>
    <w:rsid w:val="00002E54"/>
    <w:rsid w:val="000030D4"/>
    <w:rsid w:val="00003242"/>
    <w:rsid w:val="000033A8"/>
    <w:rsid w:val="000033DB"/>
    <w:rsid w:val="00003618"/>
    <w:rsid w:val="0000387B"/>
    <w:rsid w:val="000038FA"/>
    <w:rsid w:val="0000393C"/>
    <w:rsid w:val="0000449C"/>
    <w:rsid w:val="000044AD"/>
    <w:rsid w:val="000044FA"/>
    <w:rsid w:val="00004515"/>
    <w:rsid w:val="000045D1"/>
    <w:rsid w:val="0000466B"/>
    <w:rsid w:val="00004D69"/>
    <w:rsid w:val="00005342"/>
    <w:rsid w:val="00005433"/>
    <w:rsid w:val="000055A7"/>
    <w:rsid w:val="000055B3"/>
    <w:rsid w:val="00005837"/>
    <w:rsid w:val="000059B8"/>
    <w:rsid w:val="00005EA3"/>
    <w:rsid w:val="00005EEF"/>
    <w:rsid w:val="000066DA"/>
    <w:rsid w:val="00006848"/>
    <w:rsid w:val="0000698E"/>
    <w:rsid w:val="000069EA"/>
    <w:rsid w:val="00006CB8"/>
    <w:rsid w:val="00006E5C"/>
    <w:rsid w:val="00006F7C"/>
    <w:rsid w:val="000075E8"/>
    <w:rsid w:val="000076B7"/>
    <w:rsid w:val="00007AC8"/>
    <w:rsid w:val="00007C90"/>
    <w:rsid w:val="00007CA2"/>
    <w:rsid w:val="00007CF3"/>
    <w:rsid w:val="000101E1"/>
    <w:rsid w:val="00010273"/>
    <w:rsid w:val="00010D3F"/>
    <w:rsid w:val="00011013"/>
    <w:rsid w:val="00011106"/>
    <w:rsid w:val="00011164"/>
    <w:rsid w:val="000111CA"/>
    <w:rsid w:val="000115DF"/>
    <w:rsid w:val="000116C4"/>
    <w:rsid w:val="0001175C"/>
    <w:rsid w:val="00011810"/>
    <w:rsid w:val="00011AC5"/>
    <w:rsid w:val="00011AF2"/>
    <w:rsid w:val="00012573"/>
    <w:rsid w:val="00012F9D"/>
    <w:rsid w:val="00013558"/>
    <w:rsid w:val="000135CF"/>
    <w:rsid w:val="000135DE"/>
    <w:rsid w:val="00013CDF"/>
    <w:rsid w:val="00013DF3"/>
    <w:rsid w:val="0001405E"/>
    <w:rsid w:val="00014101"/>
    <w:rsid w:val="00014283"/>
    <w:rsid w:val="000145A8"/>
    <w:rsid w:val="0001498F"/>
    <w:rsid w:val="00014997"/>
    <w:rsid w:val="00014BD4"/>
    <w:rsid w:val="00014CB2"/>
    <w:rsid w:val="00014F4F"/>
    <w:rsid w:val="0001535F"/>
    <w:rsid w:val="0001560F"/>
    <w:rsid w:val="000157E7"/>
    <w:rsid w:val="000159D8"/>
    <w:rsid w:val="00015A09"/>
    <w:rsid w:val="00015D57"/>
    <w:rsid w:val="00016D0C"/>
    <w:rsid w:val="00016E4B"/>
    <w:rsid w:val="00017195"/>
    <w:rsid w:val="0001727B"/>
    <w:rsid w:val="000173A7"/>
    <w:rsid w:val="00017587"/>
    <w:rsid w:val="00017CFF"/>
    <w:rsid w:val="00017D1F"/>
    <w:rsid w:val="00020139"/>
    <w:rsid w:val="00020638"/>
    <w:rsid w:val="000206D3"/>
    <w:rsid w:val="000206FD"/>
    <w:rsid w:val="000209C6"/>
    <w:rsid w:val="00020D79"/>
    <w:rsid w:val="00021239"/>
    <w:rsid w:val="00021520"/>
    <w:rsid w:val="00021AB9"/>
    <w:rsid w:val="000220AC"/>
    <w:rsid w:val="00022363"/>
    <w:rsid w:val="00022568"/>
    <w:rsid w:val="00022956"/>
    <w:rsid w:val="00022AB1"/>
    <w:rsid w:val="00022CA2"/>
    <w:rsid w:val="00022FCE"/>
    <w:rsid w:val="000230CB"/>
    <w:rsid w:val="00023173"/>
    <w:rsid w:val="000236E6"/>
    <w:rsid w:val="0002381B"/>
    <w:rsid w:val="00023BE3"/>
    <w:rsid w:val="00023C4E"/>
    <w:rsid w:val="00023E1C"/>
    <w:rsid w:val="000241D6"/>
    <w:rsid w:val="00024291"/>
    <w:rsid w:val="000247C5"/>
    <w:rsid w:val="00024D0D"/>
    <w:rsid w:val="00024FAE"/>
    <w:rsid w:val="00025181"/>
    <w:rsid w:val="0002519D"/>
    <w:rsid w:val="00025387"/>
    <w:rsid w:val="000253A4"/>
    <w:rsid w:val="000253D0"/>
    <w:rsid w:val="000253E2"/>
    <w:rsid w:val="000255B3"/>
    <w:rsid w:val="000256FF"/>
    <w:rsid w:val="0002580E"/>
    <w:rsid w:val="00025A51"/>
    <w:rsid w:val="00026515"/>
    <w:rsid w:val="00026655"/>
    <w:rsid w:val="000268D6"/>
    <w:rsid w:val="00026C40"/>
    <w:rsid w:val="00026D81"/>
    <w:rsid w:val="00026F31"/>
    <w:rsid w:val="00027310"/>
    <w:rsid w:val="000274F3"/>
    <w:rsid w:val="00027685"/>
    <w:rsid w:val="000276A1"/>
    <w:rsid w:val="000276E6"/>
    <w:rsid w:val="00027B36"/>
    <w:rsid w:val="00027B3B"/>
    <w:rsid w:val="00027C1B"/>
    <w:rsid w:val="00027E64"/>
    <w:rsid w:val="000304B3"/>
    <w:rsid w:val="00030531"/>
    <w:rsid w:val="000305E5"/>
    <w:rsid w:val="000307B3"/>
    <w:rsid w:val="00030D39"/>
    <w:rsid w:val="000310AC"/>
    <w:rsid w:val="0003141C"/>
    <w:rsid w:val="00031B53"/>
    <w:rsid w:val="00031C9E"/>
    <w:rsid w:val="00031E88"/>
    <w:rsid w:val="000328AC"/>
    <w:rsid w:val="00032FE3"/>
    <w:rsid w:val="000331C6"/>
    <w:rsid w:val="0003338B"/>
    <w:rsid w:val="000333BA"/>
    <w:rsid w:val="00033A1D"/>
    <w:rsid w:val="00033A53"/>
    <w:rsid w:val="00033BD1"/>
    <w:rsid w:val="00033C2C"/>
    <w:rsid w:val="00033DC7"/>
    <w:rsid w:val="00033EB5"/>
    <w:rsid w:val="00034918"/>
    <w:rsid w:val="00034CE1"/>
    <w:rsid w:val="00034FE7"/>
    <w:rsid w:val="00035353"/>
    <w:rsid w:val="00035EA5"/>
    <w:rsid w:val="000360DC"/>
    <w:rsid w:val="00036325"/>
    <w:rsid w:val="0003659E"/>
    <w:rsid w:val="00036A8F"/>
    <w:rsid w:val="00036A9E"/>
    <w:rsid w:val="00036D29"/>
    <w:rsid w:val="00037148"/>
    <w:rsid w:val="0003785D"/>
    <w:rsid w:val="00040610"/>
    <w:rsid w:val="0004079E"/>
    <w:rsid w:val="00040BFE"/>
    <w:rsid w:val="00040D4E"/>
    <w:rsid w:val="000410A7"/>
    <w:rsid w:val="00041696"/>
    <w:rsid w:val="00041DEB"/>
    <w:rsid w:val="000420CE"/>
    <w:rsid w:val="000420F0"/>
    <w:rsid w:val="000425D6"/>
    <w:rsid w:val="0004268C"/>
    <w:rsid w:val="0004279A"/>
    <w:rsid w:val="00042C2D"/>
    <w:rsid w:val="00042D47"/>
    <w:rsid w:val="00042DD5"/>
    <w:rsid w:val="00042DEB"/>
    <w:rsid w:val="00042EC4"/>
    <w:rsid w:val="00043282"/>
    <w:rsid w:val="00043377"/>
    <w:rsid w:val="000433A5"/>
    <w:rsid w:val="00043667"/>
    <w:rsid w:val="00043905"/>
    <w:rsid w:val="00043D1D"/>
    <w:rsid w:val="00043E37"/>
    <w:rsid w:val="00044202"/>
    <w:rsid w:val="00044211"/>
    <w:rsid w:val="00044A35"/>
    <w:rsid w:val="00044C92"/>
    <w:rsid w:val="00044F56"/>
    <w:rsid w:val="00045025"/>
    <w:rsid w:val="000451A0"/>
    <w:rsid w:val="00045253"/>
    <w:rsid w:val="000459BC"/>
    <w:rsid w:val="00045A6C"/>
    <w:rsid w:val="00045D4E"/>
    <w:rsid w:val="000464DA"/>
    <w:rsid w:val="0004657E"/>
    <w:rsid w:val="000468ED"/>
    <w:rsid w:val="00046A45"/>
    <w:rsid w:val="00046D3D"/>
    <w:rsid w:val="000470E6"/>
    <w:rsid w:val="000473B0"/>
    <w:rsid w:val="0004769C"/>
    <w:rsid w:val="00047B9C"/>
    <w:rsid w:val="000501FF"/>
    <w:rsid w:val="00050AA1"/>
    <w:rsid w:val="00050D46"/>
    <w:rsid w:val="000514B0"/>
    <w:rsid w:val="00051539"/>
    <w:rsid w:val="0005154E"/>
    <w:rsid w:val="000516F6"/>
    <w:rsid w:val="000519C1"/>
    <w:rsid w:val="00051BA3"/>
    <w:rsid w:val="00052397"/>
    <w:rsid w:val="00052748"/>
    <w:rsid w:val="000527DB"/>
    <w:rsid w:val="0005281B"/>
    <w:rsid w:val="00052B9C"/>
    <w:rsid w:val="000530E6"/>
    <w:rsid w:val="00053D80"/>
    <w:rsid w:val="0005410A"/>
    <w:rsid w:val="00054359"/>
    <w:rsid w:val="00054566"/>
    <w:rsid w:val="000545FA"/>
    <w:rsid w:val="00054B54"/>
    <w:rsid w:val="00054CA4"/>
    <w:rsid w:val="00054E77"/>
    <w:rsid w:val="000551B1"/>
    <w:rsid w:val="0005572C"/>
    <w:rsid w:val="0005581F"/>
    <w:rsid w:val="00055C6F"/>
    <w:rsid w:val="00055CF2"/>
    <w:rsid w:val="00055EA8"/>
    <w:rsid w:val="00056257"/>
    <w:rsid w:val="000565C3"/>
    <w:rsid w:val="00056755"/>
    <w:rsid w:val="00056844"/>
    <w:rsid w:val="000568EF"/>
    <w:rsid w:val="0005699B"/>
    <w:rsid w:val="00056C08"/>
    <w:rsid w:val="00056C4B"/>
    <w:rsid w:val="00056D8A"/>
    <w:rsid w:val="00056E81"/>
    <w:rsid w:val="00056F64"/>
    <w:rsid w:val="0005713C"/>
    <w:rsid w:val="0005715A"/>
    <w:rsid w:val="0005738B"/>
    <w:rsid w:val="000577DA"/>
    <w:rsid w:val="000578B3"/>
    <w:rsid w:val="00057B9D"/>
    <w:rsid w:val="00057C95"/>
    <w:rsid w:val="00057D6F"/>
    <w:rsid w:val="000606D7"/>
    <w:rsid w:val="0006074C"/>
    <w:rsid w:val="00060819"/>
    <w:rsid w:val="00060B39"/>
    <w:rsid w:val="00060F01"/>
    <w:rsid w:val="000611E6"/>
    <w:rsid w:val="0006179F"/>
    <w:rsid w:val="000617D5"/>
    <w:rsid w:val="00061935"/>
    <w:rsid w:val="00061C4D"/>
    <w:rsid w:val="00061EE7"/>
    <w:rsid w:val="00061F0D"/>
    <w:rsid w:val="00061F6E"/>
    <w:rsid w:val="00061FD2"/>
    <w:rsid w:val="00062082"/>
    <w:rsid w:val="00062811"/>
    <w:rsid w:val="00062F7C"/>
    <w:rsid w:val="000637A2"/>
    <w:rsid w:val="00063933"/>
    <w:rsid w:val="000639C5"/>
    <w:rsid w:val="00063AC7"/>
    <w:rsid w:val="000641DF"/>
    <w:rsid w:val="0006422B"/>
    <w:rsid w:val="0006447F"/>
    <w:rsid w:val="000646F2"/>
    <w:rsid w:val="0006493C"/>
    <w:rsid w:val="00064A81"/>
    <w:rsid w:val="00064C4A"/>
    <w:rsid w:val="00064DC0"/>
    <w:rsid w:val="00064F00"/>
    <w:rsid w:val="00065028"/>
    <w:rsid w:val="0006567D"/>
    <w:rsid w:val="00065C34"/>
    <w:rsid w:val="0006664F"/>
    <w:rsid w:val="0006694A"/>
    <w:rsid w:val="00067117"/>
    <w:rsid w:val="000671AF"/>
    <w:rsid w:val="0006756D"/>
    <w:rsid w:val="000675A5"/>
    <w:rsid w:val="0006779D"/>
    <w:rsid w:val="00067A22"/>
    <w:rsid w:val="00067DEB"/>
    <w:rsid w:val="00067E82"/>
    <w:rsid w:val="00070179"/>
    <w:rsid w:val="00070364"/>
    <w:rsid w:val="000708A5"/>
    <w:rsid w:val="00071056"/>
    <w:rsid w:val="000712B2"/>
    <w:rsid w:val="00071697"/>
    <w:rsid w:val="000716E5"/>
    <w:rsid w:val="0007178A"/>
    <w:rsid w:val="00071815"/>
    <w:rsid w:val="00071881"/>
    <w:rsid w:val="00071ABF"/>
    <w:rsid w:val="00071D67"/>
    <w:rsid w:val="000721D9"/>
    <w:rsid w:val="00072316"/>
    <w:rsid w:val="00072602"/>
    <w:rsid w:val="000727F5"/>
    <w:rsid w:val="000729BD"/>
    <w:rsid w:val="000729C8"/>
    <w:rsid w:val="00072AD1"/>
    <w:rsid w:val="00072C68"/>
    <w:rsid w:val="00072D68"/>
    <w:rsid w:val="00073190"/>
    <w:rsid w:val="00073357"/>
    <w:rsid w:val="0007356E"/>
    <w:rsid w:val="000736B9"/>
    <w:rsid w:val="00073852"/>
    <w:rsid w:val="000738A7"/>
    <w:rsid w:val="0007391D"/>
    <w:rsid w:val="00073938"/>
    <w:rsid w:val="00073AB2"/>
    <w:rsid w:val="00073B7D"/>
    <w:rsid w:val="00073C3B"/>
    <w:rsid w:val="00074110"/>
    <w:rsid w:val="00074DA2"/>
    <w:rsid w:val="00074DB7"/>
    <w:rsid w:val="00074DEF"/>
    <w:rsid w:val="00075039"/>
    <w:rsid w:val="0007572E"/>
    <w:rsid w:val="00075A61"/>
    <w:rsid w:val="00075EC3"/>
    <w:rsid w:val="00075ED4"/>
    <w:rsid w:val="0007667C"/>
    <w:rsid w:val="0007667E"/>
    <w:rsid w:val="00076796"/>
    <w:rsid w:val="000769C7"/>
    <w:rsid w:val="00076A11"/>
    <w:rsid w:val="00076F4C"/>
    <w:rsid w:val="00077321"/>
    <w:rsid w:val="00077359"/>
    <w:rsid w:val="000773E1"/>
    <w:rsid w:val="00077480"/>
    <w:rsid w:val="000774A9"/>
    <w:rsid w:val="00077567"/>
    <w:rsid w:val="00077725"/>
    <w:rsid w:val="0007787C"/>
    <w:rsid w:val="000779B3"/>
    <w:rsid w:val="00077A10"/>
    <w:rsid w:val="00077A74"/>
    <w:rsid w:val="00077C78"/>
    <w:rsid w:val="00080117"/>
    <w:rsid w:val="00080462"/>
    <w:rsid w:val="000805EB"/>
    <w:rsid w:val="00080818"/>
    <w:rsid w:val="000808F3"/>
    <w:rsid w:val="00080D24"/>
    <w:rsid w:val="000810EE"/>
    <w:rsid w:val="0008127D"/>
    <w:rsid w:val="0008173B"/>
    <w:rsid w:val="00081DD9"/>
    <w:rsid w:val="00081F20"/>
    <w:rsid w:val="00082474"/>
    <w:rsid w:val="00082A89"/>
    <w:rsid w:val="00082B0E"/>
    <w:rsid w:val="00082D77"/>
    <w:rsid w:val="00082DA9"/>
    <w:rsid w:val="000830D0"/>
    <w:rsid w:val="0008316F"/>
    <w:rsid w:val="00083562"/>
    <w:rsid w:val="000838AC"/>
    <w:rsid w:val="00083E43"/>
    <w:rsid w:val="00084688"/>
    <w:rsid w:val="00084EFB"/>
    <w:rsid w:val="00084F93"/>
    <w:rsid w:val="0008502D"/>
    <w:rsid w:val="00085046"/>
    <w:rsid w:val="00085495"/>
    <w:rsid w:val="00085878"/>
    <w:rsid w:val="000858A3"/>
    <w:rsid w:val="00085923"/>
    <w:rsid w:val="00085A92"/>
    <w:rsid w:val="00085C33"/>
    <w:rsid w:val="00085F8C"/>
    <w:rsid w:val="000863F0"/>
    <w:rsid w:val="00086729"/>
    <w:rsid w:val="00086825"/>
    <w:rsid w:val="0008692E"/>
    <w:rsid w:val="00086979"/>
    <w:rsid w:val="00086B52"/>
    <w:rsid w:val="0008743A"/>
    <w:rsid w:val="00087AE4"/>
    <w:rsid w:val="00087F85"/>
    <w:rsid w:val="0009010B"/>
    <w:rsid w:val="00090180"/>
    <w:rsid w:val="0009028A"/>
    <w:rsid w:val="000902B6"/>
    <w:rsid w:val="00090629"/>
    <w:rsid w:val="000908AA"/>
    <w:rsid w:val="00090940"/>
    <w:rsid w:val="00090E48"/>
    <w:rsid w:val="00090F80"/>
    <w:rsid w:val="00091338"/>
    <w:rsid w:val="000919FD"/>
    <w:rsid w:val="00091C64"/>
    <w:rsid w:val="00092A36"/>
    <w:rsid w:val="00092A4F"/>
    <w:rsid w:val="00092BE7"/>
    <w:rsid w:val="00092D91"/>
    <w:rsid w:val="0009302B"/>
    <w:rsid w:val="000930C6"/>
    <w:rsid w:val="000935E0"/>
    <w:rsid w:val="00093806"/>
    <w:rsid w:val="00093809"/>
    <w:rsid w:val="00094383"/>
    <w:rsid w:val="00094976"/>
    <w:rsid w:val="00094B73"/>
    <w:rsid w:val="00094C4E"/>
    <w:rsid w:val="00094C72"/>
    <w:rsid w:val="00094E5B"/>
    <w:rsid w:val="00094E6E"/>
    <w:rsid w:val="0009537D"/>
    <w:rsid w:val="0009557F"/>
    <w:rsid w:val="000955FF"/>
    <w:rsid w:val="000956D1"/>
    <w:rsid w:val="00095702"/>
    <w:rsid w:val="00095A79"/>
    <w:rsid w:val="00095C4A"/>
    <w:rsid w:val="00096563"/>
    <w:rsid w:val="000966B1"/>
    <w:rsid w:val="00096B5A"/>
    <w:rsid w:val="00096B69"/>
    <w:rsid w:val="00096C43"/>
    <w:rsid w:val="00096DE2"/>
    <w:rsid w:val="0009700E"/>
    <w:rsid w:val="00097362"/>
    <w:rsid w:val="00097446"/>
    <w:rsid w:val="0009756D"/>
    <w:rsid w:val="00097645"/>
    <w:rsid w:val="00097B0A"/>
    <w:rsid w:val="00097BC4"/>
    <w:rsid w:val="00097BEC"/>
    <w:rsid w:val="00097C42"/>
    <w:rsid w:val="00097E96"/>
    <w:rsid w:val="000A0165"/>
    <w:rsid w:val="000A03C7"/>
    <w:rsid w:val="000A04A4"/>
    <w:rsid w:val="000A09A0"/>
    <w:rsid w:val="000A09AF"/>
    <w:rsid w:val="000A0D0B"/>
    <w:rsid w:val="000A1297"/>
    <w:rsid w:val="000A12B8"/>
    <w:rsid w:val="000A234D"/>
    <w:rsid w:val="000A261E"/>
    <w:rsid w:val="000A28B7"/>
    <w:rsid w:val="000A2A10"/>
    <w:rsid w:val="000A2B83"/>
    <w:rsid w:val="000A30C1"/>
    <w:rsid w:val="000A3128"/>
    <w:rsid w:val="000A312A"/>
    <w:rsid w:val="000A33BF"/>
    <w:rsid w:val="000A353D"/>
    <w:rsid w:val="000A372D"/>
    <w:rsid w:val="000A3B31"/>
    <w:rsid w:val="000A3BAC"/>
    <w:rsid w:val="000A3BBC"/>
    <w:rsid w:val="000A3F02"/>
    <w:rsid w:val="000A40C1"/>
    <w:rsid w:val="000A4245"/>
    <w:rsid w:val="000A4568"/>
    <w:rsid w:val="000A4850"/>
    <w:rsid w:val="000A48D7"/>
    <w:rsid w:val="000A49B8"/>
    <w:rsid w:val="000A5224"/>
    <w:rsid w:val="000A5437"/>
    <w:rsid w:val="000A559B"/>
    <w:rsid w:val="000A5933"/>
    <w:rsid w:val="000A599B"/>
    <w:rsid w:val="000A5E64"/>
    <w:rsid w:val="000A6875"/>
    <w:rsid w:val="000A6A63"/>
    <w:rsid w:val="000A6BA1"/>
    <w:rsid w:val="000A6CC1"/>
    <w:rsid w:val="000A6DBA"/>
    <w:rsid w:val="000A6DD8"/>
    <w:rsid w:val="000A752D"/>
    <w:rsid w:val="000A76CD"/>
    <w:rsid w:val="000A7BA2"/>
    <w:rsid w:val="000A7F7D"/>
    <w:rsid w:val="000A7F9D"/>
    <w:rsid w:val="000B0193"/>
    <w:rsid w:val="000B09EF"/>
    <w:rsid w:val="000B0B45"/>
    <w:rsid w:val="000B0CAE"/>
    <w:rsid w:val="000B123C"/>
    <w:rsid w:val="000B136D"/>
    <w:rsid w:val="000B1423"/>
    <w:rsid w:val="000B1514"/>
    <w:rsid w:val="000B1603"/>
    <w:rsid w:val="000B1888"/>
    <w:rsid w:val="000B18B1"/>
    <w:rsid w:val="000B1AD0"/>
    <w:rsid w:val="000B1BDE"/>
    <w:rsid w:val="000B1CD9"/>
    <w:rsid w:val="000B1EC1"/>
    <w:rsid w:val="000B203E"/>
    <w:rsid w:val="000B27D4"/>
    <w:rsid w:val="000B2969"/>
    <w:rsid w:val="000B2970"/>
    <w:rsid w:val="000B29CB"/>
    <w:rsid w:val="000B2F41"/>
    <w:rsid w:val="000B2FAE"/>
    <w:rsid w:val="000B31A8"/>
    <w:rsid w:val="000B328B"/>
    <w:rsid w:val="000B3FA0"/>
    <w:rsid w:val="000B4AD4"/>
    <w:rsid w:val="000B4BD4"/>
    <w:rsid w:val="000B4D96"/>
    <w:rsid w:val="000B4ECE"/>
    <w:rsid w:val="000B54E0"/>
    <w:rsid w:val="000B5571"/>
    <w:rsid w:val="000B57F7"/>
    <w:rsid w:val="000B5DC2"/>
    <w:rsid w:val="000B5E7D"/>
    <w:rsid w:val="000B5EA5"/>
    <w:rsid w:val="000B6D45"/>
    <w:rsid w:val="000B6E74"/>
    <w:rsid w:val="000B7288"/>
    <w:rsid w:val="000B72E9"/>
    <w:rsid w:val="000B74D0"/>
    <w:rsid w:val="000B79DF"/>
    <w:rsid w:val="000B833A"/>
    <w:rsid w:val="000C04D0"/>
    <w:rsid w:val="000C0AFA"/>
    <w:rsid w:val="000C0AFF"/>
    <w:rsid w:val="000C0EE1"/>
    <w:rsid w:val="000C126E"/>
    <w:rsid w:val="000C12E3"/>
    <w:rsid w:val="000C1300"/>
    <w:rsid w:val="000C1317"/>
    <w:rsid w:val="000C1B0D"/>
    <w:rsid w:val="000C1CA9"/>
    <w:rsid w:val="000C2B5B"/>
    <w:rsid w:val="000C2C27"/>
    <w:rsid w:val="000C2D53"/>
    <w:rsid w:val="000C2D97"/>
    <w:rsid w:val="000C2E95"/>
    <w:rsid w:val="000C3593"/>
    <w:rsid w:val="000C372F"/>
    <w:rsid w:val="000C37D3"/>
    <w:rsid w:val="000C3828"/>
    <w:rsid w:val="000C38CF"/>
    <w:rsid w:val="000C38F4"/>
    <w:rsid w:val="000C390F"/>
    <w:rsid w:val="000C3A60"/>
    <w:rsid w:val="000C3B3B"/>
    <w:rsid w:val="000C3D5C"/>
    <w:rsid w:val="000C40F8"/>
    <w:rsid w:val="000C4A8D"/>
    <w:rsid w:val="000C4E0B"/>
    <w:rsid w:val="000C5110"/>
    <w:rsid w:val="000C513A"/>
    <w:rsid w:val="000C5407"/>
    <w:rsid w:val="000C5686"/>
    <w:rsid w:val="000C5DB0"/>
    <w:rsid w:val="000C5FAB"/>
    <w:rsid w:val="000C7279"/>
    <w:rsid w:val="000C79F7"/>
    <w:rsid w:val="000C7E08"/>
    <w:rsid w:val="000C7EA0"/>
    <w:rsid w:val="000D01A7"/>
    <w:rsid w:val="000D028B"/>
    <w:rsid w:val="000D02E4"/>
    <w:rsid w:val="000D0357"/>
    <w:rsid w:val="000D045D"/>
    <w:rsid w:val="000D0765"/>
    <w:rsid w:val="000D08CB"/>
    <w:rsid w:val="000D0AB3"/>
    <w:rsid w:val="000D0C33"/>
    <w:rsid w:val="000D17FF"/>
    <w:rsid w:val="000D18A7"/>
    <w:rsid w:val="000D25BF"/>
    <w:rsid w:val="000D292E"/>
    <w:rsid w:val="000D2A18"/>
    <w:rsid w:val="000D2B26"/>
    <w:rsid w:val="000D2CC2"/>
    <w:rsid w:val="000D2D76"/>
    <w:rsid w:val="000D2D80"/>
    <w:rsid w:val="000D2E9C"/>
    <w:rsid w:val="000D2FD8"/>
    <w:rsid w:val="000D3021"/>
    <w:rsid w:val="000D3285"/>
    <w:rsid w:val="000D32FC"/>
    <w:rsid w:val="000D3560"/>
    <w:rsid w:val="000D3F4A"/>
    <w:rsid w:val="000D40FE"/>
    <w:rsid w:val="000D4559"/>
    <w:rsid w:val="000D4642"/>
    <w:rsid w:val="000D49A0"/>
    <w:rsid w:val="000D49C5"/>
    <w:rsid w:val="000D4B50"/>
    <w:rsid w:val="000D4CD3"/>
    <w:rsid w:val="000D556C"/>
    <w:rsid w:val="000D5612"/>
    <w:rsid w:val="000D56A1"/>
    <w:rsid w:val="000D5B04"/>
    <w:rsid w:val="000D6221"/>
    <w:rsid w:val="000D62EC"/>
    <w:rsid w:val="000D6669"/>
    <w:rsid w:val="000D670B"/>
    <w:rsid w:val="000D67FD"/>
    <w:rsid w:val="000D6884"/>
    <w:rsid w:val="000D6A62"/>
    <w:rsid w:val="000D6B81"/>
    <w:rsid w:val="000D6D49"/>
    <w:rsid w:val="000D6D5E"/>
    <w:rsid w:val="000D6DD5"/>
    <w:rsid w:val="000D710E"/>
    <w:rsid w:val="000D726F"/>
    <w:rsid w:val="000D7300"/>
    <w:rsid w:val="000D76DE"/>
    <w:rsid w:val="000D7898"/>
    <w:rsid w:val="000D7959"/>
    <w:rsid w:val="000D7AC0"/>
    <w:rsid w:val="000D7F08"/>
    <w:rsid w:val="000E01A1"/>
    <w:rsid w:val="000E059E"/>
    <w:rsid w:val="000E0640"/>
    <w:rsid w:val="000E07E5"/>
    <w:rsid w:val="000E0B5E"/>
    <w:rsid w:val="000E0BB3"/>
    <w:rsid w:val="000E0BDD"/>
    <w:rsid w:val="000E0F2B"/>
    <w:rsid w:val="000E10B0"/>
    <w:rsid w:val="000E11A7"/>
    <w:rsid w:val="000E131E"/>
    <w:rsid w:val="000E1425"/>
    <w:rsid w:val="000E16D6"/>
    <w:rsid w:val="000E200E"/>
    <w:rsid w:val="000E23C8"/>
    <w:rsid w:val="000E2F07"/>
    <w:rsid w:val="000E4042"/>
    <w:rsid w:val="000E43E0"/>
    <w:rsid w:val="000E4E13"/>
    <w:rsid w:val="000E522B"/>
    <w:rsid w:val="000E5932"/>
    <w:rsid w:val="000E5A78"/>
    <w:rsid w:val="000E5F06"/>
    <w:rsid w:val="000E6076"/>
    <w:rsid w:val="000E616C"/>
    <w:rsid w:val="000E649E"/>
    <w:rsid w:val="000E6E83"/>
    <w:rsid w:val="000E726D"/>
    <w:rsid w:val="000E7713"/>
    <w:rsid w:val="000E77A2"/>
    <w:rsid w:val="000E7A78"/>
    <w:rsid w:val="000E7E7C"/>
    <w:rsid w:val="000F012B"/>
    <w:rsid w:val="000F040E"/>
    <w:rsid w:val="000F0662"/>
    <w:rsid w:val="000F0695"/>
    <w:rsid w:val="000F1379"/>
    <w:rsid w:val="000F1932"/>
    <w:rsid w:val="000F19E1"/>
    <w:rsid w:val="000F1F83"/>
    <w:rsid w:val="000F2599"/>
    <w:rsid w:val="000F287F"/>
    <w:rsid w:val="000F2A82"/>
    <w:rsid w:val="000F2AB3"/>
    <w:rsid w:val="000F2EFD"/>
    <w:rsid w:val="000F38C7"/>
    <w:rsid w:val="000F3D3B"/>
    <w:rsid w:val="000F3DD9"/>
    <w:rsid w:val="000F40EC"/>
    <w:rsid w:val="000F41E7"/>
    <w:rsid w:val="000F45E5"/>
    <w:rsid w:val="000F4600"/>
    <w:rsid w:val="000F4625"/>
    <w:rsid w:val="000F477B"/>
    <w:rsid w:val="000F4905"/>
    <w:rsid w:val="000F4C35"/>
    <w:rsid w:val="000F4CAF"/>
    <w:rsid w:val="000F4F0D"/>
    <w:rsid w:val="000F50FB"/>
    <w:rsid w:val="000F5518"/>
    <w:rsid w:val="000F5EBB"/>
    <w:rsid w:val="000F5F2F"/>
    <w:rsid w:val="000F6A06"/>
    <w:rsid w:val="000F6E1B"/>
    <w:rsid w:val="000F6F4F"/>
    <w:rsid w:val="000F712E"/>
    <w:rsid w:val="000F7138"/>
    <w:rsid w:val="000F7843"/>
    <w:rsid w:val="000F795E"/>
    <w:rsid w:val="000F7D95"/>
    <w:rsid w:val="000F7E35"/>
    <w:rsid w:val="00100761"/>
    <w:rsid w:val="00100CBF"/>
    <w:rsid w:val="00100D85"/>
    <w:rsid w:val="00101179"/>
    <w:rsid w:val="001018EB"/>
    <w:rsid w:val="0010209A"/>
    <w:rsid w:val="0010236F"/>
    <w:rsid w:val="0010248E"/>
    <w:rsid w:val="00103363"/>
    <w:rsid w:val="00103462"/>
    <w:rsid w:val="0010351F"/>
    <w:rsid w:val="0010367C"/>
    <w:rsid w:val="00103799"/>
    <w:rsid w:val="0010383A"/>
    <w:rsid w:val="00103BFC"/>
    <w:rsid w:val="00104194"/>
    <w:rsid w:val="001042BD"/>
    <w:rsid w:val="00104330"/>
    <w:rsid w:val="00104476"/>
    <w:rsid w:val="00104487"/>
    <w:rsid w:val="001044A4"/>
    <w:rsid w:val="00104646"/>
    <w:rsid w:val="001047FC"/>
    <w:rsid w:val="00104954"/>
    <w:rsid w:val="00104E38"/>
    <w:rsid w:val="0010546B"/>
    <w:rsid w:val="00105529"/>
    <w:rsid w:val="00105DF5"/>
    <w:rsid w:val="00105E47"/>
    <w:rsid w:val="00106605"/>
    <w:rsid w:val="001067B4"/>
    <w:rsid w:val="00106AD2"/>
    <w:rsid w:val="00107574"/>
    <w:rsid w:val="001075F0"/>
    <w:rsid w:val="00107715"/>
    <w:rsid w:val="0010771F"/>
    <w:rsid w:val="00107BCA"/>
    <w:rsid w:val="00107BEA"/>
    <w:rsid w:val="00107CED"/>
    <w:rsid w:val="00107D19"/>
    <w:rsid w:val="00107E5F"/>
    <w:rsid w:val="00107F3A"/>
    <w:rsid w:val="001103AD"/>
    <w:rsid w:val="001106ED"/>
    <w:rsid w:val="0011090F"/>
    <w:rsid w:val="0011123C"/>
    <w:rsid w:val="00111410"/>
    <w:rsid w:val="001116A2"/>
    <w:rsid w:val="001116A3"/>
    <w:rsid w:val="001116AB"/>
    <w:rsid w:val="00111E77"/>
    <w:rsid w:val="001121BE"/>
    <w:rsid w:val="00112946"/>
    <w:rsid w:val="00112970"/>
    <w:rsid w:val="001129A9"/>
    <w:rsid w:val="00112D03"/>
    <w:rsid w:val="0011312F"/>
    <w:rsid w:val="0011372C"/>
    <w:rsid w:val="001138EE"/>
    <w:rsid w:val="00113B1E"/>
    <w:rsid w:val="00113E2C"/>
    <w:rsid w:val="00113F0C"/>
    <w:rsid w:val="001141BC"/>
    <w:rsid w:val="00114213"/>
    <w:rsid w:val="0011484F"/>
    <w:rsid w:val="001148BD"/>
    <w:rsid w:val="00114BDF"/>
    <w:rsid w:val="00114D63"/>
    <w:rsid w:val="00114F31"/>
    <w:rsid w:val="00114F62"/>
    <w:rsid w:val="00115103"/>
    <w:rsid w:val="001156F4"/>
    <w:rsid w:val="001157DB"/>
    <w:rsid w:val="001157F1"/>
    <w:rsid w:val="0011580D"/>
    <w:rsid w:val="0011581C"/>
    <w:rsid w:val="00115863"/>
    <w:rsid w:val="0011599D"/>
    <w:rsid w:val="00115AE9"/>
    <w:rsid w:val="00115CD7"/>
    <w:rsid w:val="00115CD9"/>
    <w:rsid w:val="00116018"/>
    <w:rsid w:val="001164BD"/>
    <w:rsid w:val="001166AC"/>
    <w:rsid w:val="00116AFF"/>
    <w:rsid w:val="00117848"/>
    <w:rsid w:val="00117AD5"/>
    <w:rsid w:val="00117D0B"/>
    <w:rsid w:val="00117FA8"/>
    <w:rsid w:val="0012007E"/>
    <w:rsid w:val="001203E0"/>
    <w:rsid w:val="001205A8"/>
    <w:rsid w:val="00120667"/>
    <w:rsid w:val="00120724"/>
    <w:rsid w:val="00121005"/>
    <w:rsid w:val="001211E7"/>
    <w:rsid w:val="00121463"/>
    <w:rsid w:val="00121605"/>
    <w:rsid w:val="0012183B"/>
    <w:rsid w:val="00121843"/>
    <w:rsid w:val="00121C7E"/>
    <w:rsid w:val="00121EB4"/>
    <w:rsid w:val="00121EBF"/>
    <w:rsid w:val="00122145"/>
    <w:rsid w:val="00122363"/>
    <w:rsid w:val="00122BAE"/>
    <w:rsid w:val="00122E00"/>
    <w:rsid w:val="00122E6E"/>
    <w:rsid w:val="00123217"/>
    <w:rsid w:val="00123335"/>
    <w:rsid w:val="001234C4"/>
    <w:rsid w:val="0012478D"/>
    <w:rsid w:val="00124879"/>
    <w:rsid w:val="00124A96"/>
    <w:rsid w:val="00124BD4"/>
    <w:rsid w:val="00124F2C"/>
    <w:rsid w:val="0012548E"/>
    <w:rsid w:val="00125C03"/>
    <w:rsid w:val="00125C33"/>
    <w:rsid w:val="00125C83"/>
    <w:rsid w:val="00126204"/>
    <w:rsid w:val="0012641E"/>
    <w:rsid w:val="00126481"/>
    <w:rsid w:val="00126A1D"/>
    <w:rsid w:val="00126F51"/>
    <w:rsid w:val="00126F86"/>
    <w:rsid w:val="001270B3"/>
    <w:rsid w:val="0012728C"/>
    <w:rsid w:val="00127311"/>
    <w:rsid w:val="00127500"/>
    <w:rsid w:val="00127690"/>
    <w:rsid w:val="00127829"/>
    <w:rsid w:val="00127876"/>
    <w:rsid w:val="00127888"/>
    <w:rsid w:val="00127A54"/>
    <w:rsid w:val="00127C21"/>
    <w:rsid w:val="00127CD1"/>
    <w:rsid w:val="00127E0A"/>
    <w:rsid w:val="00127F71"/>
    <w:rsid w:val="00130046"/>
    <w:rsid w:val="001300C3"/>
    <w:rsid w:val="0013049B"/>
    <w:rsid w:val="001309A8"/>
    <w:rsid w:val="00130A8A"/>
    <w:rsid w:val="00130BD9"/>
    <w:rsid w:val="00130CCA"/>
    <w:rsid w:val="00130D95"/>
    <w:rsid w:val="00130FCA"/>
    <w:rsid w:val="0013140D"/>
    <w:rsid w:val="001319D6"/>
    <w:rsid w:val="00131B37"/>
    <w:rsid w:val="00131B3B"/>
    <w:rsid w:val="00132189"/>
    <w:rsid w:val="001323EB"/>
    <w:rsid w:val="001327A0"/>
    <w:rsid w:val="00133321"/>
    <w:rsid w:val="001334A3"/>
    <w:rsid w:val="001335D1"/>
    <w:rsid w:val="001336FD"/>
    <w:rsid w:val="001338D4"/>
    <w:rsid w:val="00133D5C"/>
    <w:rsid w:val="001342A8"/>
    <w:rsid w:val="001347EE"/>
    <w:rsid w:val="00134842"/>
    <w:rsid w:val="001349F7"/>
    <w:rsid w:val="00134A6E"/>
    <w:rsid w:val="00134CF3"/>
    <w:rsid w:val="00135726"/>
    <w:rsid w:val="001357F3"/>
    <w:rsid w:val="0013595B"/>
    <w:rsid w:val="00135983"/>
    <w:rsid w:val="0013633F"/>
    <w:rsid w:val="001363F3"/>
    <w:rsid w:val="001366F8"/>
    <w:rsid w:val="0013696B"/>
    <w:rsid w:val="00136ADF"/>
    <w:rsid w:val="00136FBD"/>
    <w:rsid w:val="00137136"/>
    <w:rsid w:val="00137186"/>
    <w:rsid w:val="00137454"/>
    <w:rsid w:val="0013772A"/>
    <w:rsid w:val="00137B82"/>
    <w:rsid w:val="00137CAC"/>
    <w:rsid w:val="00137DED"/>
    <w:rsid w:val="00140053"/>
    <w:rsid w:val="00140187"/>
    <w:rsid w:val="001405CA"/>
    <w:rsid w:val="00140821"/>
    <w:rsid w:val="00140A08"/>
    <w:rsid w:val="00140B56"/>
    <w:rsid w:val="00140E30"/>
    <w:rsid w:val="0014140B"/>
    <w:rsid w:val="001414F9"/>
    <w:rsid w:val="0014159A"/>
    <w:rsid w:val="001416CE"/>
    <w:rsid w:val="00141874"/>
    <w:rsid w:val="00141C65"/>
    <w:rsid w:val="00141EC9"/>
    <w:rsid w:val="00141ECC"/>
    <w:rsid w:val="00142016"/>
    <w:rsid w:val="0014204C"/>
    <w:rsid w:val="00142836"/>
    <w:rsid w:val="00142843"/>
    <w:rsid w:val="00142FBF"/>
    <w:rsid w:val="0014301A"/>
    <w:rsid w:val="0014307C"/>
    <w:rsid w:val="001438D3"/>
    <w:rsid w:val="00144319"/>
    <w:rsid w:val="0014439C"/>
    <w:rsid w:val="00144403"/>
    <w:rsid w:val="00144406"/>
    <w:rsid w:val="00144464"/>
    <w:rsid w:val="00144592"/>
    <w:rsid w:val="00144E95"/>
    <w:rsid w:val="001450AD"/>
    <w:rsid w:val="00145609"/>
    <w:rsid w:val="00145F22"/>
    <w:rsid w:val="00145F7F"/>
    <w:rsid w:val="00146032"/>
    <w:rsid w:val="0014620A"/>
    <w:rsid w:val="0014649C"/>
    <w:rsid w:val="001468EF"/>
    <w:rsid w:val="00146A76"/>
    <w:rsid w:val="00146B96"/>
    <w:rsid w:val="00146D12"/>
    <w:rsid w:val="00146F9E"/>
    <w:rsid w:val="001470FB"/>
    <w:rsid w:val="0014714A"/>
    <w:rsid w:val="00147A56"/>
    <w:rsid w:val="00147F4A"/>
    <w:rsid w:val="001508BC"/>
    <w:rsid w:val="00150939"/>
    <w:rsid w:val="00150A30"/>
    <w:rsid w:val="00150A90"/>
    <w:rsid w:val="00150AA6"/>
    <w:rsid w:val="0015106E"/>
    <w:rsid w:val="001513EB"/>
    <w:rsid w:val="00151624"/>
    <w:rsid w:val="00151FCF"/>
    <w:rsid w:val="0015222C"/>
    <w:rsid w:val="001527BF"/>
    <w:rsid w:val="00152A74"/>
    <w:rsid w:val="00152AC5"/>
    <w:rsid w:val="00152EB2"/>
    <w:rsid w:val="00153350"/>
    <w:rsid w:val="0015339E"/>
    <w:rsid w:val="001533F2"/>
    <w:rsid w:val="00153712"/>
    <w:rsid w:val="001539DE"/>
    <w:rsid w:val="00154086"/>
    <w:rsid w:val="00154364"/>
    <w:rsid w:val="00154962"/>
    <w:rsid w:val="00154AE3"/>
    <w:rsid w:val="00154B6C"/>
    <w:rsid w:val="00154D3B"/>
    <w:rsid w:val="00154EF4"/>
    <w:rsid w:val="0015515A"/>
    <w:rsid w:val="001554FD"/>
    <w:rsid w:val="00155645"/>
    <w:rsid w:val="0015583E"/>
    <w:rsid w:val="00155978"/>
    <w:rsid w:val="00155B85"/>
    <w:rsid w:val="00155BFB"/>
    <w:rsid w:val="00155E14"/>
    <w:rsid w:val="00155E44"/>
    <w:rsid w:val="0015616C"/>
    <w:rsid w:val="00156307"/>
    <w:rsid w:val="00156473"/>
    <w:rsid w:val="00156516"/>
    <w:rsid w:val="001566C0"/>
    <w:rsid w:val="00156A2E"/>
    <w:rsid w:val="00156C3B"/>
    <w:rsid w:val="00156E36"/>
    <w:rsid w:val="00156EB4"/>
    <w:rsid w:val="001575B6"/>
    <w:rsid w:val="00157811"/>
    <w:rsid w:val="001579C6"/>
    <w:rsid w:val="00157DD3"/>
    <w:rsid w:val="00160181"/>
    <w:rsid w:val="001602F4"/>
    <w:rsid w:val="0016035F"/>
    <w:rsid w:val="0016049A"/>
    <w:rsid w:val="0016071D"/>
    <w:rsid w:val="00160A1C"/>
    <w:rsid w:val="00161121"/>
    <w:rsid w:val="00161501"/>
    <w:rsid w:val="00161716"/>
    <w:rsid w:val="001618F4"/>
    <w:rsid w:val="0016264B"/>
    <w:rsid w:val="00163455"/>
    <w:rsid w:val="001635CB"/>
    <w:rsid w:val="0016362F"/>
    <w:rsid w:val="0016363C"/>
    <w:rsid w:val="001637A7"/>
    <w:rsid w:val="00163811"/>
    <w:rsid w:val="00163824"/>
    <w:rsid w:val="00163ACB"/>
    <w:rsid w:val="00164198"/>
    <w:rsid w:val="001642DC"/>
    <w:rsid w:val="0016437B"/>
    <w:rsid w:val="001643C4"/>
    <w:rsid w:val="00164C0D"/>
    <w:rsid w:val="00164D69"/>
    <w:rsid w:val="00165341"/>
    <w:rsid w:val="001659BB"/>
    <w:rsid w:val="00165CB7"/>
    <w:rsid w:val="00165D7D"/>
    <w:rsid w:val="00165F64"/>
    <w:rsid w:val="00165FD0"/>
    <w:rsid w:val="0016620D"/>
    <w:rsid w:val="0016624C"/>
    <w:rsid w:val="001664A9"/>
    <w:rsid w:val="00166DDB"/>
    <w:rsid w:val="00167433"/>
    <w:rsid w:val="001675BF"/>
    <w:rsid w:val="001678C3"/>
    <w:rsid w:val="00167B3C"/>
    <w:rsid w:val="00167BD1"/>
    <w:rsid w:val="00167D3D"/>
    <w:rsid w:val="00167DB5"/>
    <w:rsid w:val="001703E3"/>
    <w:rsid w:val="001704E8"/>
    <w:rsid w:val="00170695"/>
    <w:rsid w:val="0017076E"/>
    <w:rsid w:val="00170B19"/>
    <w:rsid w:val="0017144F"/>
    <w:rsid w:val="0017145F"/>
    <w:rsid w:val="0017185B"/>
    <w:rsid w:val="00172A58"/>
    <w:rsid w:val="00172AD7"/>
    <w:rsid w:val="00172BF0"/>
    <w:rsid w:val="00172CAA"/>
    <w:rsid w:val="00172F4D"/>
    <w:rsid w:val="001734BF"/>
    <w:rsid w:val="00173871"/>
    <w:rsid w:val="00173C85"/>
    <w:rsid w:val="00173FB8"/>
    <w:rsid w:val="00173FC4"/>
    <w:rsid w:val="0017410E"/>
    <w:rsid w:val="00174371"/>
    <w:rsid w:val="00174A4C"/>
    <w:rsid w:val="00174C78"/>
    <w:rsid w:val="00174E3D"/>
    <w:rsid w:val="00174F42"/>
    <w:rsid w:val="00174FE0"/>
    <w:rsid w:val="001750C5"/>
    <w:rsid w:val="0017541A"/>
    <w:rsid w:val="001756AD"/>
    <w:rsid w:val="00175AE7"/>
    <w:rsid w:val="00175BF6"/>
    <w:rsid w:val="00175E33"/>
    <w:rsid w:val="00175F0B"/>
    <w:rsid w:val="0017627C"/>
    <w:rsid w:val="001764F8"/>
    <w:rsid w:val="001765FF"/>
    <w:rsid w:val="00176635"/>
    <w:rsid w:val="00176A00"/>
    <w:rsid w:val="00176CC9"/>
    <w:rsid w:val="00176D19"/>
    <w:rsid w:val="00176DBC"/>
    <w:rsid w:val="00177238"/>
    <w:rsid w:val="001772E5"/>
    <w:rsid w:val="00177CFD"/>
    <w:rsid w:val="00177F93"/>
    <w:rsid w:val="00180204"/>
    <w:rsid w:val="001808F8"/>
    <w:rsid w:val="00180C32"/>
    <w:rsid w:val="00180E4D"/>
    <w:rsid w:val="00181477"/>
    <w:rsid w:val="00181D19"/>
    <w:rsid w:val="00181F4F"/>
    <w:rsid w:val="001821B1"/>
    <w:rsid w:val="00182470"/>
    <w:rsid w:val="001827B5"/>
    <w:rsid w:val="00182893"/>
    <w:rsid w:val="001828C6"/>
    <w:rsid w:val="001833DE"/>
    <w:rsid w:val="00183805"/>
    <w:rsid w:val="001838AB"/>
    <w:rsid w:val="00183903"/>
    <w:rsid w:val="00183972"/>
    <w:rsid w:val="00183B80"/>
    <w:rsid w:val="00183DEF"/>
    <w:rsid w:val="00184018"/>
    <w:rsid w:val="00184415"/>
    <w:rsid w:val="001844E1"/>
    <w:rsid w:val="001845CA"/>
    <w:rsid w:val="00184647"/>
    <w:rsid w:val="001848BB"/>
    <w:rsid w:val="00184A53"/>
    <w:rsid w:val="00184CE2"/>
    <w:rsid w:val="00184D1E"/>
    <w:rsid w:val="00184D70"/>
    <w:rsid w:val="00184ED1"/>
    <w:rsid w:val="00184FFE"/>
    <w:rsid w:val="0018522F"/>
    <w:rsid w:val="001852A3"/>
    <w:rsid w:val="00185498"/>
    <w:rsid w:val="0018580C"/>
    <w:rsid w:val="0018626B"/>
    <w:rsid w:val="0018645D"/>
    <w:rsid w:val="00186D38"/>
    <w:rsid w:val="00186D94"/>
    <w:rsid w:val="00186E65"/>
    <w:rsid w:val="001871DB"/>
    <w:rsid w:val="00187395"/>
    <w:rsid w:val="00187565"/>
    <w:rsid w:val="00187F17"/>
    <w:rsid w:val="0019000B"/>
    <w:rsid w:val="001903E9"/>
    <w:rsid w:val="001905D1"/>
    <w:rsid w:val="00190C63"/>
    <w:rsid w:val="00190E11"/>
    <w:rsid w:val="00190E3A"/>
    <w:rsid w:val="00190FAA"/>
    <w:rsid w:val="00190FBF"/>
    <w:rsid w:val="0019128D"/>
    <w:rsid w:val="0019145B"/>
    <w:rsid w:val="001914DF"/>
    <w:rsid w:val="00191C27"/>
    <w:rsid w:val="00191CF3"/>
    <w:rsid w:val="00191FB5"/>
    <w:rsid w:val="00191FF2"/>
    <w:rsid w:val="001922D0"/>
    <w:rsid w:val="00192352"/>
    <w:rsid w:val="001926D9"/>
    <w:rsid w:val="00192A20"/>
    <w:rsid w:val="00192E09"/>
    <w:rsid w:val="00192ECA"/>
    <w:rsid w:val="00192EE0"/>
    <w:rsid w:val="001930D0"/>
    <w:rsid w:val="001931D5"/>
    <w:rsid w:val="001932CC"/>
    <w:rsid w:val="00193663"/>
    <w:rsid w:val="00193672"/>
    <w:rsid w:val="00193A15"/>
    <w:rsid w:val="00193DAC"/>
    <w:rsid w:val="00193E69"/>
    <w:rsid w:val="00194779"/>
    <w:rsid w:val="00194881"/>
    <w:rsid w:val="00194B56"/>
    <w:rsid w:val="00194D87"/>
    <w:rsid w:val="0019532E"/>
    <w:rsid w:val="0019576B"/>
    <w:rsid w:val="00195846"/>
    <w:rsid w:val="00195908"/>
    <w:rsid w:val="00195BB6"/>
    <w:rsid w:val="00195D8A"/>
    <w:rsid w:val="00196162"/>
    <w:rsid w:val="0019687B"/>
    <w:rsid w:val="00196E00"/>
    <w:rsid w:val="00196F67"/>
    <w:rsid w:val="00197072"/>
    <w:rsid w:val="001974AA"/>
    <w:rsid w:val="001A00F6"/>
    <w:rsid w:val="001A010E"/>
    <w:rsid w:val="001A09F9"/>
    <w:rsid w:val="001A0C56"/>
    <w:rsid w:val="001A1163"/>
    <w:rsid w:val="001A15D3"/>
    <w:rsid w:val="001A181C"/>
    <w:rsid w:val="001A1839"/>
    <w:rsid w:val="001A18D8"/>
    <w:rsid w:val="001A190C"/>
    <w:rsid w:val="001A1927"/>
    <w:rsid w:val="001A1938"/>
    <w:rsid w:val="001A1BB0"/>
    <w:rsid w:val="001A1FCB"/>
    <w:rsid w:val="001A20E2"/>
    <w:rsid w:val="001A23AB"/>
    <w:rsid w:val="001A2556"/>
    <w:rsid w:val="001A255C"/>
    <w:rsid w:val="001A27FE"/>
    <w:rsid w:val="001A2C00"/>
    <w:rsid w:val="001A2CF1"/>
    <w:rsid w:val="001A2E05"/>
    <w:rsid w:val="001A2EE8"/>
    <w:rsid w:val="001A3216"/>
    <w:rsid w:val="001A3226"/>
    <w:rsid w:val="001A32FB"/>
    <w:rsid w:val="001A331B"/>
    <w:rsid w:val="001A33BB"/>
    <w:rsid w:val="001A3730"/>
    <w:rsid w:val="001A3A9D"/>
    <w:rsid w:val="001A3B62"/>
    <w:rsid w:val="001A401D"/>
    <w:rsid w:val="001A42D7"/>
    <w:rsid w:val="001A45C8"/>
    <w:rsid w:val="001A4E14"/>
    <w:rsid w:val="001A4E3F"/>
    <w:rsid w:val="001A4F61"/>
    <w:rsid w:val="001A5146"/>
    <w:rsid w:val="001A5277"/>
    <w:rsid w:val="001A5750"/>
    <w:rsid w:val="001A5A29"/>
    <w:rsid w:val="001A5F05"/>
    <w:rsid w:val="001A6112"/>
    <w:rsid w:val="001A6490"/>
    <w:rsid w:val="001A67DB"/>
    <w:rsid w:val="001A67E9"/>
    <w:rsid w:val="001A68DD"/>
    <w:rsid w:val="001A6E87"/>
    <w:rsid w:val="001A70DE"/>
    <w:rsid w:val="001A7170"/>
    <w:rsid w:val="001A7175"/>
    <w:rsid w:val="001A7263"/>
    <w:rsid w:val="001A78EF"/>
    <w:rsid w:val="001A7C29"/>
    <w:rsid w:val="001A7CFA"/>
    <w:rsid w:val="001B030A"/>
    <w:rsid w:val="001B0450"/>
    <w:rsid w:val="001B052D"/>
    <w:rsid w:val="001B0BC4"/>
    <w:rsid w:val="001B0E4A"/>
    <w:rsid w:val="001B1492"/>
    <w:rsid w:val="001B1BD2"/>
    <w:rsid w:val="001B1D10"/>
    <w:rsid w:val="001B2116"/>
    <w:rsid w:val="001B227F"/>
    <w:rsid w:val="001B2294"/>
    <w:rsid w:val="001B22D3"/>
    <w:rsid w:val="001B262A"/>
    <w:rsid w:val="001B2F10"/>
    <w:rsid w:val="001B2F91"/>
    <w:rsid w:val="001B2F9D"/>
    <w:rsid w:val="001B31E9"/>
    <w:rsid w:val="001B3710"/>
    <w:rsid w:val="001B3F3C"/>
    <w:rsid w:val="001B3F9C"/>
    <w:rsid w:val="001B427B"/>
    <w:rsid w:val="001B43F0"/>
    <w:rsid w:val="001B457D"/>
    <w:rsid w:val="001B467E"/>
    <w:rsid w:val="001B4CDC"/>
    <w:rsid w:val="001B4DE2"/>
    <w:rsid w:val="001B50AB"/>
    <w:rsid w:val="001B5261"/>
    <w:rsid w:val="001B5573"/>
    <w:rsid w:val="001B55F5"/>
    <w:rsid w:val="001B59DB"/>
    <w:rsid w:val="001B5E12"/>
    <w:rsid w:val="001B5FF0"/>
    <w:rsid w:val="001B6033"/>
    <w:rsid w:val="001B631C"/>
    <w:rsid w:val="001B6B09"/>
    <w:rsid w:val="001B6DFA"/>
    <w:rsid w:val="001B748B"/>
    <w:rsid w:val="001B78F1"/>
    <w:rsid w:val="001B7BF0"/>
    <w:rsid w:val="001B7FD0"/>
    <w:rsid w:val="001C0550"/>
    <w:rsid w:val="001C07EF"/>
    <w:rsid w:val="001C0933"/>
    <w:rsid w:val="001C0FFC"/>
    <w:rsid w:val="001C11C1"/>
    <w:rsid w:val="001C136F"/>
    <w:rsid w:val="001C14E7"/>
    <w:rsid w:val="001C1A4F"/>
    <w:rsid w:val="001C1B13"/>
    <w:rsid w:val="001C1ED9"/>
    <w:rsid w:val="001C2001"/>
    <w:rsid w:val="001C210B"/>
    <w:rsid w:val="001C2997"/>
    <w:rsid w:val="001C2B05"/>
    <w:rsid w:val="001C32ED"/>
    <w:rsid w:val="001C378B"/>
    <w:rsid w:val="001C39F0"/>
    <w:rsid w:val="001C3A17"/>
    <w:rsid w:val="001C3AD6"/>
    <w:rsid w:val="001C3C4C"/>
    <w:rsid w:val="001C498A"/>
    <w:rsid w:val="001C49F4"/>
    <w:rsid w:val="001C4C1F"/>
    <w:rsid w:val="001C4D00"/>
    <w:rsid w:val="001C4DDF"/>
    <w:rsid w:val="001C4FD7"/>
    <w:rsid w:val="001C4FE4"/>
    <w:rsid w:val="001C5226"/>
    <w:rsid w:val="001C5388"/>
    <w:rsid w:val="001C56A5"/>
    <w:rsid w:val="001C5DAA"/>
    <w:rsid w:val="001C5ECD"/>
    <w:rsid w:val="001C5F4A"/>
    <w:rsid w:val="001C60B6"/>
    <w:rsid w:val="001C61A2"/>
    <w:rsid w:val="001C62EE"/>
    <w:rsid w:val="001C6443"/>
    <w:rsid w:val="001C67DD"/>
    <w:rsid w:val="001C6860"/>
    <w:rsid w:val="001C6ACB"/>
    <w:rsid w:val="001C6CA2"/>
    <w:rsid w:val="001C6EA9"/>
    <w:rsid w:val="001C6EE5"/>
    <w:rsid w:val="001C743F"/>
    <w:rsid w:val="001C7AAF"/>
    <w:rsid w:val="001C7B80"/>
    <w:rsid w:val="001C7CB6"/>
    <w:rsid w:val="001D014E"/>
    <w:rsid w:val="001D063B"/>
    <w:rsid w:val="001D07BD"/>
    <w:rsid w:val="001D0C44"/>
    <w:rsid w:val="001D0CA7"/>
    <w:rsid w:val="001D0D34"/>
    <w:rsid w:val="001D0DD9"/>
    <w:rsid w:val="001D14FE"/>
    <w:rsid w:val="001D1939"/>
    <w:rsid w:val="001D1BFF"/>
    <w:rsid w:val="001D1C17"/>
    <w:rsid w:val="001D1F97"/>
    <w:rsid w:val="001D24E4"/>
    <w:rsid w:val="001D251B"/>
    <w:rsid w:val="001D2645"/>
    <w:rsid w:val="001D2EBB"/>
    <w:rsid w:val="001D2FAB"/>
    <w:rsid w:val="001D3920"/>
    <w:rsid w:val="001D3AA9"/>
    <w:rsid w:val="001D44C9"/>
    <w:rsid w:val="001D4AF3"/>
    <w:rsid w:val="001D4E6F"/>
    <w:rsid w:val="001D4E8C"/>
    <w:rsid w:val="001D4F77"/>
    <w:rsid w:val="001D5BEC"/>
    <w:rsid w:val="001D5E63"/>
    <w:rsid w:val="001D5FC5"/>
    <w:rsid w:val="001D605F"/>
    <w:rsid w:val="001D62AB"/>
    <w:rsid w:val="001D647E"/>
    <w:rsid w:val="001D6C23"/>
    <w:rsid w:val="001D6D51"/>
    <w:rsid w:val="001D6FBD"/>
    <w:rsid w:val="001D731B"/>
    <w:rsid w:val="001D7A86"/>
    <w:rsid w:val="001D7AE7"/>
    <w:rsid w:val="001D7BA3"/>
    <w:rsid w:val="001D7D68"/>
    <w:rsid w:val="001D7D6A"/>
    <w:rsid w:val="001E01FD"/>
    <w:rsid w:val="001E0224"/>
    <w:rsid w:val="001E055C"/>
    <w:rsid w:val="001E083A"/>
    <w:rsid w:val="001E0A26"/>
    <w:rsid w:val="001E0AEE"/>
    <w:rsid w:val="001E125C"/>
    <w:rsid w:val="001E1315"/>
    <w:rsid w:val="001E1367"/>
    <w:rsid w:val="001E1B1F"/>
    <w:rsid w:val="001E1E40"/>
    <w:rsid w:val="001E1E55"/>
    <w:rsid w:val="001E1FA6"/>
    <w:rsid w:val="001E269D"/>
    <w:rsid w:val="001E2AC3"/>
    <w:rsid w:val="001E2AEA"/>
    <w:rsid w:val="001E2C88"/>
    <w:rsid w:val="001E2F92"/>
    <w:rsid w:val="001E2FE0"/>
    <w:rsid w:val="001E3E15"/>
    <w:rsid w:val="001E3FE0"/>
    <w:rsid w:val="001E4032"/>
    <w:rsid w:val="001E40BE"/>
    <w:rsid w:val="001E425A"/>
    <w:rsid w:val="001E4276"/>
    <w:rsid w:val="001E49FD"/>
    <w:rsid w:val="001E4A8D"/>
    <w:rsid w:val="001E4C65"/>
    <w:rsid w:val="001E4DD4"/>
    <w:rsid w:val="001E51A7"/>
    <w:rsid w:val="001E53B0"/>
    <w:rsid w:val="001E543C"/>
    <w:rsid w:val="001E5BE0"/>
    <w:rsid w:val="001E5DB7"/>
    <w:rsid w:val="001E6081"/>
    <w:rsid w:val="001E621D"/>
    <w:rsid w:val="001E64CD"/>
    <w:rsid w:val="001E64FD"/>
    <w:rsid w:val="001E6A5D"/>
    <w:rsid w:val="001E6CFB"/>
    <w:rsid w:val="001E73AE"/>
    <w:rsid w:val="001E742D"/>
    <w:rsid w:val="001E783A"/>
    <w:rsid w:val="001E7A14"/>
    <w:rsid w:val="001E7EE3"/>
    <w:rsid w:val="001E7F44"/>
    <w:rsid w:val="001F016A"/>
    <w:rsid w:val="001F0615"/>
    <w:rsid w:val="001F06FE"/>
    <w:rsid w:val="001F0936"/>
    <w:rsid w:val="001F1095"/>
    <w:rsid w:val="001F13B7"/>
    <w:rsid w:val="001F1433"/>
    <w:rsid w:val="001F1459"/>
    <w:rsid w:val="001F2036"/>
    <w:rsid w:val="001F221D"/>
    <w:rsid w:val="001F2419"/>
    <w:rsid w:val="001F2ABC"/>
    <w:rsid w:val="001F2D26"/>
    <w:rsid w:val="001F2F71"/>
    <w:rsid w:val="001F2FFC"/>
    <w:rsid w:val="001F36C7"/>
    <w:rsid w:val="001F3A71"/>
    <w:rsid w:val="001F3D82"/>
    <w:rsid w:val="001F4021"/>
    <w:rsid w:val="001F4271"/>
    <w:rsid w:val="001F4427"/>
    <w:rsid w:val="001F4527"/>
    <w:rsid w:val="001F48A7"/>
    <w:rsid w:val="001F4962"/>
    <w:rsid w:val="001F4E9D"/>
    <w:rsid w:val="001F4F52"/>
    <w:rsid w:val="001F518D"/>
    <w:rsid w:val="001F5567"/>
    <w:rsid w:val="001F5636"/>
    <w:rsid w:val="001F569D"/>
    <w:rsid w:val="001F592E"/>
    <w:rsid w:val="001F59EB"/>
    <w:rsid w:val="001F5AE0"/>
    <w:rsid w:val="001F5DC2"/>
    <w:rsid w:val="001F641D"/>
    <w:rsid w:val="001F66A9"/>
    <w:rsid w:val="001F67FD"/>
    <w:rsid w:val="001F6AF7"/>
    <w:rsid w:val="001F7374"/>
    <w:rsid w:val="001F73BC"/>
    <w:rsid w:val="001F73F2"/>
    <w:rsid w:val="001F7496"/>
    <w:rsid w:val="001F774C"/>
    <w:rsid w:val="001F7818"/>
    <w:rsid w:val="001F7AB5"/>
    <w:rsid w:val="001F7B0A"/>
    <w:rsid w:val="001F7B54"/>
    <w:rsid w:val="001F7C91"/>
    <w:rsid w:val="001F7EAF"/>
    <w:rsid w:val="00200ACD"/>
    <w:rsid w:val="00200C48"/>
    <w:rsid w:val="00201009"/>
    <w:rsid w:val="002010F2"/>
    <w:rsid w:val="002016B5"/>
    <w:rsid w:val="002016C7"/>
    <w:rsid w:val="002019F1"/>
    <w:rsid w:val="00201CD6"/>
    <w:rsid w:val="00201D99"/>
    <w:rsid w:val="00202268"/>
    <w:rsid w:val="002024A2"/>
    <w:rsid w:val="00202705"/>
    <w:rsid w:val="0020293C"/>
    <w:rsid w:val="00203253"/>
    <w:rsid w:val="0020329C"/>
    <w:rsid w:val="002032C7"/>
    <w:rsid w:val="002035E4"/>
    <w:rsid w:val="0020364C"/>
    <w:rsid w:val="00203737"/>
    <w:rsid w:val="00203CB3"/>
    <w:rsid w:val="0020436F"/>
    <w:rsid w:val="00204498"/>
    <w:rsid w:val="002047FB"/>
    <w:rsid w:val="00204DE1"/>
    <w:rsid w:val="00204ECA"/>
    <w:rsid w:val="00204FEA"/>
    <w:rsid w:val="00205176"/>
    <w:rsid w:val="002052BE"/>
    <w:rsid w:val="002054D3"/>
    <w:rsid w:val="0020586B"/>
    <w:rsid w:val="00205B65"/>
    <w:rsid w:val="002063F0"/>
    <w:rsid w:val="002065DD"/>
    <w:rsid w:val="00206683"/>
    <w:rsid w:val="002067DF"/>
    <w:rsid w:val="00206910"/>
    <w:rsid w:val="00207C4D"/>
    <w:rsid w:val="00207FC2"/>
    <w:rsid w:val="00210020"/>
    <w:rsid w:val="00210204"/>
    <w:rsid w:val="002102DE"/>
    <w:rsid w:val="00210332"/>
    <w:rsid w:val="0021034F"/>
    <w:rsid w:val="0021056E"/>
    <w:rsid w:val="0021085D"/>
    <w:rsid w:val="0021098E"/>
    <w:rsid w:val="00210F45"/>
    <w:rsid w:val="002111FE"/>
    <w:rsid w:val="0021123A"/>
    <w:rsid w:val="0021123D"/>
    <w:rsid w:val="002114D6"/>
    <w:rsid w:val="0021191A"/>
    <w:rsid w:val="002119B2"/>
    <w:rsid w:val="00211BC3"/>
    <w:rsid w:val="00211F45"/>
    <w:rsid w:val="002121F1"/>
    <w:rsid w:val="00212201"/>
    <w:rsid w:val="002129F0"/>
    <w:rsid w:val="00212F4D"/>
    <w:rsid w:val="0021345A"/>
    <w:rsid w:val="00213AEF"/>
    <w:rsid w:val="00214070"/>
    <w:rsid w:val="00214707"/>
    <w:rsid w:val="002148EB"/>
    <w:rsid w:val="00214A64"/>
    <w:rsid w:val="00214DB0"/>
    <w:rsid w:val="00215188"/>
    <w:rsid w:val="00215A13"/>
    <w:rsid w:val="00215A24"/>
    <w:rsid w:val="00215A8E"/>
    <w:rsid w:val="00215C3B"/>
    <w:rsid w:val="0021621A"/>
    <w:rsid w:val="002168C9"/>
    <w:rsid w:val="00216A16"/>
    <w:rsid w:val="00216FC4"/>
    <w:rsid w:val="00217A75"/>
    <w:rsid w:val="00217AAB"/>
    <w:rsid w:val="00217E22"/>
    <w:rsid w:val="00220A8E"/>
    <w:rsid w:val="00220B68"/>
    <w:rsid w:val="00220D68"/>
    <w:rsid w:val="0022101B"/>
    <w:rsid w:val="00221157"/>
    <w:rsid w:val="0022162B"/>
    <w:rsid w:val="00221647"/>
    <w:rsid w:val="00221969"/>
    <w:rsid w:val="00221AD7"/>
    <w:rsid w:val="00221CD8"/>
    <w:rsid w:val="00221EE5"/>
    <w:rsid w:val="00222404"/>
    <w:rsid w:val="00222DEF"/>
    <w:rsid w:val="00222FDB"/>
    <w:rsid w:val="002230A8"/>
    <w:rsid w:val="0022317D"/>
    <w:rsid w:val="00223181"/>
    <w:rsid w:val="002236A1"/>
    <w:rsid w:val="00223A29"/>
    <w:rsid w:val="002240CE"/>
    <w:rsid w:val="002241F0"/>
    <w:rsid w:val="002244DC"/>
    <w:rsid w:val="00224DB7"/>
    <w:rsid w:val="002250E2"/>
    <w:rsid w:val="0022545C"/>
    <w:rsid w:val="00225462"/>
    <w:rsid w:val="002256B8"/>
    <w:rsid w:val="002259E5"/>
    <w:rsid w:val="00225ED0"/>
    <w:rsid w:val="00225F30"/>
    <w:rsid w:val="00226007"/>
    <w:rsid w:val="002265FE"/>
    <w:rsid w:val="0022671E"/>
    <w:rsid w:val="0022690B"/>
    <w:rsid w:val="00226C45"/>
    <w:rsid w:val="002270DE"/>
    <w:rsid w:val="00227337"/>
    <w:rsid w:val="00227376"/>
    <w:rsid w:val="002273AF"/>
    <w:rsid w:val="00227845"/>
    <w:rsid w:val="00227BC3"/>
    <w:rsid w:val="00227E5B"/>
    <w:rsid w:val="00227FC7"/>
    <w:rsid w:val="002300EC"/>
    <w:rsid w:val="00230C39"/>
    <w:rsid w:val="00230DD7"/>
    <w:rsid w:val="00230DF1"/>
    <w:rsid w:val="00230E32"/>
    <w:rsid w:val="00231557"/>
    <w:rsid w:val="00231818"/>
    <w:rsid w:val="00232189"/>
    <w:rsid w:val="00232809"/>
    <w:rsid w:val="00232DA3"/>
    <w:rsid w:val="00232DF8"/>
    <w:rsid w:val="00232E12"/>
    <w:rsid w:val="002332C7"/>
    <w:rsid w:val="002336D2"/>
    <w:rsid w:val="00233754"/>
    <w:rsid w:val="0023449B"/>
    <w:rsid w:val="00234D9A"/>
    <w:rsid w:val="002355D7"/>
    <w:rsid w:val="002357D3"/>
    <w:rsid w:val="002358A1"/>
    <w:rsid w:val="00235C33"/>
    <w:rsid w:val="00235EA3"/>
    <w:rsid w:val="00236608"/>
    <w:rsid w:val="0023696C"/>
    <w:rsid w:val="00236A28"/>
    <w:rsid w:val="00236C87"/>
    <w:rsid w:val="00236EDB"/>
    <w:rsid w:val="00236F62"/>
    <w:rsid w:val="002376BF"/>
    <w:rsid w:val="002377DF"/>
    <w:rsid w:val="0023788B"/>
    <w:rsid w:val="00237C3F"/>
    <w:rsid w:val="00237E20"/>
    <w:rsid w:val="00240374"/>
    <w:rsid w:val="0024086E"/>
    <w:rsid w:val="00240E49"/>
    <w:rsid w:val="0024123F"/>
    <w:rsid w:val="00241417"/>
    <w:rsid w:val="0024195B"/>
    <w:rsid w:val="00241A05"/>
    <w:rsid w:val="00241D4D"/>
    <w:rsid w:val="00242382"/>
    <w:rsid w:val="00242C5B"/>
    <w:rsid w:val="00242C68"/>
    <w:rsid w:val="00243390"/>
    <w:rsid w:val="002434CB"/>
    <w:rsid w:val="0024378B"/>
    <w:rsid w:val="00244108"/>
    <w:rsid w:val="00244209"/>
    <w:rsid w:val="0024423E"/>
    <w:rsid w:val="00244928"/>
    <w:rsid w:val="002457B7"/>
    <w:rsid w:val="0024593B"/>
    <w:rsid w:val="00245CDD"/>
    <w:rsid w:val="00246510"/>
    <w:rsid w:val="00246C3D"/>
    <w:rsid w:val="002473D6"/>
    <w:rsid w:val="00247454"/>
    <w:rsid w:val="0025025E"/>
    <w:rsid w:val="0025046A"/>
    <w:rsid w:val="002505F4"/>
    <w:rsid w:val="00250738"/>
    <w:rsid w:val="0025099B"/>
    <w:rsid w:val="00251495"/>
    <w:rsid w:val="00251EEC"/>
    <w:rsid w:val="00252057"/>
    <w:rsid w:val="0025205B"/>
    <w:rsid w:val="002520DE"/>
    <w:rsid w:val="00252143"/>
    <w:rsid w:val="002522B6"/>
    <w:rsid w:val="002525C1"/>
    <w:rsid w:val="0025267B"/>
    <w:rsid w:val="00252AFE"/>
    <w:rsid w:val="00252BC2"/>
    <w:rsid w:val="00252C0A"/>
    <w:rsid w:val="00252D78"/>
    <w:rsid w:val="00252E87"/>
    <w:rsid w:val="00253109"/>
    <w:rsid w:val="002531BB"/>
    <w:rsid w:val="002533AF"/>
    <w:rsid w:val="002535F5"/>
    <w:rsid w:val="002539A6"/>
    <w:rsid w:val="00253BD3"/>
    <w:rsid w:val="00253CD5"/>
    <w:rsid w:val="00253FDE"/>
    <w:rsid w:val="0025403A"/>
    <w:rsid w:val="002546BD"/>
    <w:rsid w:val="00254795"/>
    <w:rsid w:val="0025481B"/>
    <w:rsid w:val="002548F2"/>
    <w:rsid w:val="00254F4C"/>
    <w:rsid w:val="00254FA9"/>
    <w:rsid w:val="002554DB"/>
    <w:rsid w:val="0025570D"/>
    <w:rsid w:val="00255716"/>
    <w:rsid w:val="002557BE"/>
    <w:rsid w:val="00256396"/>
    <w:rsid w:val="002564AB"/>
    <w:rsid w:val="002564CF"/>
    <w:rsid w:val="00256ABE"/>
    <w:rsid w:val="00256BE5"/>
    <w:rsid w:val="00257042"/>
    <w:rsid w:val="0025711B"/>
    <w:rsid w:val="00257170"/>
    <w:rsid w:val="00257621"/>
    <w:rsid w:val="00257ABC"/>
    <w:rsid w:val="00260E80"/>
    <w:rsid w:val="0026116E"/>
    <w:rsid w:val="00261884"/>
    <w:rsid w:val="00261942"/>
    <w:rsid w:val="00261B62"/>
    <w:rsid w:val="00262D77"/>
    <w:rsid w:val="002633D8"/>
    <w:rsid w:val="0026359E"/>
    <w:rsid w:val="0026389A"/>
    <w:rsid w:val="00263FD0"/>
    <w:rsid w:val="00264017"/>
    <w:rsid w:val="0026437C"/>
    <w:rsid w:val="00264494"/>
    <w:rsid w:val="002644A0"/>
    <w:rsid w:val="00264560"/>
    <w:rsid w:val="00264765"/>
    <w:rsid w:val="00264BE1"/>
    <w:rsid w:val="00264E81"/>
    <w:rsid w:val="00265047"/>
    <w:rsid w:val="002651F6"/>
    <w:rsid w:val="00265640"/>
    <w:rsid w:val="0026579A"/>
    <w:rsid w:val="0026598B"/>
    <w:rsid w:val="00265FFC"/>
    <w:rsid w:val="00266028"/>
    <w:rsid w:val="0026605E"/>
    <w:rsid w:val="00266387"/>
    <w:rsid w:val="0026640F"/>
    <w:rsid w:val="00266432"/>
    <w:rsid w:val="00266C11"/>
    <w:rsid w:val="00266C96"/>
    <w:rsid w:val="00266D1C"/>
    <w:rsid w:val="00266F35"/>
    <w:rsid w:val="0026726B"/>
    <w:rsid w:val="00267371"/>
    <w:rsid w:val="00267816"/>
    <w:rsid w:val="002678BD"/>
    <w:rsid w:val="002678F1"/>
    <w:rsid w:val="00267F7B"/>
    <w:rsid w:val="00270095"/>
    <w:rsid w:val="00270566"/>
    <w:rsid w:val="00270568"/>
    <w:rsid w:val="002705A1"/>
    <w:rsid w:val="002706CA"/>
    <w:rsid w:val="002708EE"/>
    <w:rsid w:val="00270F3E"/>
    <w:rsid w:val="002716C3"/>
    <w:rsid w:val="00271762"/>
    <w:rsid w:val="00271F2E"/>
    <w:rsid w:val="002721E8"/>
    <w:rsid w:val="0027266F"/>
    <w:rsid w:val="002726D3"/>
    <w:rsid w:val="00272C93"/>
    <w:rsid w:val="00272D3A"/>
    <w:rsid w:val="00272F59"/>
    <w:rsid w:val="00273243"/>
    <w:rsid w:val="0027334A"/>
    <w:rsid w:val="002734CB"/>
    <w:rsid w:val="002737EC"/>
    <w:rsid w:val="0027434D"/>
    <w:rsid w:val="002745A6"/>
    <w:rsid w:val="00274786"/>
    <w:rsid w:val="00274BDE"/>
    <w:rsid w:val="00274DB7"/>
    <w:rsid w:val="00274E67"/>
    <w:rsid w:val="0027510C"/>
    <w:rsid w:val="002751BE"/>
    <w:rsid w:val="00275A6D"/>
    <w:rsid w:val="00275DD8"/>
    <w:rsid w:val="00276018"/>
    <w:rsid w:val="0027630B"/>
    <w:rsid w:val="00276346"/>
    <w:rsid w:val="002766A2"/>
    <w:rsid w:val="00276B4A"/>
    <w:rsid w:val="00276B9A"/>
    <w:rsid w:val="00276D48"/>
    <w:rsid w:val="00277008"/>
    <w:rsid w:val="002772E6"/>
    <w:rsid w:val="00277493"/>
    <w:rsid w:val="00277B85"/>
    <w:rsid w:val="00277D4D"/>
    <w:rsid w:val="00277EC9"/>
    <w:rsid w:val="00280170"/>
    <w:rsid w:val="002802F0"/>
    <w:rsid w:val="00280574"/>
    <w:rsid w:val="0028062B"/>
    <w:rsid w:val="00280739"/>
    <w:rsid w:val="00280B4B"/>
    <w:rsid w:val="00280B89"/>
    <w:rsid w:val="00280CA5"/>
    <w:rsid w:val="0028109B"/>
    <w:rsid w:val="00281123"/>
    <w:rsid w:val="00281A73"/>
    <w:rsid w:val="00281A80"/>
    <w:rsid w:val="00281C8D"/>
    <w:rsid w:val="00281E9D"/>
    <w:rsid w:val="00281F62"/>
    <w:rsid w:val="00282816"/>
    <w:rsid w:val="00282BDF"/>
    <w:rsid w:val="00282DF1"/>
    <w:rsid w:val="00283063"/>
    <w:rsid w:val="00283626"/>
    <w:rsid w:val="00283972"/>
    <w:rsid w:val="002839F1"/>
    <w:rsid w:val="00283C50"/>
    <w:rsid w:val="0028419A"/>
    <w:rsid w:val="0028469C"/>
    <w:rsid w:val="00284807"/>
    <w:rsid w:val="00284830"/>
    <w:rsid w:val="002853E5"/>
    <w:rsid w:val="002854B5"/>
    <w:rsid w:val="002854DE"/>
    <w:rsid w:val="00285556"/>
    <w:rsid w:val="002856BB"/>
    <w:rsid w:val="00285848"/>
    <w:rsid w:val="00285ADD"/>
    <w:rsid w:val="00286103"/>
    <w:rsid w:val="0028641E"/>
    <w:rsid w:val="00286CFD"/>
    <w:rsid w:val="00286D58"/>
    <w:rsid w:val="00287533"/>
    <w:rsid w:val="00287757"/>
    <w:rsid w:val="00287BCD"/>
    <w:rsid w:val="00290957"/>
    <w:rsid w:val="00290F70"/>
    <w:rsid w:val="0029142F"/>
    <w:rsid w:val="00291623"/>
    <w:rsid w:val="00291661"/>
    <w:rsid w:val="0029199D"/>
    <w:rsid w:val="00291C51"/>
    <w:rsid w:val="00291C96"/>
    <w:rsid w:val="00291D5B"/>
    <w:rsid w:val="00292067"/>
    <w:rsid w:val="002921ED"/>
    <w:rsid w:val="0029253D"/>
    <w:rsid w:val="00292B7C"/>
    <w:rsid w:val="00292E17"/>
    <w:rsid w:val="00292EB7"/>
    <w:rsid w:val="00293215"/>
    <w:rsid w:val="00293396"/>
    <w:rsid w:val="00293975"/>
    <w:rsid w:val="00293A0E"/>
    <w:rsid w:val="00293D80"/>
    <w:rsid w:val="00293D90"/>
    <w:rsid w:val="00293EE5"/>
    <w:rsid w:val="002943AE"/>
    <w:rsid w:val="002944A5"/>
    <w:rsid w:val="0029486B"/>
    <w:rsid w:val="002950BC"/>
    <w:rsid w:val="002952B9"/>
    <w:rsid w:val="0029558F"/>
    <w:rsid w:val="002956EE"/>
    <w:rsid w:val="002959F9"/>
    <w:rsid w:val="00296082"/>
    <w:rsid w:val="00296144"/>
    <w:rsid w:val="002962D1"/>
    <w:rsid w:val="002965C9"/>
    <w:rsid w:val="00296986"/>
    <w:rsid w:val="00296A3A"/>
    <w:rsid w:val="00296F7D"/>
    <w:rsid w:val="002974E0"/>
    <w:rsid w:val="00297583"/>
    <w:rsid w:val="00297631"/>
    <w:rsid w:val="00297E29"/>
    <w:rsid w:val="002A0203"/>
    <w:rsid w:val="002A081D"/>
    <w:rsid w:val="002A0CE2"/>
    <w:rsid w:val="002A1287"/>
    <w:rsid w:val="002A14BB"/>
    <w:rsid w:val="002A1BEE"/>
    <w:rsid w:val="002A213A"/>
    <w:rsid w:val="002A225A"/>
    <w:rsid w:val="002A241F"/>
    <w:rsid w:val="002A2488"/>
    <w:rsid w:val="002A24FA"/>
    <w:rsid w:val="002A2626"/>
    <w:rsid w:val="002A27A6"/>
    <w:rsid w:val="002A2808"/>
    <w:rsid w:val="002A2EFC"/>
    <w:rsid w:val="002A2F1F"/>
    <w:rsid w:val="002A3217"/>
    <w:rsid w:val="002A3382"/>
    <w:rsid w:val="002A37F6"/>
    <w:rsid w:val="002A3842"/>
    <w:rsid w:val="002A39E1"/>
    <w:rsid w:val="002A3DDE"/>
    <w:rsid w:val="002A41E9"/>
    <w:rsid w:val="002A4979"/>
    <w:rsid w:val="002A4AFF"/>
    <w:rsid w:val="002A4B67"/>
    <w:rsid w:val="002A533B"/>
    <w:rsid w:val="002A5426"/>
    <w:rsid w:val="002A588F"/>
    <w:rsid w:val="002A5A3C"/>
    <w:rsid w:val="002A5EEE"/>
    <w:rsid w:val="002A61D1"/>
    <w:rsid w:val="002A6292"/>
    <w:rsid w:val="002A6C7F"/>
    <w:rsid w:val="002A71DC"/>
    <w:rsid w:val="002A746A"/>
    <w:rsid w:val="002A7C23"/>
    <w:rsid w:val="002A7CCD"/>
    <w:rsid w:val="002A7E2D"/>
    <w:rsid w:val="002A7E64"/>
    <w:rsid w:val="002B011D"/>
    <w:rsid w:val="002B01BC"/>
    <w:rsid w:val="002B033F"/>
    <w:rsid w:val="002B0963"/>
    <w:rsid w:val="002B0C8F"/>
    <w:rsid w:val="002B0DB0"/>
    <w:rsid w:val="002B0F95"/>
    <w:rsid w:val="002B145F"/>
    <w:rsid w:val="002B17DA"/>
    <w:rsid w:val="002B199A"/>
    <w:rsid w:val="002B1D33"/>
    <w:rsid w:val="002B1FA3"/>
    <w:rsid w:val="002B24D8"/>
    <w:rsid w:val="002B2579"/>
    <w:rsid w:val="002B2925"/>
    <w:rsid w:val="002B2A8E"/>
    <w:rsid w:val="002B2DE4"/>
    <w:rsid w:val="002B3007"/>
    <w:rsid w:val="002B3110"/>
    <w:rsid w:val="002B364D"/>
    <w:rsid w:val="002B39C1"/>
    <w:rsid w:val="002B4056"/>
    <w:rsid w:val="002B430D"/>
    <w:rsid w:val="002B4339"/>
    <w:rsid w:val="002B44E1"/>
    <w:rsid w:val="002B46C3"/>
    <w:rsid w:val="002B4903"/>
    <w:rsid w:val="002B496D"/>
    <w:rsid w:val="002B49A4"/>
    <w:rsid w:val="002B4AE6"/>
    <w:rsid w:val="002B588D"/>
    <w:rsid w:val="002B5900"/>
    <w:rsid w:val="002B5A67"/>
    <w:rsid w:val="002B5E62"/>
    <w:rsid w:val="002B5FA7"/>
    <w:rsid w:val="002B6067"/>
    <w:rsid w:val="002B63D1"/>
    <w:rsid w:val="002B6500"/>
    <w:rsid w:val="002B6A70"/>
    <w:rsid w:val="002B7069"/>
    <w:rsid w:val="002B776C"/>
    <w:rsid w:val="002B785E"/>
    <w:rsid w:val="002B799E"/>
    <w:rsid w:val="002B79EE"/>
    <w:rsid w:val="002B7B0F"/>
    <w:rsid w:val="002B7BD4"/>
    <w:rsid w:val="002C02AA"/>
    <w:rsid w:val="002C04BD"/>
    <w:rsid w:val="002C077D"/>
    <w:rsid w:val="002C07C2"/>
    <w:rsid w:val="002C0824"/>
    <w:rsid w:val="002C0957"/>
    <w:rsid w:val="002C0B28"/>
    <w:rsid w:val="002C0C2A"/>
    <w:rsid w:val="002C0FC1"/>
    <w:rsid w:val="002C142C"/>
    <w:rsid w:val="002C14B1"/>
    <w:rsid w:val="002C19DF"/>
    <w:rsid w:val="002C1A3F"/>
    <w:rsid w:val="002C1E92"/>
    <w:rsid w:val="002C1F67"/>
    <w:rsid w:val="002C20E7"/>
    <w:rsid w:val="002C21AF"/>
    <w:rsid w:val="002C2492"/>
    <w:rsid w:val="002C2642"/>
    <w:rsid w:val="002C2649"/>
    <w:rsid w:val="002C26AC"/>
    <w:rsid w:val="002C2709"/>
    <w:rsid w:val="002C28D9"/>
    <w:rsid w:val="002C29D2"/>
    <w:rsid w:val="002C2B8F"/>
    <w:rsid w:val="002C2FA7"/>
    <w:rsid w:val="002C316C"/>
    <w:rsid w:val="002C3817"/>
    <w:rsid w:val="002C3A44"/>
    <w:rsid w:val="002C3DDC"/>
    <w:rsid w:val="002C3E98"/>
    <w:rsid w:val="002C47D1"/>
    <w:rsid w:val="002C4CCC"/>
    <w:rsid w:val="002C4CD3"/>
    <w:rsid w:val="002C4D63"/>
    <w:rsid w:val="002C4ED3"/>
    <w:rsid w:val="002C5142"/>
    <w:rsid w:val="002C51E8"/>
    <w:rsid w:val="002C5569"/>
    <w:rsid w:val="002C5C67"/>
    <w:rsid w:val="002C5F6C"/>
    <w:rsid w:val="002C62A1"/>
    <w:rsid w:val="002C67F6"/>
    <w:rsid w:val="002C683E"/>
    <w:rsid w:val="002C6AA1"/>
    <w:rsid w:val="002C6F37"/>
    <w:rsid w:val="002C710F"/>
    <w:rsid w:val="002C7118"/>
    <w:rsid w:val="002C742B"/>
    <w:rsid w:val="002C78DB"/>
    <w:rsid w:val="002C79AD"/>
    <w:rsid w:val="002C7C6F"/>
    <w:rsid w:val="002C7E91"/>
    <w:rsid w:val="002D0471"/>
    <w:rsid w:val="002D07CD"/>
    <w:rsid w:val="002D0ADD"/>
    <w:rsid w:val="002D0E18"/>
    <w:rsid w:val="002D0F5F"/>
    <w:rsid w:val="002D1004"/>
    <w:rsid w:val="002D16D2"/>
    <w:rsid w:val="002D1725"/>
    <w:rsid w:val="002D19BA"/>
    <w:rsid w:val="002D1C49"/>
    <w:rsid w:val="002D1F3B"/>
    <w:rsid w:val="002D21A0"/>
    <w:rsid w:val="002D30AE"/>
    <w:rsid w:val="002D3156"/>
    <w:rsid w:val="002D3A3A"/>
    <w:rsid w:val="002D3A8F"/>
    <w:rsid w:val="002D400B"/>
    <w:rsid w:val="002D4323"/>
    <w:rsid w:val="002D43E4"/>
    <w:rsid w:val="002D4BC5"/>
    <w:rsid w:val="002D4C61"/>
    <w:rsid w:val="002D4F4A"/>
    <w:rsid w:val="002D503B"/>
    <w:rsid w:val="002D5519"/>
    <w:rsid w:val="002D5B42"/>
    <w:rsid w:val="002D5C9B"/>
    <w:rsid w:val="002D60E1"/>
    <w:rsid w:val="002D62A8"/>
    <w:rsid w:val="002D62AB"/>
    <w:rsid w:val="002D64B0"/>
    <w:rsid w:val="002D6625"/>
    <w:rsid w:val="002D6784"/>
    <w:rsid w:val="002D67C1"/>
    <w:rsid w:val="002D697A"/>
    <w:rsid w:val="002D7144"/>
    <w:rsid w:val="002D7785"/>
    <w:rsid w:val="002D7988"/>
    <w:rsid w:val="002D7DBB"/>
    <w:rsid w:val="002E03BD"/>
    <w:rsid w:val="002E0524"/>
    <w:rsid w:val="002E080F"/>
    <w:rsid w:val="002E0E7B"/>
    <w:rsid w:val="002E0EA7"/>
    <w:rsid w:val="002E105E"/>
    <w:rsid w:val="002E167C"/>
    <w:rsid w:val="002E1831"/>
    <w:rsid w:val="002E1AF7"/>
    <w:rsid w:val="002E1B34"/>
    <w:rsid w:val="002E1FAE"/>
    <w:rsid w:val="002E22CA"/>
    <w:rsid w:val="002E256D"/>
    <w:rsid w:val="002E27BC"/>
    <w:rsid w:val="002E2D59"/>
    <w:rsid w:val="002E2D98"/>
    <w:rsid w:val="002E2E15"/>
    <w:rsid w:val="002E32BD"/>
    <w:rsid w:val="002E332B"/>
    <w:rsid w:val="002E336A"/>
    <w:rsid w:val="002E3415"/>
    <w:rsid w:val="002E36EE"/>
    <w:rsid w:val="002E37DB"/>
    <w:rsid w:val="002E39F3"/>
    <w:rsid w:val="002E3A42"/>
    <w:rsid w:val="002E3B01"/>
    <w:rsid w:val="002E3DB6"/>
    <w:rsid w:val="002E41F2"/>
    <w:rsid w:val="002E42C9"/>
    <w:rsid w:val="002E43A4"/>
    <w:rsid w:val="002E47EA"/>
    <w:rsid w:val="002E4CF3"/>
    <w:rsid w:val="002E527F"/>
    <w:rsid w:val="002E5DCB"/>
    <w:rsid w:val="002E5F69"/>
    <w:rsid w:val="002E609C"/>
    <w:rsid w:val="002E6243"/>
    <w:rsid w:val="002E6277"/>
    <w:rsid w:val="002E6368"/>
    <w:rsid w:val="002E6699"/>
    <w:rsid w:val="002E6B52"/>
    <w:rsid w:val="002E6DB8"/>
    <w:rsid w:val="002E6EC8"/>
    <w:rsid w:val="002E726C"/>
    <w:rsid w:val="002E762B"/>
    <w:rsid w:val="002E7923"/>
    <w:rsid w:val="002F0432"/>
    <w:rsid w:val="002F0F9A"/>
    <w:rsid w:val="002F1240"/>
    <w:rsid w:val="002F1384"/>
    <w:rsid w:val="002F14B4"/>
    <w:rsid w:val="002F16D7"/>
    <w:rsid w:val="002F1725"/>
    <w:rsid w:val="002F1786"/>
    <w:rsid w:val="002F17D7"/>
    <w:rsid w:val="002F1C44"/>
    <w:rsid w:val="002F1EF5"/>
    <w:rsid w:val="002F216A"/>
    <w:rsid w:val="002F24FB"/>
    <w:rsid w:val="002F26AC"/>
    <w:rsid w:val="002F282C"/>
    <w:rsid w:val="002F2C69"/>
    <w:rsid w:val="002F2EE0"/>
    <w:rsid w:val="002F300F"/>
    <w:rsid w:val="002F3166"/>
    <w:rsid w:val="002F33D8"/>
    <w:rsid w:val="002F371C"/>
    <w:rsid w:val="002F37AF"/>
    <w:rsid w:val="002F3B14"/>
    <w:rsid w:val="002F4029"/>
    <w:rsid w:val="002F4845"/>
    <w:rsid w:val="002F4AB4"/>
    <w:rsid w:val="002F4BC3"/>
    <w:rsid w:val="002F4D79"/>
    <w:rsid w:val="002F4DBB"/>
    <w:rsid w:val="002F4ECB"/>
    <w:rsid w:val="002F5846"/>
    <w:rsid w:val="002F5B65"/>
    <w:rsid w:val="002F623E"/>
    <w:rsid w:val="002F65CC"/>
    <w:rsid w:val="002F66C8"/>
    <w:rsid w:val="002F688C"/>
    <w:rsid w:val="002F69B7"/>
    <w:rsid w:val="002F6A17"/>
    <w:rsid w:val="002F6C61"/>
    <w:rsid w:val="002F6E74"/>
    <w:rsid w:val="002F6F93"/>
    <w:rsid w:val="002F788D"/>
    <w:rsid w:val="002F7DC0"/>
    <w:rsid w:val="00300267"/>
    <w:rsid w:val="003004ED"/>
    <w:rsid w:val="00300718"/>
    <w:rsid w:val="003014AF"/>
    <w:rsid w:val="00301ED7"/>
    <w:rsid w:val="00302018"/>
    <w:rsid w:val="0030230A"/>
    <w:rsid w:val="003026BC"/>
    <w:rsid w:val="00302AE9"/>
    <w:rsid w:val="00302D4E"/>
    <w:rsid w:val="00302DD4"/>
    <w:rsid w:val="00303007"/>
    <w:rsid w:val="00303143"/>
    <w:rsid w:val="00303162"/>
    <w:rsid w:val="00303202"/>
    <w:rsid w:val="003032EC"/>
    <w:rsid w:val="0030368B"/>
    <w:rsid w:val="00303AB4"/>
    <w:rsid w:val="00303DB7"/>
    <w:rsid w:val="0030415C"/>
    <w:rsid w:val="0030427C"/>
    <w:rsid w:val="0030438E"/>
    <w:rsid w:val="003043CF"/>
    <w:rsid w:val="00304461"/>
    <w:rsid w:val="00304863"/>
    <w:rsid w:val="00305179"/>
    <w:rsid w:val="00305313"/>
    <w:rsid w:val="00305C39"/>
    <w:rsid w:val="0030669E"/>
    <w:rsid w:val="00306E50"/>
    <w:rsid w:val="00307524"/>
    <w:rsid w:val="00307562"/>
    <w:rsid w:val="003076E0"/>
    <w:rsid w:val="00307ABA"/>
    <w:rsid w:val="00307BDB"/>
    <w:rsid w:val="00310256"/>
    <w:rsid w:val="003104EF"/>
    <w:rsid w:val="00310531"/>
    <w:rsid w:val="00310AFD"/>
    <w:rsid w:val="00310C88"/>
    <w:rsid w:val="00310E7E"/>
    <w:rsid w:val="00310F95"/>
    <w:rsid w:val="0031132B"/>
    <w:rsid w:val="0031152D"/>
    <w:rsid w:val="0031163B"/>
    <w:rsid w:val="00311E7C"/>
    <w:rsid w:val="00312289"/>
    <w:rsid w:val="003122E9"/>
    <w:rsid w:val="00312761"/>
    <w:rsid w:val="003128CF"/>
    <w:rsid w:val="003132C9"/>
    <w:rsid w:val="00313780"/>
    <w:rsid w:val="00313889"/>
    <w:rsid w:val="00313B1F"/>
    <w:rsid w:val="00313C15"/>
    <w:rsid w:val="0031408B"/>
    <w:rsid w:val="00314310"/>
    <w:rsid w:val="003145C9"/>
    <w:rsid w:val="003148AF"/>
    <w:rsid w:val="00314D1A"/>
    <w:rsid w:val="00315297"/>
    <w:rsid w:val="00315502"/>
    <w:rsid w:val="00315802"/>
    <w:rsid w:val="003158ED"/>
    <w:rsid w:val="00315A53"/>
    <w:rsid w:val="003162DF"/>
    <w:rsid w:val="003164B4"/>
    <w:rsid w:val="00316D22"/>
    <w:rsid w:val="00316D6F"/>
    <w:rsid w:val="003170A0"/>
    <w:rsid w:val="00317700"/>
    <w:rsid w:val="00317B42"/>
    <w:rsid w:val="00317E7C"/>
    <w:rsid w:val="003203E7"/>
    <w:rsid w:val="003208A9"/>
    <w:rsid w:val="00320C1B"/>
    <w:rsid w:val="00321781"/>
    <w:rsid w:val="003218FD"/>
    <w:rsid w:val="00321A64"/>
    <w:rsid w:val="00321DAC"/>
    <w:rsid w:val="00321DD3"/>
    <w:rsid w:val="00321E3F"/>
    <w:rsid w:val="0032207F"/>
    <w:rsid w:val="00322219"/>
    <w:rsid w:val="003224FE"/>
    <w:rsid w:val="0032268B"/>
    <w:rsid w:val="00322800"/>
    <w:rsid w:val="00322ADB"/>
    <w:rsid w:val="003232B1"/>
    <w:rsid w:val="00323457"/>
    <w:rsid w:val="0032351D"/>
    <w:rsid w:val="00323565"/>
    <w:rsid w:val="00323BF7"/>
    <w:rsid w:val="00323DE5"/>
    <w:rsid w:val="00323EEA"/>
    <w:rsid w:val="003240CB"/>
    <w:rsid w:val="00324376"/>
    <w:rsid w:val="003245AD"/>
    <w:rsid w:val="003249E8"/>
    <w:rsid w:val="00324AF9"/>
    <w:rsid w:val="00324F80"/>
    <w:rsid w:val="0032531A"/>
    <w:rsid w:val="003256E6"/>
    <w:rsid w:val="00325CE4"/>
    <w:rsid w:val="00325D1D"/>
    <w:rsid w:val="003263CD"/>
    <w:rsid w:val="00326FD8"/>
    <w:rsid w:val="0032709F"/>
    <w:rsid w:val="0032713B"/>
    <w:rsid w:val="003273D1"/>
    <w:rsid w:val="003274A4"/>
    <w:rsid w:val="003277CE"/>
    <w:rsid w:val="00327902"/>
    <w:rsid w:val="00327B71"/>
    <w:rsid w:val="00327F7E"/>
    <w:rsid w:val="003303AE"/>
    <w:rsid w:val="00330955"/>
    <w:rsid w:val="00330981"/>
    <w:rsid w:val="00330B0C"/>
    <w:rsid w:val="00330C0A"/>
    <w:rsid w:val="00330DC1"/>
    <w:rsid w:val="00330FA8"/>
    <w:rsid w:val="003314F8"/>
    <w:rsid w:val="00331859"/>
    <w:rsid w:val="00331A27"/>
    <w:rsid w:val="00331E93"/>
    <w:rsid w:val="00331E94"/>
    <w:rsid w:val="00331F33"/>
    <w:rsid w:val="00331F35"/>
    <w:rsid w:val="00332006"/>
    <w:rsid w:val="00332407"/>
    <w:rsid w:val="00332AD2"/>
    <w:rsid w:val="0033396A"/>
    <w:rsid w:val="0033399C"/>
    <w:rsid w:val="00333E11"/>
    <w:rsid w:val="003343B0"/>
    <w:rsid w:val="003346FA"/>
    <w:rsid w:val="00334AAA"/>
    <w:rsid w:val="00334B57"/>
    <w:rsid w:val="00334B5B"/>
    <w:rsid w:val="00334C17"/>
    <w:rsid w:val="00334ED1"/>
    <w:rsid w:val="00334FA0"/>
    <w:rsid w:val="0033504C"/>
    <w:rsid w:val="00335160"/>
    <w:rsid w:val="0033548E"/>
    <w:rsid w:val="003354D8"/>
    <w:rsid w:val="00335540"/>
    <w:rsid w:val="00335598"/>
    <w:rsid w:val="00336054"/>
    <w:rsid w:val="00336106"/>
    <w:rsid w:val="00336380"/>
    <w:rsid w:val="003363AC"/>
    <w:rsid w:val="003365B9"/>
    <w:rsid w:val="00336BF4"/>
    <w:rsid w:val="00336DDB"/>
    <w:rsid w:val="00336EF0"/>
    <w:rsid w:val="00336F29"/>
    <w:rsid w:val="00337437"/>
    <w:rsid w:val="00337703"/>
    <w:rsid w:val="00337794"/>
    <w:rsid w:val="00337B71"/>
    <w:rsid w:val="00337BC2"/>
    <w:rsid w:val="00337D27"/>
    <w:rsid w:val="00337F4D"/>
    <w:rsid w:val="00340629"/>
    <w:rsid w:val="003408F0"/>
    <w:rsid w:val="00340E5F"/>
    <w:rsid w:val="00340E9C"/>
    <w:rsid w:val="00341029"/>
    <w:rsid w:val="003415A9"/>
    <w:rsid w:val="00341967"/>
    <w:rsid w:val="003419F9"/>
    <w:rsid w:val="00341A7D"/>
    <w:rsid w:val="00341E81"/>
    <w:rsid w:val="003421FC"/>
    <w:rsid w:val="00342570"/>
    <w:rsid w:val="003428C3"/>
    <w:rsid w:val="00342C87"/>
    <w:rsid w:val="00342EFB"/>
    <w:rsid w:val="00343044"/>
    <w:rsid w:val="0034323C"/>
    <w:rsid w:val="003437C7"/>
    <w:rsid w:val="00343948"/>
    <w:rsid w:val="00343A53"/>
    <w:rsid w:val="00343F12"/>
    <w:rsid w:val="00344119"/>
    <w:rsid w:val="00344185"/>
    <w:rsid w:val="003447DE"/>
    <w:rsid w:val="00344857"/>
    <w:rsid w:val="0034485C"/>
    <w:rsid w:val="00344A00"/>
    <w:rsid w:val="00344C66"/>
    <w:rsid w:val="00344C7C"/>
    <w:rsid w:val="00344D79"/>
    <w:rsid w:val="00345015"/>
    <w:rsid w:val="00345574"/>
    <w:rsid w:val="00345BEE"/>
    <w:rsid w:val="00345C8F"/>
    <w:rsid w:val="00345D3A"/>
    <w:rsid w:val="00345D8F"/>
    <w:rsid w:val="0034611C"/>
    <w:rsid w:val="00346374"/>
    <w:rsid w:val="00346611"/>
    <w:rsid w:val="003466F5"/>
    <w:rsid w:val="00346A6D"/>
    <w:rsid w:val="00346B59"/>
    <w:rsid w:val="00346BC3"/>
    <w:rsid w:val="00346F36"/>
    <w:rsid w:val="00347317"/>
    <w:rsid w:val="00347538"/>
    <w:rsid w:val="003478EC"/>
    <w:rsid w:val="00347F35"/>
    <w:rsid w:val="003501B1"/>
    <w:rsid w:val="0035038B"/>
    <w:rsid w:val="003505F2"/>
    <w:rsid w:val="003506E5"/>
    <w:rsid w:val="00350D20"/>
    <w:rsid w:val="00351130"/>
    <w:rsid w:val="003512C8"/>
    <w:rsid w:val="003519C4"/>
    <w:rsid w:val="00351ABC"/>
    <w:rsid w:val="00351B1D"/>
    <w:rsid w:val="00351C28"/>
    <w:rsid w:val="00351E83"/>
    <w:rsid w:val="00351F18"/>
    <w:rsid w:val="0035202F"/>
    <w:rsid w:val="00352971"/>
    <w:rsid w:val="00352D5C"/>
    <w:rsid w:val="00352E34"/>
    <w:rsid w:val="00353333"/>
    <w:rsid w:val="00353557"/>
    <w:rsid w:val="003535E4"/>
    <w:rsid w:val="003539D8"/>
    <w:rsid w:val="00353B2F"/>
    <w:rsid w:val="00353B98"/>
    <w:rsid w:val="00354219"/>
    <w:rsid w:val="003545BA"/>
    <w:rsid w:val="00354746"/>
    <w:rsid w:val="003549C9"/>
    <w:rsid w:val="00354A24"/>
    <w:rsid w:val="00354B22"/>
    <w:rsid w:val="00354DA8"/>
    <w:rsid w:val="003550D8"/>
    <w:rsid w:val="00355703"/>
    <w:rsid w:val="003557F5"/>
    <w:rsid w:val="003558AB"/>
    <w:rsid w:val="00355E93"/>
    <w:rsid w:val="0035639A"/>
    <w:rsid w:val="00356442"/>
    <w:rsid w:val="00356AD2"/>
    <w:rsid w:val="0035720D"/>
    <w:rsid w:val="00357281"/>
    <w:rsid w:val="003573F6"/>
    <w:rsid w:val="00357681"/>
    <w:rsid w:val="00357754"/>
    <w:rsid w:val="00357912"/>
    <w:rsid w:val="003579DA"/>
    <w:rsid w:val="00357B91"/>
    <w:rsid w:val="00357BB6"/>
    <w:rsid w:val="00357CEA"/>
    <w:rsid w:val="00357F0D"/>
    <w:rsid w:val="0036004F"/>
    <w:rsid w:val="00360266"/>
    <w:rsid w:val="0036060F"/>
    <w:rsid w:val="00360809"/>
    <w:rsid w:val="00360869"/>
    <w:rsid w:val="003609F3"/>
    <w:rsid w:val="00360FB9"/>
    <w:rsid w:val="00361047"/>
    <w:rsid w:val="00361172"/>
    <w:rsid w:val="00361666"/>
    <w:rsid w:val="00361C8E"/>
    <w:rsid w:val="00361D85"/>
    <w:rsid w:val="00361DC8"/>
    <w:rsid w:val="00361E72"/>
    <w:rsid w:val="003625DD"/>
    <w:rsid w:val="00362601"/>
    <w:rsid w:val="00362727"/>
    <w:rsid w:val="003628DC"/>
    <w:rsid w:val="00362E25"/>
    <w:rsid w:val="00363119"/>
    <w:rsid w:val="003632FE"/>
    <w:rsid w:val="00363693"/>
    <w:rsid w:val="00363B52"/>
    <w:rsid w:val="00363CBA"/>
    <w:rsid w:val="00363F92"/>
    <w:rsid w:val="003642D8"/>
    <w:rsid w:val="003647CB"/>
    <w:rsid w:val="00364847"/>
    <w:rsid w:val="00365107"/>
    <w:rsid w:val="0036561D"/>
    <w:rsid w:val="00365BE3"/>
    <w:rsid w:val="00366204"/>
    <w:rsid w:val="0036622A"/>
    <w:rsid w:val="0036627A"/>
    <w:rsid w:val="003664B7"/>
    <w:rsid w:val="0036685A"/>
    <w:rsid w:val="00366B06"/>
    <w:rsid w:val="00366E21"/>
    <w:rsid w:val="00367150"/>
    <w:rsid w:val="0036728F"/>
    <w:rsid w:val="003672AB"/>
    <w:rsid w:val="0036742A"/>
    <w:rsid w:val="003675FB"/>
    <w:rsid w:val="00367772"/>
    <w:rsid w:val="00367B0B"/>
    <w:rsid w:val="00367EDA"/>
    <w:rsid w:val="00367FBC"/>
    <w:rsid w:val="003702AB"/>
    <w:rsid w:val="00370661"/>
    <w:rsid w:val="003707F2"/>
    <w:rsid w:val="00370832"/>
    <w:rsid w:val="00370CB7"/>
    <w:rsid w:val="00370EC9"/>
    <w:rsid w:val="003713CA"/>
    <w:rsid w:val="0037160C"/>
    <w:rsid w:val="00371784"/>
    <w:rsid w:val="0037181F"/>
    <w:rsid w:val="00371BB9"/>
    <w:rsid w:val="0037206B"/>
    <w:rsid w:val="003721DF"/>
    <w:rsid w:val="003723CE"/>
    <w:rsid w:val="003725D9"/>
    <w:rsid w:val="003726CF"/>
    <w:rsid w:val="00372AF8"/>
    <w:rsid w:val="00372C07"/>
    <w:rsid w:val="0037311B"/>
    <w:rsid w:val="00373127"/>
    <w:rsid w:val="00373525"/>
    <w:rsid w:val="00373D05"/>
    <w:rsid w:val="00373F8C"/>
    <w:rsid w:val="0037434D"/>
    <w:rsid w:val="003746BB"/>
    <w:rsid w:val="0037487A"/>
    <w:rsid w:val="0037495F"/>
    <w:rsid w:val="003754A1"/>
    <w:rsid w:val="00375659"/>
    <w:rsid w:val="00375998"/>
    <w:rsid w:val="003765B3"/>
    <w:rsid w:val="003776A7"/>
    <w:rsid w:val="003776F9"/>
    <w:rsid w:val="00377727"/>
    <w:rsid w:val="0037774B"/>
    <w:rsid w:val="0037785A"/>
    <w:rsid w:val="00377DC4"/>
    <w:rsid w:val="003801A5"/>
    <w:rsid w:val="00380268"/>
    <w:rsid w:val="0038042A"/>
    <w:rsid w:val="00380E11"/>
    <w:rsid w:val="00381205"/>
    <w:rsid w:val="003812A2"/>
    <w:rsid w:val="00381531"/>
    <w:rsid w:val="003815D6"/>
    <w:rsid w:val="003818C8"/>
    <w:rsid w:val="003821D6"/>
    <w:rsid w:val="00382203"/>
    <w:rsid w:val="003828BB"/>
    <w:rsid w:val="0038291E"/>
    <w:rsid w:val="00382DA9"/>
    <w:rsid w:val="00383296"/>
    <w:rsid w:val="003834C7"/>
    <w:rsid w:val="003839ED"/>
    <w:rsid w:val="00383BAC"/>
    <w:rsid w:val="00383D85"/>
    <w:rsid w:val="00383EB9"/>
    <w:rsid w:val="00384567"/>
    <w:rsid w:val="003847A0"/>
    <w:rsid w:val="003848E0"/>
    <w:rsid w:val="00384918"/>
    <w:rsid w:val="00384943"/>
    <w:rsid w:val="003849BA"/>
    <w:rsid w:val="00384BF1"/>
    <w:rsid w:val="003850A5"/>
    <w:rsid w:val="003856A4"/>
    <w:rsid w:val="0038577B"/>
    <w:rsid w:val="00385D93"/>
    <w:rsid w:val="00385DA0"/>
    <w:rsid w:val="00386185"/>
    <w:rsid w:val="00386C35"/>
    <w:rsid w:val="00386F04"/>
    <w:rsid w:val="00386F38"/>
    <w:rsid w:val="00386F5C"/>
    <w:rsid w:val="003870AC"/>
    <w:rsid w:val="003873C9"/>
    <w:rsid w:val="00387557"/>
    <w:rsid w:val="0038764A"/>
    <w:rsid w:val="003878DC"/>
    <w:rsid w:val="00387944"/>
    <w:rsid w:val="00387E28"/>
    <w:rsid w:val="00390007"/>
    <w:rsid w:val="00390159"/>
    <w:rsid w:val="0039034F"/>
    <w:rsid w:val="003903EE"/>
    <w:rsid w:val="00390535"/>
    <w:rsid w:val="00390574"/>
    <w:rsid w:val="0039069D"/>
    <w:rsid w:val="00390FE7"/>
    <w:rsid w:val="00391224"/>
    <w:rsid w:val="003914CB"/>
    <w:rsid w:val="00391568"/>
    <w:rsid w:val="0039179A"/>
    <w:rsid w:val="00391A9C"/>
    <w:rsid w:val="00391C66"/>
    <w:rsid w:val="00391D65"/>
    <w:rsid w:val="003921CF"/>
    <w:rsid w:val="00392409"/>
    <w:rsid w:val="00392AA9"/>
    <w:rsid w:val="00392B28"/>
    <w:rsid w:val="00392D08"/>
    <w:rsid w:val="00392FFB"/>
    <w:rsid w:val="0039344C"/>
    <w:rsid w:val="00393600"/>
    <w:rsid w:val="00393844"/>
    <w:rsid w:val="00393865"/>
    <w:rsid w:val="00393A53"/>
    <w:rsid w:val="00393AA6"/>
    <w:rsid w:val="00393B82"/>
    <w:rsid w:val="00393BB0"/>
    <w:rsid w:val="00393E5E"/>
    <w:rsid w:val="003941B9"/>
    <w:rsid w:val="0039461C"/>
    <w:rsid w:val="003946C0"/>
    <w:rsid w:val="00394C1A"/>
    <w:rsid w:val="00394D11"/>
    <w:rsid w:val="003951B1"/>
    <w:rsid w:val="0039523B"/>
    <w:rsid w:val="003956D3"/>
    <w:rsid w:val="0039583B"/>
    <w:rsid w:val="00395B2A"/>
    <w:rsid w:val="00395EBC"/>
    <w:rsid w:val="00395F19"/>
    <w:rsid w:val="00395F7D"/>
    <w:rsid w:val="0039656F"/>
    <w:rsid w:val="0039672E"/>
    <w:rsid w:val="003969E6"/>
    <w:rsid w:val="003971F6"/>
    <w:rsid w:val="0039783D"/>
    <w:rsid w:val="003979E3"/>
    <w:rsid w:val="00397BD2"/>
    <w:rsid w:val="003A0AA5"/>
    <w:rsid w:val="003A0DB0"/>
    <w:rsid w:val="003A12EC"/>
    <w:rsid w:val="003A1473"/>
    <w:rsid w:val="003A154B"/>
    <w:rsid w:val="003A1852"/>
    <w:rsid w:val="003A1BF8"/>
    <w:rsid w:val="003A1D80"/>
    <w:rsid w:val="003A20AA"/>
    <w:rsid w:val="003A2876"/>
    <w:rsid w:val="003A2B75"/>
    <w:rsid w:val="003A2EAE"/>
    <w:rsid w:val="003A2F2B"/>
    <w:rsid w:val="003A404B"/>
    <w:rsid w:val="003A4EE2"/>
    <w:rsid w:val="003A4F1C"/>
    <w:rsid w:val="003A4FE3"/>
    <w:rsid w:val="003A5292"/>
    <w:rsid w:val="003A568A"/>
    <w:rsid w:val="003A5752"/>
    <w:rsid w:val="003A57B3"/>
    <w:rsid w:val="003A60BD"/>
    <w:rsid w:val="003A621C"/>
    <w:rsid w:val="003A63DA"/>
    <w:rsid w:val="003A7081"/>
    <w:rsid w:val="003A7346"/>
    <w:rsid w:val="003B0090"/>
    <w:rsid w:val="003B00BB"/>
    <w:rsid w:val="003B0126"/>
    <w:rsid w:val="003B0159"/>
    <w:rsid w:val="003B0228"/>
    <w:rsid w:val="003B05E6"/>
    <w:rsid w:val="003B06C4"/>
    <w:rsid w:val="003B08CE"/>
    <w:rsid w:val="003B08EA"/>
    <w:rsid w:val="003B0C63"/>
    <w:rsid w:val="003B114C"/>
    <w:rsid w:val="003B1567"/>
    <w:rsid w:val="003B176D"/>
    <w:rsid w:val="003B1832"/>
    <w:rsid w:val="003B1BC6"/>
    <w:rsid w:val="003B1FAC"/>
    <w:rsid w:val="003B227D"/>
    <w:rsid w:val="003B2474"/>
    <w:rsid w:val="003B2F29"/>
    <w:rsid w:val="003B3788"/>
    <w:rsid w:val="003B3986"/>
    <w:rsid w:val="003B3FF3"/>
    <w:rsid w:val="003B4558"/>
    <w:rsid w:val="003B45A3"/>
    <w:rsid w:val="003B46AB"/>
    <w:rsid w:val="003B4A3B"/>
    <w:rsid w:val="003B4AA4"/>
    <w:rsid w:val="003B4C68"/>
    <w:rsid w:val="003B5718"/>
    <w:rsid w:val="003B5859"/>
    <w:rsid w:val="003B5AC4"/>
    <w:rsid w:val="003B5B5B"/>
    <w:rsid w:val="003B5E59"/>
    <w:rsid w:val="003B5F85"/>
    <w:rsid w:val="003B6064"/>
    <w:rsid w:val="003B6714"/>
    <w:rsid w:val="003B7096"/>
    <w:rsid w:val="003B7846"/>
    <w:rsid w:val="003B7909"/>
    <w:rsid w:val="003B7A18"/>
    <w:rsid w:val="003B7A6D"/>
    <w:rsid w:val="003B7B21"/>
    <w:rsid w:val="003C016B"/>
    <w:rsid w:val="003C0413"/>
    <w:rsid w:val="003C074F"/>
    <w:rsid w:val="003C0A61"/>
    <w:rsid w:val="003C10A4"/>
    <w:rsid w:val="003C1535"/>
    <w:rsid w:val="003C1ACE"/>
    <w:rsid w:val="003C1E7E"/>
    <w:rsid w:val="003C1F3A"/>
    <w:rsid w:val="003C2626"/>
    <w:rsid w:val="003C293E"/>
    <w:rsid w:val="003C29C6"/>
    <w:rsid w:val="003C2AA9"/>
    <w:rsid w:val="003C2ABC"/>
    <w:rsid w:val="003C2E49"/>
    <w:rsid w:val="003C3297"/>
    <w:rsid w:val="003C3550"/>
    <w:rsid w:val="003C36B7"/>
    <w:rsid w:val="003C3AB6"/>
    <w:rsid w:val="003C3B33"/>
    <w:rsid w:val="003C427B"/>
    <w:rsid w:val="003C4930"/>
    <w:rsid w:val="003C49B1"/>
    <w:rsid w:val="003C50D3"/>
    <w:rsid w:val="003C548A"/>
    <w:rsid w:val="003C5B22"/>
    <w:rsid w:val="003C5C7E"/>
    <w:rsid w:val="003C5E67"/>
    <w:rsid w:val="003C63C2"/>
    <w:rsid w:val="003C6497"/>
    <w:rsid w:val="003C66CC"/>
    <w:rsid w:val="003C6825"/>
    <w:rsid w:val="003C688A"/>
    <w:rsid w:val="003C6B07"/>
    <w:rsid w:val="003C6DD1"/>
    <w:rsid w:val="003C709F"/>
    <w:rsid w:val="003C7410"/>
    <w:rsid w:val="003D019F"/>
    <w:rsid w:val="003D0370"/>
    <w:rsid w:val="003D041F"/>
    <w:rsid w:val="003D08FE"/>
    <w:rsid w:val="003D09D0"/>
    <w:rsid w:val="003D0A3B"/>
    <w:rsid w:val="003D0D65"/>
    <w:rsid w:val="003D0EC6"/>
    <w:rsid w:val="003D0FA0"/>
    <w:rsid w:val="003D1429"/>
    <w:rsid w:val="003D1455"/>
    <w:rsid w:val="003D1647"/>
    <w:rsid w:val="003D1713"/>
    <w:rsid w:val="003D190C"/>
    <w:rsid w:val="003D196D"/>
    <w:rsid w:val="003D1AE2"/>
    <w:rsid w:val="003D1E3D"/>
    <w:rsid w:val="003D203D"/>
    <w:rsid w:val="003D230E"/>
    <w:rsid w:val="003D2596"/>
    <w:rsid w:val="003D25FA"/>
    <w:rsid w:val="003D27EA"/>
    <w:rsid w:val="003D2829"/>
    <w:rsid w:val="003D3BF9"/>
    <w:rsid w:val="003D3E33"/>
    <w:rsid w:val="003D414C"/>
    <w:rsid w:val="003D428C"/>
    <w:rsid w:val="003D43C0"/>
    <w:rsid w:val="003D4BB2"/>
    <w:rsid w:val="003D4BCA"/>
    <w:rsid w:val="003D4BF6"/>
    <w:rsid w:val="003D4CB2"/>
    <w:rsid w:val="003D5562"/>
    <w:rsid w:val="003D556F"/>
    <w:rsid w:val="003D5C0E"/>
    <w:rsid w:val="003D6089"/>
    <w:rsid w:val="003D6198"/>
    <w:rsid w:val="003D62BB"/>
    <w:rsid w:val="003D653C"/>
    <w:rsid w:val="003D6575"/>
    <w:rsid w:val="003D691A"/>
    <w:rsid w:val="003D6C05"/>
    <w:rsid w:val="003D6D0E"/>
    <w:rsid w:val="003D6DEF"/>
    <w:rsid w:val="003D7106"/>
    <w:rsid w:val="003D7471"/>
    <w:rsid w:val="003D7479"/>
    <w:rsid w:val="003D76E1"/>
    <w:rsid w:val="003D7A4D"/>
    <w:rsid w:val="003D7C69"/>
    <w:rsid w:val="003D7EE3"/>
    <w:rsid w:val="003D7F9A"/>
    <w:rsid w:val="003D7FEE"/>
    <w:rsid w:val="003E00A6"/>
    <w:rsid w:val="003E0FAA"/>
    <w:rsid w:val="003E0FD8"/>
    <w:rsid w:val="003E1348"/>
    <w:rsid w:val="003E1481"/>
    <w:rsid w:val="003E1682"/>
    <w:rsid w:val="003E1B33"/>
    <w:rsid w:val="003E287C"/>
    <w:rsid w:val="003E29C4"/>
    <w:rsid w:val="003E2AF7"/>
    <w:rsid w:val="003E2AFE"/>
    <w:rsid w:val="003E2D37"/>
    <w:rsid w:val="003E35F4"/>
    <w:rsid w:val="003E3C2D"/>
    <w:rsid w:val="003E3C46"/>
    <w:rsid w:val="003E400F"/>
    <w:rsid w:val="003E406C"/>
    <w:rsid w:val="003E4146"/>
    <w:rsid w:val="003E4577"/>
    <w:rsid w:val="003E47B8"/>
    <w:rsid w:val="003E4806"/>
    <w:rsid w:val="003E495E"/>
    <w:rsid w:val="003E4A2B"/>
    <w:rsid w:val="003E4A2C"/>
    <w:rsid w:val="003E4A87"/>
    <w:rsid w:val="003E51A4"/>
    <w:rsid w:val="003E56DA"/>
    <w:rsid w:val="003E5760"/>
    <w:rsid w:val="003E5876"/>
    <w:rsid w:val="003E5887"/>
    <w:rsid w:val="003E58E5"/>
    <w:rsid w:val="003E5FCF"/>
    <w:rsid w:val="003E5FE3"/>
    <w:rsid w:val="003E61D8"/>
    <w:rsid w:val="003E6849"/>
    <w:rsid w:val="003E6EEA"/>
    <w:rsid w:val="003E7284"/>
    <w:rsid w:val="003E7721"/>
    <w:rsid w:val="003E77BC"/>
    <w:rsid w:val="003E77ED"/>
    <w:rsid w:val="003E7B7F"/>
    <w:rsid w:val="003E7CFA"/>
    <w:rsid w:val="003E7F32"/>
    <w:rsid w:val="003E7F78"/>
    <w:rsid w:val="003F01E8"/>
    <w:rsid w:val="003F02AD"/>
    <w:rsid w:val="003F0D6A"/>
    <w:rsid w:val="003F183C"/>
    <w:rsid w:val="003F2149"/>
    <w:rsid w:val="003F2411"/>
    <w:rsid w:val="003F2946"/>
    <w:rsid w:val="003F2A16"/>
    <w:rsid w:val="003F2AD4"/>
    <w:rsid w:val="003F2BEB"/>
    <w:rsid w:val="003F2DF8"/>
    <w:rsid w:val="003F2F0B"/>
    <w:rsid w:val="003F3002"/>
    <w:rsid w:val="003F3024"/>
    <w:rsid w:val="003F38D7"/>
    <w:rsid w:val="003F3992"/>
    <w:rsid w:val="003F3C21"/>
    <w:rsid w:val="003F3D3A"/>
    <w:rsid w:val="003F4214"/>
    <w:rsid w:val="003F4459"/>
    <w:rsid w:val="003F4974"/>
    <w:rsid w:val="003F4B9F"/>
    <w:rsid w:val="003F4C45"/>
    <w:rsid w:val="003F4E1C"/>
    <w:rsid w:val="003F4E63"/>
    <w:rsid w:val="003F5096"/>
    <w:rsid w:val="003F50D1"/>
    <w:rsid w:val="003F50DE"/>
    <w:rsid w:val="003F54B7"/>
    <w:rsid w:val="003F59BF"/>
    <w:rsid w:val="003F65AF"/>
    <w:rsid w:val="003F6AB3"/>
    <w:rsid w:val="003F6CEB"/>
    <w:rsid w:val="003F6DB7"/>
    <w:rsid w:val="003F6E7B"/>
    <w:rsid w:val="003F6FF8"/>
    <w:rsid w:val="003F7355"/>
    <w:rsid w:val="003F738D"/>
    <w:rsid w:val="003F7A8F"/>
    <w:rsid w:val="003F7F64"/>
    <w:rsid w:val="00400103"/>
    <w:rsid w:val="00400144"/>
    <w:rsid w:val="00400214"/>
    <w:rsid w:val="00400478"/>
    <w:rsid w:val="004004EA"/>
    <w:rsid w:val="00400536"/>
    <w:rsid w:val="004008EF"/>
    <w:rsid w:val="00400E9F"/>
    <w:rsid w:val="00400F00"/>
    <w:rsid w:val="00401534"/>
    <w:rsid w:val="004015F1"/>
    <w:rsid w:val="00401935"/>
    <w:rsid w:val="00401B97"/>
    <w:rsid w:val="00401EF7"/>
    <w:rsid w:val="004021F0"/>
    <w:rsid w:val="00402245"/>
    <w:rsid w:val="004024D0"/>
    <w:rsid w:val="004028FF"/>
    <w:rsid w:val="00402C00"/>
    <w:rsid w:val="00402D78"/>
    <w:rsid w:val="00402DCF"/>
    <w:rsid w:val="00403A33"/>
    <w:rsid w:val="00404185"/>
    <w:rsid w:val="0040431D"/>
    <w:rsid w:val="00404391"/>
    <w:rsid w:val="00404E3B"/>
    <w:rsid w:val="00405812"/>
    <w:rsid w:val="00405904"/>
    <w:rsid w:val="00405B83"/>
    <w:rsid w:val="00405E9F"/>
    <w:rsid w:val="00405FBE"/>
    <w:rsid w:val="00405FDF"/>
    <w:rsid w:val="004060DA"/>
    <w:rsid w:val="00406262"/>
    <w:rsid w:val="00406C7A"/>
    <w:rsid w:val="0040701C"/>
    <w:rsid w:val="004075E6"/>
    <w:rsid w:val="0040774D"/>
    <w:rsid w:val="00407848"/>
    <w:rsid w:val="00407C58"/>
    <w:rsid w:val="00407E1A"/>
    <w:rsid w:val="00410139"/>
    <w:rsid w:val="004103D9"/>
    <w:rsid w:val="00410604"/>
    <w:rsid w:val="00410B24"/>
    <w:rsid w:val="00412175"/>
    <w:rsid w:val="00412206"/>
    <w:rsid w:val="00412407"/>
    <w:rsid w:val="0041243C"/>
    <w:rsid w:val="00412498"/>
    <w:rsid w:val="00412C95"/>
    <w:rsid w:val="00412FB3"/>
    <w:rsid w:val="00412FEE"/>
    <w:rsid w:val="00413559"/>
    <w:rsid w:val="00413CB3"/>
    <w:rsid w:val="00413E07"/>
    <w:rsid w:val="00413F3F"/>
    <w:rsid w:val="00413FAF"/>
    <w:rsid w:val="004140D8"/>
    <w:rsid w:val="00414530"/>
    <w:rsid w:val="0041482F"/>
    <w:rsid w:val="004149F2"/>
    <w:rsid w:val="00414B66"/>
    <w:rsid w:val="0041515C"/>
    <w:rsid w:val="004151AB"/>
    <w:rsid w:val="004153A7"/>
    <w:rsid w:val="004153CC"/>
    <w:rsid w:val="0041542C"/>
    <w:rsid w:val="0041546A"/>
    <w:rsid w:val="004158E8"/>
    <w:rsid w:val="00415C6A"/>
    <w:rsid w:val="00415EC2"/>
    <w:rsid w:val="00416181"/>
    <w:rsid w:val="0041666B"/>
    <w:rsid w:val="00416C8B"/>
    <w:rsid w:val="00416CE2"/>
    <w:rsid w:val="00416DF7"/>
    <w:rsid w:val="00416FED"/>
    <w:rsid w:val="004170B6"/>
    <w:rsid w:val="004172CC"/>
    <w:rsid w:val="004173A8"/>
    <w:rsid w:val="00417AC0"/>
    <w:rsid w:val="0042022D"/>
    <w:rsid w:val="00420546"/>
    <w:rsid w:val="00420558"/>
    <w:rsid w:val="004208B6"/>
    <w:rsid w:val="00420A31"/>
    <w:rsid w:val="00420BA1"/>
    <w:rsid w:val="00420CDA"/>
    <w:rsid w:val="00420DCE"/>
    <w:rsid w:val="00420F39"/>
    <w:rsid w:val="004215C4"/>
    <w:rsid w:val="00421914"/>
    <w:rsid w:val="00421AD0"/>
    <w:rsid w:val="00421E98"/>
    <w:rsid w:val="00421F1C"/>
    <w:rsid w:val="00421F7C"/>
    <w:rsid w:val="00421FAC"/>
    <w:rsid w:val="0042208E"/>
    <w:rsid w:val="004222B5"/>
    <w:rsid w:val="004222FD"/>
    <w:rsid w:val="00422421"/>
    <w:rsid w:val="0042282C"/>
    <w:rsid w:val="00422C07"/>
    <w:rsid w:val="0042327C"/>
    <w:rsid w:val="004234ED"/>
    <w:rsid w:val="00423CAF"/>
    <w:rsid w:val="00423CD7"/>
    <w:rsid w:val="004244BC"/>
    <w:rsid w:val="004247E0"/>
    <w:rsid w:val="00424941"/>
    <w:rsid w:val="00424EBA"/>
    <w:rsid w:val="00424EBB"/>
    <w:rsid w:val="00425028"/>
    <w:rsid w:val="0042511E"/>
    <w:rsid w:val="0042531C"/>
    <w:rsid w:val="0042553D"/>
    <w:rsid w:val="004257B8"/>
    <w:rsid w:val="00425F02"/>
    <w:rsid w:val="00425FD6"/>
    <w:rsid w:val="00426220"/>
    <w:rsid w:val="00426271"/>
    <w:rsid w:val="004262A2"/>
    <w:rsid w:val="004262A4"/>
    <w:rsid w:val="004262E7"/>
    <w:rsid w:val="00426527"/>
    <w:rsid w:val="004268D6"/>
    <w:rsid w:val="004269F3"/>
    <w:rsid w:val="004270C0"/>
    <w:rsid w:val="00427138"/>
    <w:rsid w:val="0042791F"/>
    <w:rsid w:val="00427D8B"/>
    <w:rsid w:val="0043007F"/>
    <w:rsid w:val="00430104"/>
    <w:rsid w:val="00430403"/>
    <w:rsid w:val="00430948"/>
    <w:rsid w:val="00430FAD"/>
    <w:rsid w:val="004311B8"/>
    <w:rsid w:val="004314C3"/>
    <w:rsid w:val="0043173B"/>
    <w:rsid w:val="004317C8"/>
    <w:rsid w:val="0043182D"/>
    <w:rsid w:val="00431E1E"/>
    <w:rsid w:val="00431F65"/>
    <w:rsid w:val="00432AD7"/>
    <w:rsid w:val="00432E37"/>
    <w:rsid w:val="00433236"/>
    <w:rsid w:val="004333F1"/>
    <w:rsid w:val="0043373D"/>
    <w:rsid w:val="00433910"/>
    <w:rsid w:val="00433E02"/>
    <w:rsid w:val="00433ED7"/>
    <w:rsid w:val="00434181"/>
    <w:rsid w:val="00434550"/>
    <w:rsid w:val="00434662"/>
    <w:rsid w:val="00434AB3"/>
    <w:rsid w:val="00434BBC"/>
    <w:rsid w:val="00434EB3"/>
    <w:rsid w:val="0043508A"/>
    <w:rsid w:val="00435182"/>
    <w:rsid w:val="004351FA"/>
    <w:rsid w:val="00435315"/>
    <w:rsid w:val="004355C6"/>
    <w:rsid w:val="004355EB"/>
    <w:rsid w:val="00435C4C"/>
    <w:rsid w:val="004361E5"/>
    <w:rsid w:val="00436237"/>
    <w:rsid w:val="00436600"/>
    <w:rsid w:val="004370D2"/>
    <w:rsid w:val="00437455"/>
    <w:rsid w:val="00437459"/>
    <w:rsid w:val="0043779F"/>
    <w:rsid w:val="00437B6E"/>
    <w:rsid w:val="00437C57"/>
    <w:rsid w:val="00440378"/>
    <w:rsid w:val="00440566"/>
    <w:rsid w:val="0044068C"/>
    <w:rsid w:val="00440957"/>
    <w:rsid w:val="004409A7"/>
    <w:rsid w:val="00440AAF"/>
    <w:rsid w:val="00440F1A"/>
    <w:rsid w:val="004411D7"/>
    <w:rsid w:val="00442340"/>
    <w:rsid w:val="00442FC8"/>
    <w:rsid w:val="0044348F"/>
    <w:rsid w:val="004438B3"/>
    <w:rsid w:val="00443B73"/>
    <w:rsid w:val="004440E8"/>
    <w:rsid w:val="0044420A"/>
    <w:rsid w:val="00444308"/>
    <w:rsid w:val="004449A9"/>
    <w:rsid w:val="00444FEB"/>
    <w:rsid w:val="0044539F"/>
    <w:rsid w:val="00445627"/>
    <w:rsid w:val="00445AC9"/>
    <w:rsid w:val="00445E51"/>
    <w:rsid w:val="00445ED0"/>
    <w:rsid w:val="00445F59"/>
    <w:rsid w:val="00445F61"/>
    <w:rsid w:val="0044631B"/>
    <w:rsid w:val="00446356"/>
    <w:rsid w:val="00446585"/>
    <w:rsid w:val="0044669B"/>
    <w:rsid w:val="00446B5C"/>
    <w:rsid w:val="00446E07"/>
    <w:rsid w:val="004470DB"/>
    <w:rsid w:val="00447430"/>
    <w:rsid w:val="00447661"/>
    <w:rsid w:val="00447777"/>
    <w:rsid w:val="004477FB"/>
    <w:rsid w:val="00447825"/>
    <w:rsid w:val="00447A18"/>
    <w:rsid w:val="00450106"/>
    <w:rsid w:val="0045025C"/>
    <w:rsid w:val="004502E4"/>
    <w:rsid w:val="004503E3"/>
    <w:rsid w:val="004503F2"/>
    <w:rsid w:val="00450614"/>
    <w:rsid w:val="00450754"/>
    <w:rsid w:val="0045076E"/>
    <w:rsid w:val="0045104A"/>
    <w:rsid w:val="004510E8"/>
    <w:rsid w:val="00451259"/>
    <w:rsid w:val="00451AEE"/>
    <w:rsid w:val="004523D0"/>
    <w:rsid w:val="004528D9"/>
    <w:rsid w:val="0045295D"/>
    <w:rsid w:val="00452A2B"/>
    <w:rsid w:val="00452EAD"/>
    <w:rsid w:val="0045306A"/>
    <w:rsid w:val="004534A1"/>
    <w:rsid w:val="00453A67"/>
    <w:rsid w:val="0045420D"/>
    <w:rsid w:val="0045486D"/>
    <w:rsid w:val="00454AC0"/>
    <w:rsid w:val="00454C65"/>
    <w:rsid w:val="00454FE3"/>
    <w:rsid w:val="00455017"/>
    <w:rsid w:val="0045510B"/>
    <w:rsid w:val="00455E4F"/>
    <w:rsid w:val="00456439"/>
    <w:rsid w:val="0045669C"/>
    <w:rsid w:val="00456A24"/>
    <w:rsid w:val="00456A79"/>
    <w:rsid w:val="00456CB6"/>
    <w:rsid w:val="00456EC1"/>
    <w:rsid w:val="00457055"/>
    <w:rsid w:val="004572B6"/>
    <w:rsid w:val="00457659"/>
    <w:rsid w:val="00457754"/>
    <w:rsid w:val="00457961"/>
    <w:rsid w:val="00457BEC"/>
    <w:rsid w:val="00457D7A"/>
    <w:rsid w:val="00457FD8"/>
    <w:rsid w:val="004601E7"/>
    <w:rsid w:val="004602B6"/>
    <w:rsid w:val="004603D5"/>
    <w:rsid w:val="004605E4"/>
    <w:rsid w:val="004606DB"/>
    <w:rsid w:val="004609D6"/>
    <w:rsid w:val="00460E84"/>
    <w:rsid w:val="0046108B"/>
    <w:rsid w:val="00461316"/>
    <w:rsid w:val="004617D1"/>
    <w:rsid w:val="00461A10"/>
    <w:rsid w:val="00461C03"/>
    <w:rsid w:val="00461DE9"/>
    <w:rsid w:val="00461E8D"/>
    <w:rsid w:val="00462029"/>
    <w:rsid w:val="004623F4"/>
    <w:rsid w:val="004628D0"/>
    <w:rsid w:val="00462A54"/>
    <w:rsid w:val="00462BF5"/>
    <w:rsid w:val="00462BF6"/>
    <w:rsid w:val="00462C66"/>
    <w:rsid w:val="00462E50"/>
    <w:rsid w:val="00463846"/>
    <w:rsid w:val="00463EAC"/>
    <w:rsid w:val="00463F5F"/>
    <w:rsid w:val="0046406F"/>
    <w:rsid w:val="00464134"/>
    <w:rsid w:val="00464404"/>
    <w:rsid w:val="00464C6A"/>
    <w:rsid w:val="00464CD2"/>
    <w:rsid w:val="00464E88"/>
    <w:rsid w:val="0046556B"/>
    <w:rsid w:val="004655D1"/>
    <w:rsid w:val="0046562C"/>
    <w:rsid w:val="004657BF"/>
    <w:rsid w:val="0046598D"/>
    <w:rsid w:val="0046609E"/>
    <w:rsid w:val="004664F8"/>
    <w:rsid w:val="0046652D"/>
    <w:rsid w:val="004665A8"/>
    <w:rsid w:val="004665F1"/>
    <w:rsid w:val="004668AC"/>
    <w:rsid w:val="00466967"/>
    <w:rsid w:val="00466A63"/>
    <w:rsid w:val="00466FE9"/>
    <w:rsid w:val="004670C4"/>
    <w:rsid w:val="0046710A"/>
    <w:rsid w:val="00467112"/>
    <w:rsid w:val="00467211"/>
    <w:rsid w:val="00467236"/>
    <w:rsid w:val="00467397"/>
    <w:rsid w:val="00467A1A"/>
    <w:rsid w:val="00467BD8"/>
    <w:rsid w:val="00467C68"/>
    <w:rsid w:val="0047006D"/>
    <w:rsid w:val="0047029E"/>
    <w:rsid w:val="004706F7"/>
    <w:rsid w:val="00471334"/>
    <w:rsid w:val="004713DF"/>
    <w:rsid w:val="00471473"/>
    <w:rsid w:val="00471870"/>
    <w:rsid w:val="00471CEC"/>
    <w:rsid w:val="00471ECC"/>
    <w:rsid w:val="004722EC"/>
    <w:rsid w:val="00472520"/>
    <w:rsid w:val="004725E4"/>
    <w:rsid w:val="0047264E"/>
    <w:rsid w:val="00472653"/>
    <w:rsid w:val="004727E1"/>
    <w:rsid w:val="00472DDB"/>
    <w:rsid w:val="00473252"/>
    <w:rsid w:val="004732BA"/>
    <w:rsid w:val="00473639"/>
    <w:rsid w:val="00473A32"/>
    <w:rsid w:val="00473AF1"/>
    <w:rsid w:val="00473E8E"/>
    <w:rsid w:val="0047438F"/>
    <w:rsid w:val="00474454"/>
    <w:rsid w:val="00474954"/>
    <w:rsid w:val="00474A1C"/>
    <w:rsid w:val="004750F6"/>
    <w:rsid w:val="004752DF"/>
    <w:rsid w:val="00475458"/>
    <w:rsid w:val="00475756"/>
    <w:rsid w:val="0047579B"/>
    <w:rsid w:val="004757E8"/>
    <w:rsid w:val="00476221"/>
    <w:rsid w:val="004763FB"/>
    <w:rsid w:val="004768D7"/>
    <w:rsid w:val="0047708C"/>
    <w:rsid w:val="0047733E"/>
    <w:rsid w:val="0047744D"/>
    <w:rsid w:val="004775D1"/>
    <w:rsid w:val="00477A1F"/>
    <w:rsid w:val="00477E62"/>
    <w:rsid w:val="00480156"/>
    <w:rsid w:val="00480664"/>
    <w:rsid w:val="00480671"/>
    <w:rsid w:val="00480850"/>
    <w:rsid w:val="004809D4"/>
    <w:rsid w:val="00480C92"/>
    <w:rsid w:val="0048125A"/>
    <w:rsid w:val="00481445"/>
    <w:rsid w:val="004816A2"/>
    <w:rsid w:val="004817A7"/>
    <w:rsid w:val="0048182B"/>
    <w:rsid w:val="004818E0"/>
    <w:rsid w:val="0048199A"/>
    <w:rsid w:val="00481AB2"/>
    <w:rsid w:val="00481B3A"/>
    <w:rsid w:val="00481B93"/>
    <w:rsid w:val="004823D8"/>
    <w:rsid w:val="0048254E"/>
    <w:rsid w:val="004826B4"/>
    <w:rsid w:val="0048275C"/>
    <w:rsid w:val="004828F5"/>
    <w:rsid w:val="00482B78"/>
    <w:rsid w:val="00482F66"/>
    <w:rsid w:val="00483068"/>
    <w:rsid w:val="004831AC"/>
    <w:rsid w:val="004831CD"/>
    <w:rsid w:val="0048336F"/>
    <w:rsid w:val="0048345A"/>
    <w:rsid w:val="004838C4"/>
    <w:rsid w:val="00483E33"/>
    <w:rsid w:val="00483F3E"/>
    <w:rsid w:val="00483FE1"/>
    <w:rsid w:val="004844A2"/>
    <w:rsid w:val="0048466C"/>
    <w:rsid w:val="004846BF"/>
    <w:rsid w:val="00484D26"/>
    <w:rsid w:val="0048504A"/>
    <w:rsid w:val="00485287"/>
    <w:rsid w:val="0048541F"/>
    <w:rsid w:val="004857C7"/>
    <w:rsid w:val="00485C92"/>
    <w:rsid w:val="00485D33"/>
    <w:rsid w:val="00485F7B"/>
    <w:rsid w:val="00486294"/>
    <w:rsid w:val="00486408"/>
    <w:rsid w:val="004869F9"/>
    <w:rsid w:val="00486AF6"/>
    <w:rsid w:val="00486B1F"/>
    <w:rsid w:val="00486EBA"/>
    <w:rsid w:val="00486F60"/>
    <w:rsid w:val="00487124"/>
    <w:rsid w:val="00487129"/>
    <w:rsid w:val="00487914"/>
    <w:rsid w:val="00487EF6"/>
    <w:rsid w:val="00487FAD"/>
    <w:rsid w:val="00490036"/>
    <w:rsid w:val="00490270"/>
    <w:rsid w:val="004905B3"/>
    <w:rsid w:val="00490877"/>
    <w:rsid w:val="00490C59"/>
    <w:rsid w:val="00490C7C"/>
    <w:rsid w:val="00490F47"/>
    <w:rsid w:val="00490FE2"/>
    <w:rsid w:val="00491015"/>
    <w:rsid w:val="00491616"/>
    <w:rsid w:val="00491628"/>
    <w:rsid w:val="00491B55"/>
    <w:rsid w:val="00491C5A"/>
    <w:rsid w:val="00491CC2"/>
    <w:rsid w:val="00492438"/>
    <w:rsid w:val="004929E1"/>
    <w:rsid w:val="00493533"/>
    <w:rsid w:val="00493884"/>
    <w:rsid w:val="00493A78"/>
    <w:rsid w:val="00493A80"/>
    <w:rsid w:val="00493C19"/>
    <w:rsid w:val="004940FB"/>
    <w:rsid w:val="004947DE"/>
    <w:rsid w:val="00494AF6"/>
    <w:rsid w:val="00494D23"/>
    <w:rsid w:val="00494E9B"/>
    <w:rsid w:val="00494F2F"/>
    <w:rsid w:val="00495231"/>
    <w:rsid w:val="004956A9"/>
    <w:rsid w:val="0049590F"/>
    <w:rsid w:val="00495B1E"/>
    <w:rsid w:val="00495BED"/>
    <w:rsid w:val="00495D42"/>
    <w:rsid w:val="00495D8D"/>
    <w:rsid w:val="00496513"/>
    <w:rsid w:val="00496697"/>
    <w:rsid w:val="0049673C"/>
    <w:rsid w:val="00496888"/>
    <w:rsid w:val="00496B95"/>
    <w:rsid w:val="00496E8E"/>
    <w:rsid w:val="00497031"/>
    <w:rsid w:val="0049724D"/>
    <w:rsid w:val="004972AC"/>
    <w:rsid w:val="004973B1"/>
    <w:rsid w:val="00497A75"/>
    <w:rsid w:val="00497AE7"/>
    <w:rsid w:val="004A043E"/>
    <w:rsid w:val="004A0550"/>
    <w:rsid w:val="004A0712"/>
    <w:rsid w:val="004A07A3"/>
    <w:rsid w:val="004A0D4C"/>
    <w:rsid w:val="004A0D51"/>
    <w:rsid w:val="004A12B4"/>
    <w:rsid w:val="004A158D"/>
    <w:rsid w:val="004A199F"/>
    <w:rsid w:val="004A1C1A"/>
    <w:rsid w:val="004A2072"/>
    <w:rsid w:val="004A2277"/>
    <w:rsid w:val="004A22A9"/>
    <w:rsid w:val="004A2384"/>
    <w:rsid w:val="004A24AF"/>
    <w:rsid w:val="004A2C68"/>
    <w:rsid w:val="004A3233"/>
    <w:rsid w:val="004A3347"/>
    <w:rsid w:val="004A379B"/>
    <w:rsid w:val="004A3CB2"/>
    <w:rsid w:val="004A3D05"/>
    <w:rsid w:val="004A3D7C"/>
    <w:rsid w:val="004A3EA1"/>
    <w:rsid w:val="004A433A"/>
    <w:rsid w:val="004A4B50"/>
    <w:rsid w:val="004A4B7E"/>
    <w:rsid w:val="004A4FA3"/>
    <w:rsid w:val="004A5298"/>
    <w:rsid w:val="004A5455"/>
    <w:rsid w:val="004A5815"/>
    <w:rsid w:val="004A638C"/>
    <w:rsid w:val="004A663B"/>
    <w:rsid w:val="004A699A"/>
    <w:rsid w:val="004A6AEF"/>
    <w:rsid w:val="004A70D4"/>
    <w:rsid w:val="004A71F5"/>
    <w:rsid w:val="004A7227"/>
    <w:rsid w:val="004A7229"/>
    <w:rsid w:val="004A7B92"/>
    <w:rsid w:val="004A7BD6"/>
    <w:rsid w:val="004A7E24"/>
    <w:rsid w:val="004A7E84"/>
    <w:rsid w:val="004B0088"/>
    <w:rsid w:val="004B05F5"/>
    <w:rsid w:val="004B0FFD"/>
    <w:rsid w:val="004B105D"/>
    <w:rsid w:val="004B1461"/>
    <w:rsid w:val="004B17BE"/>
    <w:rsid w:val="004B1863"/>
    <w:rsid w:val="004B193F"/>
    <w:rsid w:val="004B19BE"/>
    <w:rsid w:val="004B292D"/>
    <w:rsid w:val="004B2EB1"/>
    <w:rsid w:val="004B3216"/>
    <w:rsid w:val="004B3693"/>
    <w:rsid w:val="004B36E2"/>
    <w:rsid w:val="004B37AE"/>
    <w:rsid w:val="004B3B30"/>
    <w:rsid w:val="004B3E37"/>
    <w:rsid w:val="004B3FD8"/>
    <w:rsid w:val="004B4011"/>
    <w:rsid w:val="004B43A3"/>
    <w:rsid w:val="004B4458"/>
    <w:rsid w:val="004B45DD"/>
    <w:rsid w:val="004B48BB"/>
    <w:rsid w:val="004B495E"/>
    <w:rsid w:val="004B4E07"/>
    <w:rsid w:val="004B4F2F"/>
    <w:rsid w:val="004B50F9"/>
    <w:rsid w:val="004B53A6"/>
    <w:rsid w:val="004B5512"/>
    <w:rsid w:val="004B5639"/>
    <w:rsid w:val="004B5A8C"/>
    <w:rsid w:val="004B5F68"/>
    <w:rsid w:val="004B61E4"/>
    <w:rsid w:val="004B62AF"/>
    <w:rsid w:val="004B63AF"/>
    <w:rsid w:val="004B66EF"/>
    <w:rsid w:val="004B69E5"/>
    <w:rsid w:val="004B6CBB"/>
    <w:rsid w:val="004B6CD0"/>
    <w:rsid w:val="004B711E"/>
    <w:rsid w:val="004B7DA9"/>
    <w:rsid w:val="004C0812"/>
    <w:rsid w:val="004C08BE"/>
    <w:rsid w:val="004C0B99"/>
    <w:rsid w:val="004C0E0B"/>
    <w:rsid w:val="004C149E"/>
    <w:rsid w:val="004C1618"/>
    <w:rsid w:val="004C17E0"/>
    <w:rsid w:val="004C1C76"/>
    <w:rsid w:val="004C20EB"/>
    <w:rsid w:val="004C2B85"/>
    <w:rsid w:val="004C2D8C"/>
    <w:rsid w:val="004C2EC7"/>
    <w:rsid w:val="004C34BB"/>
    <w:rsid w:val="004C3C2C"/>
    <w:rsid w:val="004C3EA4"/>
    <w:rsid w:val="004C411E"/>
    <w:rsid w:val="004C4DA5"/>
    <w:rsid w:val="004C54D0"/>
    <w:rsid w:val="004C5D9E"/>
    <w:rsid w:val="004C5F45"/>
    <w:rsid w:val="004C5F5E"/>
    <w:rsid w:val="004C62AC"/>
    <w:rsid w:val="004C635F"/>
    <w:rsid w:val="004C6366"/>
    <w:rsid w:val="004C6466"/>
    <w:rsid w:val="004C6B85"/>
    <w:rsid w:val="004C6D32"/>
    <w:rsid w:val="004C712A"/>
    <w:rsid w:val="004C725E"/>
    <w:rsid w:val="004C7390"/>
    <w:rsid w:val="004C74C6"/>
    <w:rsid w:val="004C7608"/>
    <w:rsid w:val="004C77F2"/>
    <w:rsid w:val="004C79F5"/>
    <w:rsid w:val="004C7AE3"/>
    <w:rsid w:val="004C7CB8"/>
    <w:rsid w:val="004D01FF"/>
    <w:rsid w:val="004D0427"/>
    <w:rsid w:val="004D0B74"/>
    <w:rsid w:val="004D0F4E"/>
    <w:rsid w:val="004D1184"/>
    <w:rsid w:val="004D11A5"/>
    <w:rsid w:val="004D123F"/>
    <w:rsid w:val="004D13CC"/>
    <w:rsid w:val="004D1443"/>
    <w:rsid w:val="004D1483"/>
    <w:rsid w:val="004D1657"/>
    <w:rsid w:val="004D1920"/>
    <w:rsid w:val="004D19C3"/>
    <w:rsid w:val="004D1B76"/>
    <w:rsid w:val="004D1BA3"/>
    <w:rsid w:val="004D2600"/>
    <w:rsid w:val="004D26E6"/>
    <w:rsid w:val="004D278A"/>
    <w:rsid w:val="004D2A91"/>
    <w:rsid w:val="004D30B1"/>
    <w:rsid w:val="004D334B"/>
    <w:rsid w:val="004D33DD"/>
    <w:rsid w:val="004D36EF"/>
    <w:rsid w:val="004D38D8"/>
    <w:rsid w:val="004D38FA"/>
    <w:rsid w:val="004D3C14"/>
    <w:rsid w:val="004D3EA8"/>
    <w:rsid w:val="004D3FF3"/>
    <w:rsid w:val="004D42BF"/>
    <w:rsid w:val="004D4558"/>
    <w:rsid w:val="004D4C61"/>
    <w:rsid w:val="004D4F3D"/>
    <w:rsid w:val="004D4FD3"/>
    <w:rsid w:val="004D504B"/>
    <w:rsid w:val="004D55C6"/>
    <w:rsid w:val="004D55CD"/>
    <w:rsid w:val="004D5738"/>
    <w:rsid w:val="004D6073"/>
    <w:rsid w:val="004D61A5"/>
    <w:rsid w:val="004D61EA"/>
    <w:rsid w:val="004D6377"/>
    <w:rsid w:val="004D653B"/>
    <w:rsid w:val="004D6637"/>
    <w:rsid w:val="004D66AB"/>
    <w:rsid w:val="004D6BEB"/>
    <w:rsid w:val="004D6FB6"/>
    <w:rsid w:val="004D731F"/>
    <w:rsid w:val="004D7397"/>
    <w:rsid w:val="004D750F"/>
    <w:rsid w:val="004D7558"/>
    <w:rsid w:val="004D75FC"/>
    <w:rsid w:val="004D771D"/>
    <w:rsid w:val="004D796D"/>
    <w:rsid w:val="004D7D64"/>
    <w:rsid w:val="004D7DB3"/>
    <w:rsid w:val="004E0442"/>
    <w:rsid w:val="004E063D"/>
    <w:rsid w:val="004E0B9E"/>
    <w:rsid w:val="004E0FD9"/>
    <w:rsid w:val="004E10F6"/>
    <w:rsid w:val="004E1BE5"/>
    <w:rsid w:val="004E1BF1"/>
    <w:rsid w:val="004E1E05"/>
    <w:rsid w:val="004E1EF4"/>
    <w:rsid w:val="004E1F16"/>
    <w:rsid w:val="004E277B"/>
    <w:rsid w:val="004E27A0"/>
    <w:rsid w:val="004E2815"/>
    <w:rsid w:val="004E2AA7"/>
    <w:rsid w:val="004E2BF7"/>
    <w:rsid w:val="004E2C42"/>
    <w:rsid w:val="004E2F38"/>
    <w:rsid w:val="004E3037"/>
    <w:rsid w:val="004E31B4"/>
    <w:rsid w:val="004E33CE"/>
    <w:rsid w:val="004E36D6"/>
    <w:rsid w:val="004E3E00"/>
    <w:rsid w:val="004E4488"/>
    <w:rsid w:val="004E452A"/>
    <w:rsid w:val="004E46E6"/>
    <w:rsid w:val="004E48D0"/>
    <w:rsid w:val="004E4C66"/>
    <w:rsid w:val="004E4D7A"/>
    <w:rsid w:val="004E557B"/>
    <w:rsid w:val="004E55AE"/>
    <w:rsid w:val="004E5BCA"/>
    <w:rsid w:val="004E6218"/>
    <w:rsid w:val="004E6835"/>
    <w:rsid w:val="004E68C6"/>
    <w:rsid w:val="004E6B8A"/>
    <w:rsid w:val="004E6C19"/>
    <w:rsid w:val="004E74AC"/>
    <w:rsid w:val="004E7613"/>
    <w:rsid w:val="004E76CE"/>
    <w:rsid w:val="004E77EF"/>
    <w:rsid w:val="004E7B86"/>
    <w:rsid w:val="004E7BCC"/>
    <w:rsid w:val="004E7D69"/>
    <w:rsid w:val="004F0152"/>
    <w:rsid w:val="004F04B8"/>
    <w:rsid w:val="004F0EB1"/>
    <w:rsid w:val="004F106E"/>
    <w:rsid w:val="004F1170"/>
    <w:rsid w:val="004F17E1"/>
    <w:rsid w:val="004F18DB"/>
    <w:rsid w:val="004F19C7"/>
    <w:rsid w:val="004F19EF"/>
    <w:rsid w:val="004F1A47"/>
    <w:rsid w:val="004F1C26"/>
    <w:rsid w:val="004F21D3"/>
    <w:rsid w:val="004F21F6"/>
    <w:rsid w:val="004F22A1"/>
    <w:rsid w:val="004F23BF"/>
    <w:rsid w:val="004F2437"/>
    <w:rsid w:val="004F27F5"/>
    <w:rsid w:val="004F2AB6"/>
    <w:rsid w:val="004F2B8C"/>
    <w:rsid w:val="004F2CBF"/>
    <w:rsid w:val="004F2E21"/>
    <w:rsid w:val="004F31A7"/>
    <w:rsid w:val="004F328A"/>
    <w:rsid w:val="004F38B5"/>
    <w:rsid w:val="004F3BA1"/>
    <w:rsid w:val="004F46CD"/>
    <w:rsid w:val="004F4896"/>
    <w:rsid w:val="004F4A0E"/>
    <w:rsid w:val="004F4A75"/>
    <w:rsid w:val="004F4E2B"/>
    <w:rsid w:val="004F5140"/>
    <w:rsid w:val="004F52CC"/>
    <w:rsid w:val="004F5D34"/>
    <w:rsid w:val="004F66FE"/>
    <w:rsid w:val="004F694E"/>
    <w:rsid w:val="004F6E36"/>
    <w:rsid w:val="004F6E46"/>
    <w:rsid w:val="004F6F3F"/>
    <w:rsid w:val="004F6F91"/>
    <w:rsid w:val="004F7156"/>
    <w:rsid w:val="004F750C"/>
    <w:rsid w:val="004F771D"/>
    <w:rsid w:val="004F7854"/>
    <w:rsid w:val="004F7C10"/>
    <w:rsid w:val="004F7D79"/>
    <w:rsid w:val="004F7DCB"/>
    <w:rsid w:val="00500021"/>
    <w:rsid w:val="00500085"/>
    <w:rsid w:val="00500097"/>
    <w:rsid w:val="0050028C"/>
    <w:rsid w:val="00500800"/>
    <w:rsid w:val="0050084E"/>
    <w:rsid w:val="00500A73"/>
    <w:rsid w:val="00500E27"/>
    <w:rsid w:val="00500F46"/>
    <w:rsid w:val="0050183F"/>
    <w:rsid w:val="00501BCE"/>
    <w:rsid w:val="00501D4F"/>
    <w:rsid w:val="00501F1E"/>
    <w:rsid w:val="00502107"/>
    <w:rsid w:val="005022CF"/>
    <w:rsid w:val="00502383"/>
    <w:rsid w:val="00502427"/>
    <w:rsid w:val="00502437"/>
    <w:rsid w:val="005024B1"/>
    <w:rsid w:val="0050279A"/>
    <w:rsid w:val="00502D80"/>
    <w:rsid w:val="00502EB4"/>
    <w:rsid w:val="00502EE3"/>
    <w:rsid w:val="00502F93"/>
    <w:rsid w:val="0050313D"/>
    <w:rsid w:val="005033EE"/>
    <w:rsid w:val="00503760"/>
    <w:rsid w:val="00503774"/>
    <w:rsid w:val="00503794"/>
    <w:rsid w:val="005038A1"/>
    <w:rsid w:val="00503B01"/>
    <w:rsid w:val="00503B36"/>
    <w:rsid w:val="0050427C"/>
    <w:rsid w:val="005044D2"/>
    <w:rsid w:val="005044DB"/>
    <w:rsid w:val="005046D7"/>
    <w:rsid w:val="005049A2"/>
    <w:rsid w:val="00504C3A"/>
    <w:rsid w:val="00504DD5"/>
    <w:rsid w:val="00504DF5"/>
    <w:rsid w:val="00505169"/>
    <w:rsid w:val="005051A3"/>
    <w:rsid w:val="00505341"/>
    <w:rsid w:val="005057DD"/>
    <w:rsid w:val="005064B6"/>
    <w:rsid w:val="0050666B"/>
    <w:rsid w:val="00506A1A"/>
    <w:rsid w:val="00506E10"/>
    <w:rsid w:val="005073F5"/>
    <w:rsid w:val="00507969"/>
    <w:rsid w:val="00507B47"/>
    <w:rsid w:val="00507FF2"/>
    <w:rsid w:val="005101BB"/>
    <w:rsid w:val="0051056A"/>
    <w:rsid w:val="0051057C"/>
    <w:rsid w:val="00510BDD"/>
    <w:rsid w:val="00510C2F"/>
    <w:rsid w:val="00510D44"/>
    <w:rsid w:val="005111A6"/>
    <w:rsid w:val="00511702"/>
    <w:rsid w:val="00511B01"/>
    <w:rsid w:val="005125DC"/>
    <w:rsid w:val="00512797"/>
    <w:rsid w:val="005127F4"/>
    <w:rsid w:val="005128DE"/>
    <w:rsid w:val="005132B6"/>
    <w:rsid w:val="0051345D"/>
    <w:rsid w:val="005136EA"/>
    <w:rsid w:val="00513704"/>
    <w:rsid w:val="0051379F"/>
    <w:rsid w:val="00513B10"/>
    <w:rsid w:val="00513B43"/>
    <w:rsid w:val="00513BE8"/>
    <w:rsid w:val="00513DFC"/>
    <w:rsid w:val="00513E42"/>
    <w:rsid w:val="00513EB7"/>
    <w:rsid w:val="00513F65"/>
    <w:rsid w:val="00514076"/>
    <w:rsid w:val="005142DF"/>
    <w:rsid w:val="00514434"/>
    <w:rsid w:val="00514B55"/>
    <w:rsid w:val="00514E9A"/>
    <w:rsid w:val="00514EE3"/>
    <w:rsid w:val="0051504B"/>
    <w:rsid w:val="00515115"/>
    <w:rsid w:val="00515506"/>
    <w:rsid w:val="00515733"/>
    <w:rsid w:val="0051581C"/>
    <w:rsid w:val="00515BEF"/>
    <w:rsid w:val="00515EDF"/>
    <w:rsid w:val="00515FAF"/>
    <w:rsid w:val="00516319"/>
    <w:rsid w:val="00516398"/>
    <w:rsid w:val="00516991"/>
    <w:rsid w:val="00516B0B"/>
    <w:rsid w:val="00516B4B"/>
    <w:rsid w:val="00516D40"/>
    <w:rsid w:val="0051728B"/>
    <w:rsid w:val="0051755A"/>
    <w:rsid w:val="00517766"/>
    <w:rsid w:val="00520595"/>
    <w:rsid w:val="0052084D"/>
    <w:rsid w:val="00520939"/>
    <w:rsid w:val="00520A18"/>
    <w:rsid w:val="00520DA6"/>
    <w:rsid w:val="00521488"/>
    <w:rsid w:val="005216DF"/>
    <w:rsid w:val="00521BD0"/>
    <w:rsid w:val="00521BD3"/>
    <w:rsid w:val="00521C37"/>
    <w:rsid w:val="00521E22"/>
    <w:rsid w:val="00521F1B"/>
    <w:rsid w:val="00522137"/>
    <w:rsid w:val="005222D4"/>
    <w:rsid w:val="00523126"/>
    <w:rsid w:val="0052351A"/>
    <w:rsid w:val="005235CC"/>
    <w:rsid w:val="00523EFF"/>
    <w:rsid w:val="00524161"/>
    <w:rsid w:val="005244DC"/>
    <w:rsid w:val="005246A6"/>
    <w:rsid w:val="005246AB"/>
    <w:rsid w:val="00524703"/>
    <w:rsid w:val="00524BEE"/>
    <w:rsid w:val="00524CAC"/>
    <w:rsid w:val="00524E01"/>
    <w:rsid w:val="00525008"/>
    <w:rsid w:val="005250B4"/>
    <w:rsid w:val="0052525D"/>
    <w:rsid w:val="005253A3"/>
    <w:rsid w:val="005255E9"/>
    <w:rsid w:val="00525C59"/>
    <w:rsid w:val="00525FCF"/>
    <w:rsid w:val="00526DF5"/>
    <w:rsid w:val="005274AF"/>
    <w:rsid w:val="00527604"/>
    <w:rsid w:val="0052762B"/>
    <w:rsid w:val="0052772C"/>
    <w:rsid w:val="00527832"/>
    <w:rsid w:val="00527D3F"/>
    <w:rsid w:val="00527F32"/>
    <w:rsid w:val="00530102"/>
    <w:rsid w:val="00530167"/>
    <w:rsid w:val="00530DFD"/>
    <w:rsid w:val="00530E36"/>
    <w:rsid w:val="005311A7"/>
    <w:rsid w:val="00531601"/>
    <w:rsid w:val="00531996"/>
    <w:rsid w:val="00531DB5"/>
    <w:rsid w:val="00531EA7"/>
    <w:rsid w:val="0053236F"/>
    <w:rsid w:val="005329D3"/>
    <w:rsid w:val="00532A5A"/>
    <w:rsid w:val="00532C87"/>
    <w:rsid w:val="00532E02"/>
    <w:rsid w:val="0053319E"/>
    <w:rsid w:val="0053351D"/>
    <w:rsid w:val="00533A39"/>
    <w:rsid w:val="00533D45"/>
    <w:rsid w:val="00534015"/>
    <w:rsid w:val="00534136"/>
    <w:rsid w:val="00534218"/>
    <w:rsid w:val="005344D8"/>
    <w:rsid w:val="00534553"/>
    <w:rsid w:val="005351E4"/>
    <w:rsid w:val="00535234"/>
    <w:rsid w:val="0053527B"/>
    <w:rsid w:val="005356EA"/>
    <w:rsid w:val="0053596F"/>
    <w:rsid w:val="0053599C"/>
    <w:rsid w:val="00535A31"/>
    <w:rsid w:val="00535C2C"/>
    <w:rsid w:val="00535DE4"/>
    <w:rsid w:val="00535E2A"/>
    <w:rsid w:val="00535E79"/>
    <w:rsid w:val="005360B8"/>
    <w:rsid w:val="00536202"/>
    <w:rsid w:val="005366C6"/>
    <w:rsid w:val="0053670F"/>
    <w:rsid w:val="00536BEC"/>
    <w:rsid w:val="00536F18"/>
    <w:rsid w:val="00537234"/>
    <w:rsid w:val="00537404"/>
    <w:rsid w:val="00537AAD"/>
    <w:rsid w:val="00537AE4"/>
    <w:rsid w:val="00537CE3"/>
    <w:rsid w:val="00537D36"/>
    <w:rsid w:val="00537F4F"/>
    <w:rsid w:val="00540360"/>
    <w:rsid w:val="00540418"/>
    <w:rsid w:val="0054064D"/>
    <w:rsid w:val="00540939"/>
    <w:rsid w:val="00540A34"/>
    <w:rsid w:val="00540C8B"/>
    <w:rsid w:val="0054130C"/>
    <w:rsid w:val="005413E9"/>
    <w:rsid w:val="00541956"/>
    <w:rsid w:val="00541978"/>
    <w:rsid w:val="00541B4E"/>
    <w:rsid w:val="00541BA8"/>
    <w:rsid w:val="00541C22"/>
    <w:rsid w:val="00541C9D"/>
    <w:rsid w:val="00542035"/>
    <w:rsid w:val="00542045"/>
    <w:rsid w:val="00542CD7"/>
    <w:rsid w:val="00542CE0"/>
    <w:rsid w:val="005431B5"/>
    <w:rsid w:val="005434D9"/>
    <w:rsid w:val="0054385E"/>
    <w:rsid w:val="00543C64"/>
    <w:rsid w:val="00543D32"/>
    <w:rsid w:val="00544248"/>
    <w:rsid w:val="005445CC"/>
    <w:rsid w:val="00544603"/>
    <w:rsid w:val="0054477F"/>
    <w:rsid w:val="00544C31"/>
    <w:rsid w:val="005450DB"/>
    <w:rsid w:val="00545138"/>
    <w:rsid w:val="0054528B"/>
    <w:rsid w:val="00545401"/>
    <w:rsid w:val="00545639"/>
    <w:rsid w:val="0054579A"/>
    <w:rsid w:val="005457E1"/>
    <w:rsid w:val="00545CED"/>
    <w:rsid w:val="00545E05"/>
    <w:rsid w:val="0054628F"/>
    <w:rsid w:val="005463E0"/>
    <w:rsid w:val="00546406"/>
    <w:rsid w:val="005467C9"/>
    <w:rsid w:val="00546C07"/>
    <w:rsid w:val="00546C26"/>
    <w:rsid w:val="00546C2E"/>
    <w:rsid w:val="00547766"/>
    <w:rsid w:val="005478A9"/>
    <w:rsid w:val="005479B7"/>
    <w:rsid w:val="00550012"/>
    <w:rsid w:val="005501C5"/>
    <w:rsid w:val="00550310"/>
    <w:rsid w:val="0055045D"/>
    <w:rsid w:val="0055105A"/>
    <w:rsid w:val="005513BA"/>
    <w:rsid w:val="00551646"/>
    <w:rsid w:val="00551679"/>
    <w:rsid w:val="005516E8"/>
    <w:rsid w:val="005517DD"/>
    <w:rsid w:val="00551A9C"/>
    <w:rsid w:val="00551EEE"/>
    <w:rsid w:val="00551F63"/>
    <w:rsid w:val="005522DA"/>
    <w:rsid w:val="005524AF"/>
    <w:rsid w:val="00552A1E"/>
    <w:rsid w:val="00552B20"/>
    <w:rsid w:val="00552D37"/>
    <w:rsid w:val="00553485"/>
    <w:rsid w:val="00553B08"/>
    <w:rsid w:val="00553B7B"/>
    <w:rsid w:val="00553FB8"/>
    <w:rsid w:val="00554447"/>
    <w:rsid w:val="00554464"/>
    <w:rsid w:val="00554513"/>
    <w:rsid w:val="0055491B"/>
    <w:rsid w:val="00554997"/>
    <w:rsid w:val="005549F3"/>
    <w:rsid w:val="00554BBF"/>
    <w:rsid w:val="0055501D"/>
    <w:rsid w:val="005552BD"/>
    <w:rsid w:val="00555A30"/>
    <w:rsid w:val="00555B07"/>
    <w:rsid w:val="00555B39"/>
    <w:rsid w:val="00555D8E"/>
    <w:rsid w:val="00556098"/>
    <w:rsid w:val="005564A5"/>
    <w:rsid w:val="005566B9"/>
    <w:rsid w:val="005569E5"/>
    <w:rsid w:val="00556C0F"/>
    <w:rsid w:val="0055720B"/>
    <w:rsid w:val="00557461"/>
    <w:rsid w:val="00557668"/>
    <w:rsid w:val="00557756"/>
    <w:rsid w:val="00557B7F"/>
    <w:rsid w:val="00560006"/>
    <w:rsid w:val="00560781"/>
    <w:rsid w:val="00560A00"/>
    <w:rsid w:val="00560A7D"/>
    <w:rsid w:val="00560B02"/>
    <w:rsid w:val="00560E40"/>
    <w:rsid w:val="005612B5"/>
    <w:rsid w:val="005617A4"/>
    <w:rsid w:val="00561839"/>
    <w:rsid w:val="00561A20"/>
    <w:rsid w:val="00561AFB"/>
    <w:rsid w:val="00561DF1"/>
    <w:rsid w:val="00561FDF"/>
    <w:rsid w:val="00562023"/>
    <w:rsid w:val="0056235C"/>
    <w:rsid w:val="005627BC"/>
    <w:rsid w:val="005629E2"/>
    <w:rsid w:val="005629E3"/>
    <w:rsid w:val="00562A37"/>
    <w:rsid w:val="0056329F"/>
    <w:rsid w:val="00563332"/>
    <w:rsid w:val="0056348E"/>
    <w:rsid w:val="0056377B"/>
    <w:rsid w:val="00563A18"/>
    <w:rsid w:val="00563B10"/>
    <w:rsid w:val="00563B7D"/>
    <w:rsid w:val="005644E0"/>
    <w:rsid w:val="0056479E"/>
    <w:rsid w:val="00564EE6"/>
    <w:rsid w:val="00565037"/>
    <w:rsid w:val="005650B3"/>
    <w:rsid w:val="00565584"/>
    <w:rsid w:val="00565747"/>
    <w:rsid w:val="00565935"/>
    <w:rsid w:val="00565B2B"/>
    <w:rsid w:val="00565BC7"/>
    <w:rsid w:val="00566115"/>
    <w:rsid w:val="00566A74"/>
    <w:rsid w:val="00566C01"/>
    <w:rsid w:val="00566D5A"/>
    <w:rsid w:val="00567089"/>
    <w:rsid w:val="0056757D"/>
    <w:rsid w:val="005676A1"/>
    <w:rsid w:val="00567AB2"/>
    <w:rsid w:val="00567F9C"/>
    <w:rsid w:val="00570115"/>
    <w:rsid w:val="00570375"/>
    <w:rsid w:val="0057068E"/>
    <w:rsid w:val="00570D1A"/>
    <w:rsid w:val="005710D5"/>
    <w:rsid w:val="005713FB"/>
    <w:rsid w:val="00571477"/>
    <w:rsid w:val="00571C8B"/>
    <w:rsid w:val="00572679"/>
    <w:rsid w:val="0057272B"/>
    <w:rsid w:val="00572A93"/>
    <w:rsid w:val="00572AAC"/>
    <w:rsid w:val="00573123"/>
    <w:rsid w:val="00573244"/>
    <w:rsid w:val="005734B1"/>
    <w:rsid w:val="00573556"/>
    <w:rsid w:val="00574345"/>
    <w:rsid w:val="00574453"/>
    <w:rsid w:val="00574586"/>
    <w:rsid w:val="0057474A"/>
    <w:rsid w:val="00574E76"/>
    <w:rsid w:val="005752AD"/>
    <w:rsid w:val="00575631"/>
    <w:rsid w:val="00575A86"/>
    <w:rsid w:val="00575AD2"/>
    <w:rsid w:val="0057611E"/>
    <w:rsid w:val="0057633C"/>
    <w:rsid w:val="005765C7"/>
    <w:rsid w:val="005765D9"/>
    <w:rsid w:val="005767EE"/>
    <w:rsid w:val="00576B42"/>
    <w:rsid w:val="00576F71"/>
    <w:rsid w:val="005777D2"/>
    <w:rsid w:val="0057786B"/>
    <w:rsid w:val="00577AD6"/>
    <w:rsid w:val="00577C8E"/>
    <w:rsid w:val="0057A86E"/>
    <w:rsid w:val="0058032D"/>
    <w:rsid w:val="005803FA"/>
    <w:rsid w:val="00580542"/>
    <w:rsid w:val="00580731"/>
    <w:rsid w:val="005807A1"/>
    <w:rsid w:val="005809C5"/>
    <w:rsid w:val="005809D1"/>
    <w:rsid w:val="00580DC2"/>
    <w:rsid w:val="00581180"/>
    <w:rsid w:val="005813D3"/>
    <w:rsid w:val="00581551"/>
    <w:rsid w:val="005818E8"/>
    <w:rsid w:val="00581E3B"/>
    <w:rsid w:val="00581F67"/>
    <w:rsid w:val="00582258"/>
    <w:rsid w:val="005822D1"/>
    <w:rsid w:val="005823CB"/>
    <w:rsid w:val="00582450"/>
    <w:rsid w:val="005833E1"/>
    <w:rsid w:val="0058361D"/>
    <w:rsid w:val="00583ADE"/>
    <w:rsid w:val="00583D80"/>
    <w:rsid w:val="00584030"/>
    <w:rsid w:val="0058419D"/>
    <w:rsid w:val="005844FF"/>
    <w:rsid w:val="00584597"/>
    <w:rsid w:val="00584979"/>
    <w:rsid w:val="00584CF3"/>
    <w:rsid w:val="005854BB"/>
    <w:rsid w:val="00585D9A"/>
    <w:rsid w:val="00585E2B"/>
    <w:rsid w:val="0058608A"/>
    <w:rsid w:val="005864F1"/>
    <w:rsid w:val="0058677B"/>
    <w:rsid w:val="00586B4C"/>
    <w:rsid w:val="00586B93"/>
    <w:rsid w:val="00586F72"/>
    <w:rsid w:val="00587211"/>
    <w:rsid w:val="00587CA6"/>
    <w:rsid w:val="00587F0C"/>
    <w:rsid w:val="00587F9F"/>
    <w:rsid w:val="0059000B"/>
    <w:rsid w:val="00590317"/>
    <w:rsid w:val="00590910"/>
    <w:rsid w:val="005909CB"/>
    <w:rsid w:val="00590A07"/>
    <w:rsid w:val="005910F4"/>
    <w:rsid w:val="00591110"/>
    <w:rsid w:val="005916AD"/>
    <w:rsid w:val="00591CA1"/>
    <w:rsid w:val="00591DD2"/>
    <w:rsid w:val="00591E4F"/>
    <w:rsid w:val="00591F19"/>
    <w:rsid w:val="0059240F"/>
    <w:rsid w:val="0059288E"/>
    <w:rsid w:val="00592BE0"/>
    <w:rsid w:val="00592F86"/>
    <w:rsid w:val="0059302F"/>
    <w:rsid w:val="0059308E"/>
    <w:rsid w:val="005936C3"/>
    <w:rsid w:val="0059399E"/>
    <w:rsid w:val="00593C62"/>
    <w:rsid w:val="00594078"/>
    <w:rsid w:val="005941AD"/>
    <w:rsid w:val="00594270"/>
    <w:rsid w:val="00594284"/>
    <w:rsid w:val="0059432B"/>
    <w:rsid w:val="00594708"/>
    <w:rsid w:val="0059485F"/>
    <w:rsid w:val="00594A5D"/>
    <w:rsid w:val="00594E05"/>
    <w:rsid w:val="00594F87"/>
    <w:rsid w:val="00594FD5"/>
    <w:rsid w:val="0059537E"/>
    <w:rsid w:val="005953B1"/>
    <w:rsid w:val="00595419"/>
    <w:rsid w:val="005956EB"/>
    <w:rsid w:val="005959EE"/>
    <w:rsid w:val="00595CC1"/>
    <w:rsid w:val="00595D35"/>
    <w:rsid w:val="00595DEB"/>
    <w:rsid w:val="00595F07"/>
    <w:rsid w:val="005963BD"/>
    <w:rsid w:val="005964EE"/>
    <w:rsid w:val="00597921"/>
    <w:rsid w:val="00597ABC"/>
    <w:rsid w:val="005A014C"/>
    <w:rsid w:val="005A01BA"/>
    <w:rsid w:val="005A02F3"/>
    <w:rsid w:val="005A0304"/>
    <w:rsid w:val="005A0439"/>
    <w:rsid w:val="005A05FB"/>
    <w:rsid w:val="005A0663"/>
    <w:rsid w:val="005A0722"/>
    <w:rsid w:val="005A0893"/>
    <w:rsid w:val="005A0BCF"/>
    <w:rsid w:val="005A0C8A"/>
    <w:rsid w:val="005A1119"/>
    <w:rsid w:val="005A1126"/>
    <w:rsid w:val="005A14FB"/>
    <w:rsid w:val="005A1664"/>
    <w:rsid w:val="005A168C"/>
    <w:rsid w:val="005A182A"/>
    <w:rsid w:val="005A1857"/>
    <w:rsid w:val="005A1918"/>
    <w:rsid w:val="005A1BB9"/>
    <w:rsid w:val="005A1C4C"/>
    <w:rsid w:val="005A1C6A"/>
    <w:rsid w:val="005A1E42"/>
    <w:rsid w:val="005A23E9"/>
    <w:rsid w:val="005A2534"/>
    <w:rsid w:val="005A28CD"/>
    <w:rsid w:val="005A2E36"/>
    <w:rsid w:val="005A2E6B"/>
    <w:rsid w:val="005A2E7B"/>
    <w:rsid w:val="005A3340"/>
    <w:rsid w:val="005A33E0"/>
    <w:rsid w:val="005A3566"/>
    <w:rsid w:val="005A3725"/>
    <w:rsid w:val="005A37F5"/>
    <w:rsid w:val="005A3818"/>
    <w:rsid w:val="005A3B72"/>
    <w:rsid w:val="005A3CD7"/>
    <w:rsid w:val="005A3D2A"/>
    <w:rsid w:val="005A3E15"/>
    <w:rsid w:val="005A3EC6"/>
    <w:rsid w:val="005A47E9"/>
    <w:rsid w:val="005A4967"/>
    <w:rsid w:val="005A5155"/>
    <w:rsid w:val="005A53AF"/>
    <w:rsid w:val="005A5937"/>
    <w:rsid w:val="005A5A84"/>
    <w:rsid w:val="005A62A6"/>
    <w:rsid w:val="005A6639"/>
    <w:rsid w:val="005A6B8D"/>
    <w:rsid w:val="005A6F71"/>
    <w:rsid w:val="005A706F"/>
    <w:rsid w:val="005A7843"/>
    <w:rsid w:val="005A7ACB"/>
    <w:rsid w:val="005A7B39"/>
    <w:rsid w:val="005A7C01"/>
    <w:rsid w:val="005B0347"/>
    <w:rsid w:val="005B0947"/>
    <w:rsid w:val="005B0C02"/>
    <w:rsid w:val="005B0DAE"/>
    <w:rsid w:val="005B13C5"/>
    <w:rsid w:val="005B164B"/>
    <w:rsid w:val="005B1DDF"/>
    <w:rsid w:val="005B2190"/>
    <w:rsid w:val="005B2590"/>
    <w:rsid w:val="005B2BD0"/>
    <w:rsid w:val="005B300F"/>
    <w:rsid w:val="005B35B0"/>
    <w:rsid w:val="005B37AC"/>
    <w:rsid w:val="005B39BD"/>
    <w:rsid w:val="005B3B4F"/>
    <w:rsid w:val="005B4069"/>
    <w:rsid w:val="005B4907"/>
    <w:rsid w:val="005B491A"/>
    <w:rsid w:val="005B4EA1"/>
    <w:rsid w:val="005B5402"/>
    <w:rsid w:val="005B5522"/>
    <w:rsid w:val="005B560E"/>
    <w:rsid w:val="005B5A24"/>
    <w:rsid w:val="005B5CB3"/>
    <w:rsid w:val="005B5FBB"/>
    <w:rsid w:val="005B6076"/>
    <w:rsid w:val="005B644E"/>
    <w:rsid w:val="005B69B6"/>
    <w:rsid w:val="005B6A46"/>
    <w:rsid w:val="005B6C68"/>
    <w:rsid w:val="005B7233"/>
    <w:rsid w:val="005B731A"/>
    <w:rsid w:val="005B7DAE"/>
    <w:rsid w:val="005C01F3"/>
    <w:rsid w:val="005C04E3"/>
    <w:rsid w:val="005C0589"/>
    <w:rsid w:val="005C0684"/>
    <w:rsid w:val="005C0999"/>
    <w:rsid w:val="005C0BF5"/>
    <w:rsid w:val="005C0E60"/>
    <w:rsid w:val="005C0E61"/>
    <w:rsid w:val="005C0ECF"/>
    <w:rsid w:val="005C11FF"/>
    <w:rsid w:val="005C1911"/>
    <w:rsid w:val="005C2491"/>
    <w:rsid w:val="005C2668"/>
    <w:rsid w:val="005C3634"/>
    <w:rsid w:val="005C39D9"/>
    <w:rsid w:val="005C3B62"/>
    <w:rsid w:val="005C3BA2"/>
    <w:rsid w:val="005C450D"/>
    <w:rsid w:val="005C4580"/>
    <w:rsid w:val="005C45C7"/>
    <w:rsid w:val="005C48C8"/>
    <w:rsid w:val="005C4F88"/>
    <w:rsid w:val="005C51CB"/>
    <w:rsid w:val="005C5431"/>
    <w:rsid w:val="005C57AF"/>
    <w:rsid w:val="005C57C9"/>
    <w:rsid w:val="005C5CCE"/>
    <w:rsid w:val="005C5CEE"/>
    <w:rsid w:val="005C5DF2"/>
    <w:rsid w:val="005C60C9"/>
    <w:rsid w:val="005C6958"/>
    <w:rsid w:val="005C6CFA"/>
    <w:rsid w:val="005C713C"/>
    <w:rsid w:val="005C7506"/>
    <w:rsid w:val="005C7731"/>
    <w:rsid w:val="005C7808"/>
    <w:rsid w:val="005C7941"/>
    <w:rsid w:val="005C7D6B"/>
    <w:rsid w:val="005C7EEF"/>
    <w:rsid w:val="005D03E3"/>
    <w:rsid w:val="005D0534"/>
    <w:rsid w:val="005D06B4"/>
    <w:rsid w:val="005D0910"/>
    <w:rsid w:val="005D09D6"/>
    <w:rsid w:val="005D0C26"/>
    <w:rsid w:val="005D0F9C"/>
    <w:rsid w:val="005D1166"/>
    <w:rsid w:val="005D1468"/>
    <w:rsid w:val="005D1483"/>
    <w:rsid w:val="005D2614"/>
    <w:rsid w:val="005D269E"/>
    <w:rsid w:val="005D2C20"/>
    <w:rsid w:val="005D2C24"/>
    <w:rsid w:val="005D36DD"/>
    <w:rsid w:val="005D3C74"/>
    <w:rsid w:val="005D41BF"/>
    <w:rsid w:val="005D4804"/>
    <w:rsid w:val="005D4E37"/>
    <w:rsid w:val="005D512E"/>
    <w:rsid w:val="005D5348"/>
    <w:rsid w:val="005D53B5"/>
    <w:rsid w:val="005D5455"/>
    <w:rsid w:val="005D54A1"/>
    <w:rsid w:val="005D5948"/>
    <w:rsid w:val="005D5B24"/>
    <w:rsid w:val="005D5CF0"/>
    <w:rsid w:val="005D66BA"/>
    <w:rsid w:val="005D68F8"/>
    <w:rsid w:val="005D6A1A"/>
    <w:rsid w:val="005D6A69"/>
    <w:rsid w:val="005D6AC7"/>
    <w:rsid w:val="005D6B72"/>
    <w:rsid w:val="005D705E"/>
    <w:rsid w:val="005D74A1"/>
    <w:rsid w:val="005D7634"/>
    <w:rsid w:val="005D7A3D"/>
    <w:rsid w:val="005D7A44"/>
    <w:rsid w:val="005D7DE8"/>
    <w:rsid w:val="005D7EBC"/>
    <w:rsid w:val="005E0190"/>
    <w:rsid w:val="005E020E"/>
    <w:rsid w:val="005E0584"/>
    <w:rsid w:val="005E0671"/>
    <w:rsid w:val="005E078E"/>
    <w:rsid w:val="005E08D0"/>
    <w:rsid w:val="005E08E7"/>
    <w:rsid w:val="005E0BA1"/>
    <w:rsid w:val="005E0E46"/>
    <w:rsid w:val="005E0E72"/>
    <w:rsid w:val="005E0F76"/>
    <w:rsid w:val="005E0FE4"/>
    <w:rsid w:val="005E1050"/>
    <w:rsid w:val="005E1443"/>
    <w:rsid w:val="005E1E32"/>
    <w:rsid w:val="005E1FBD"/>
    <w:rsid w:val="005E22E0"/>
    <w:rsid w:val="005E247B"/>
    <w:rsid w:val="005E2697"/>
    <w:rsid w:val="005E28D3"/>
    <w:rsid w:val="005E2AB4"/>
    <w:rsid w:val="005E3444"/>
    <w:rsid w:val="005E39B8"/>
    <w:rsid w:val="005E3C6F"/>
    <w:rsid w:val="005E3E58"/>
    <w:rsid w:val="005E4363"/>
    <w:rsid w:val="005E43F1"/>
    <w:rsid w:val="005E48BF"/>
    <w:rsid w:val="005E48FA"/>
    <w:rsid w:val="005E512B"/>
    <w:rsid w:val="005E5393"/>
    <w:rsid w:val="005E54B7"/>
    <w:rsid w:val="005E55C4"/>
    <w:rsid w:val="005E5BE8"/>
    <w:rsid w:val="005E5D22"/>
    <w:rsid w:val="005E5F0D"/>
    <w:rsid w:val="005E6020"/>
    <w:rsid w:val="005E6486"/>
    <w:rsid w:val="005E64E9"/>
    <w:rsid w:val="005E66E6"/>
    <w:rsid w:val="005E6836"/>
    <w:rsid w:val="005E6B20"/>
    <w:rsid w:val="005E6C6E"/>
    <w:rsid w:val="005E6CBB"/>
    <w:rsid w:val="005E7004"/>
    <w:rsid w:val="005E7268"/>
    <w:rsid w:val="005E7398"/>
    <w:rsid w:val="005E73AC"/>
    <w:rsid w:val="005E7C65"/>
    <w:rsid w:val="005E7E20"/>
    <w:rsid w:val="005E7E54"/>
    <w:rsid w:val="005F02B8"/>
    <w:rsid w:val="005F0507"/>
    <w:rsid w:val="005F072A"/>
    <w:rsid w:val="005F09E2"/>
    <w:rsid w:val="005F0BB3"/>
    <w:rsid w:val="005F105F"/>
    <w:rsid w:val="005F13A4"/>
    <w:rsid w:val="005F141B"/>
    <w:rsid w:val="005F1670"/>
    <w:rsid w:val="005F1AB5"/>
    <w:rsid w:val="005F24AC"/>
    <w:rsid w:val="005F253E"/>
    <w:rsid w:val="005F274E"/>
    <w:rsid w:val="005F2B62"/>
    <w:rsid w:val="005F2DAD"/>
    <w:rsid w:val="005F2F3F"/>
    <w:rsid w:val="005F2F6E"/>
    <w:rsid w:val="005F2FA9"/>
    <w:rsid w:val="005F31E4"/>
    <w:rsid w:val="005F3223"/>
    <w:rsid w:val="005F3246"/>
    <w:rsid w:val="005F340A"/>
    <w:rsid w:val="005F3600"/>
    <w:rsid w:val="005F3601"/>
    <w:rsid w:val="005F3977"/>
    <w:rsid w:val="005F3A81"/>
    <w:rsid w:val="005F3AA6"/>
    <w:rsid w:val="005F3CFB"/>
    <w:rsid w:val="005F42AF"/>
    <w:rsid w:val="005F43F6"/>
    <w:rsid w:val="005F457A"/>
    <w:rsid w:val="005F4990"/>
    <w:rsid w:val="005F4A3F"/>
    <w:rsid w:val="005F4A56"/>
    <w:rsid w:val="005F4BF7"/>
    <w:rsid w:val="005F5349"/>
    <w:rsid w:val="005F53A7"/>
    <w:rsid w:val="005F5606"/>
    <w:rsid w:val="005F588B"/>
    <w:rsid w:val="005F590B"/>
    <w:rsid w:val="005F5C3D"/>
    <w:rsid w:val="005F60E3"/>
    <w:rsid w:val="005F63D3"/>
    <w:rsid w:val="005F64CC"/>
    <w:rsid w:val="005F6A2B"/>
    <w:rsid w:val="005F6B9D"/>
    <w:rsid w:val="005F6C4C"/>
    <w:rsid w:val="005F6C50"/>
    <w:rsid w:val="005F6DCB"/>
    <w:rsid w:val="005F702B"/>
    <w:rsid w:val="005F77D6"/>
    <w:rsid w:val="005F77E2"/>
    <w:rsid w:val="005F7882"/>
    <w:rsid w:val="005F7C40"/>
    <w:rsid w:val="005F7D72"/>
    <w:rsid w:val="00600097"/>
    <w:rsid w:val="0060018F"/>
    <w:rsid w:val="00600295"/>
    <w:rsid w:val="00600EDC"/>
    <w:rsid w:val="006012D4"/>
    <w:rsid w:val="006018A5"/>
    <w:rsid w:val="006018C7"/>
    <w:rsid w:val="00602E12"/>
    <w:rsid w:val="00602E8F"/>
    <w:rsid w:val="00602F08"/>
    <w:rsid w:val="00603036"/>
    <w:rsid w:val="0060364F"/>
    <w:rsid w:val="0060384F"/>
    <w:rsid w:val="00603976"/>
    <w:rsid w:val="00604542"/>
    <w:rsid w:val="00604CBF"/>
    <w:rsid w:val="00604D62"/>
    <w:rsid w:val="0060579C"/>
    <w:rsid w:val="00605941"/>
    <w:rsid w:val="00605A29"/>
    <w:rsid w:val="00605AAB"/>
    <w:rsid w:val="00605AE3"/>
    <w:rsid w:val="00605AEC"/>
    <w:rsid w:val="00605BB6"/>
    <w:rsid w:val="0060606A"/>
    <w:rsid w:val="00606A00"/>
    <w:rsid w:val="00606F99"/>
    <w:rsid w:val="006075CC"/>
    <w:rsid w:val="0060765D"/>
    <w:rsid w:val="00607712"/>
    <w:rsid w:val="006077E8"/>
    <w:rsid w:val="006077F2"/>
    <w:rsid w:val="00607AF3"/>
    <w:rsid w:val="00607D59"/>
    <w:rsid w:val="00607DE6"/>
    <w:rsid w:val="00607F2F"/>
    <w:rsid w:val="00610062"/>
    <w:rsid w:val="006104EF"/>
    <w:rsid w:val="00610872"/>
    <w:rsid w:val="00610B31"/>
    <w:rsid w:val="00610B66"/>
    <w:rsid w:val="00610C0E"/>
    <w:rsid w:val="00610D20"/>
    <w:rsid w:val="00610D48"/>
    <w:rsid w:val="00611347"/>
    <w:rsid w:val="0061153F"/>
    <w:rsid w:val="00611684"/>
    <w:rsid w:val="006119C8"/>
    <w:rsid w:val="00611DCA"/>
    <w:rsid w:val="006120B4"/>
    <w:rsid w:val="006123FA"/>
    <w:rsid w:val="006127B8"/>
    <w:rsid w:val="00612C0E"/>
    <w:rsid w:val="00613092"/>
    <w:rsid w:val="00613506"/>
    <w:rsid w:val="00613881"/>
    <w:rsid w:val="00613A2E"/>
    <w:rsid w:val="00613DC4"/>
    <w:rsid w:val="006141D6"/>
    <w:rsid w:val="00614351"/>
    <w:rsid w:val="00614BF9"/>
    <w:rsid w:val="00614C61"/>
    <w:rsid w:val="00614C87"/>
    <w:rsid w:val="0061515D"/>
    <w:rsid w:val="00615615"/>
    <w:rsid w:val="00615679"/>
    <w:rsid w:val="00615AE9"/>
    <w:rsid w:val="00615FF9"/>
    <w:rsid w:val="0061603B"/>
    <w:rsid w:val="00616206"/>
    <w:rsid w:val="006164A5"/>
    <w:rsid w:val="00616751"/>
    <w:rsid w:val="00616835"/>
    <w:rsid w:val="00616A0A"/>
    <w:rsid w:val="00616C68"/>
    <w:rsid w:val="00616D9E"/>
    <w:rsid w:val="00617462"/>
    <w:rsid w:val="00617610"/>
    <w:rsid w:val="00617643"/>
    <w:rsid w:val="00617649"/>
    <w:rsid w:val="006176FE"/>
    <w:rsid w:val="00617AC2"/>
    <w:rsid w:val="00617D8D"/>
    <w:rsid w:val="00617EB1"/>
    <w:rsid w:val="00617FDC"/>
    <w:rsid w:val="00617FF1"/>
    <w:rsid w:val="00620016"/>
    <w:rsid w:val="0062016B"/>
    <w:rsid w:val="0062030B"/>
    <w:rsid w:val="00620401"/>
    <w:rsid w:val="00620C01"/>
    <w:rsid w:val="00620C0D"/>
    <w:rsid w:val="00620F87"/>
    <w:rsid w:val="0062116E"/>
    <w:rsid w:val="0062150A"/>
    <w:rsid w:val="0062181F"/>
    <w:rsid w:val="006219C2"/>
    <w:rsid w:val="00621CFE"/>
    <w:rsid w:val="00621FBE"/>
    <w:rsid w:val="00622358"/>
    <w:rsid w:val="00622388"/>
    <w:rsid w:val="00622C6E"/>
    <w:rsid w:val="00622F78"/>
    <w:rsid w:val="00622F8E"/>
    <w:rsid w:val="00622FFA"/>
    <w:rsid w:val="0062304D"/>
    <w:rsid w:val="006231BD"/>
    <w:rsid w:val="006237E6"/>
    <w:rsid w:val="006240BE"/>
    <w:rsid w:val="0062421C"/>
    <w:rsid w:val="0062432E"/>
    <w:rsid w:val="0062433B"/>
    <w:rsid w:val="0062438B"/>
    <w:rsid w:val="00624502"/>
    <w:rsid w:val="00624C70"/>
    <w:rsid w:val="00624CE9"/>
    <w:rsid w:val="00624F70"/>
    <w:rsid w:val="00625176"/>
    <w:rsid w:val="006251FA"/>
    <w:rsid w:val="00625527"/>
    <w:rsid w:val="0062590F"/>
    <w:rsid w:val="00625DDE"/>
    <w:rsid w:val="0062626A"/>
    <w:rsid w:val="00626505"/>
    <w:rsid w:val="00626E56"/>
    <w:rsid w:val="0062748F"/>
    <w:rsid w:val="00627788"/>
    <w:rsid w:val="00627944"/>
    <w:rsid w:val="00627A1F"/>
    <w:rsid w:val="00627C9F"/>
    <w:rsid w:val="00630159"/>
    <w:rsid w:val="00630163"/>
    <w:rsid w:val="00630295"/>
    <w:rsid w:val="00630C2D"/>
    <w:rsid w:val="00631313"/>
    <w:rsid w:val="00631435"/>
    <w:rsid w:val="006318BD"/>
    <w:rsid w:val="00631AB8"/>
    <w:rsid w:val="00631C07"/>
    <w:rsid w:val="00631CD8"/>
    <w:rsid w:val="00632132"/>
    <w:rsid w:val="006324B8"/>
    <w:rsid w:val="00632AB7"/>
    <w:rsid w:val="00632AD3"/>
    <w:rsid w:val="006330DB"/>
    <w:rsid w:val="00633765"/>
    <w:rsid w:val="0063396F"/>
    <w:rsid w:val="00633B3B"/>
    <w:rsid w:val="00633B80"/>
    <w:rsid w:val="00634165"/>
    <w:rsid w:val="0063454B"/>
    <w:rsid w:val="0063490F"/>
    <w:rsid w:val="006349A4"/>
    <w:rsid w:val="00634AB4"/>
    <w:rsid w:val="00635368"/>
    <w:rsid w:val="0063537D"/>
    <w:rsid w:val="006353E2"/>
    <w:rsid w:val="00635466"/>
    <w:rsid w:val="00635B2C"/>
    <w:rsid w:val="00635B3D"/>
    <w:rsid w:val="00635EBF"/>
    <w:rsid w:val="00635FE3"/>
    <w:rsid w:val="006363D6"/>
    <w:rsid w:val="00636496"/>
    <w:rsid w:val="00636A1C"/>
    <w:rsid w:val="00636A52"/>
    <w:rsid w:val="00636CB8"/>
    <w:rsid w:val="00636CD9"/>
    <w:rsid w:val="00637085"/>
    <w:rsid w:val="006371F8"/>
    <w:rsid w:val="00637384"/>
    <w:rsid w:val="0063773F"/>
    <w:rsid w:val="006377E9"/>
    <w:rsid w:val="00637830"/>
    <w:rsid w:val="00637B21"/>
    <w:rsid w:val="00637E6C"/>
    <w:rsid w:val="00637F40"/>
    <w:rsid w:val="00640294"/>
    <w:rsid w:val="006403A0"/>
    <w:rsid w:val="006403E8"/>
    <w:rsid w:val="00640426"/>
    <w:rsid w:val="006405F6"/>
    <w:rsid w:val="00640B01"/>
    <w:rsid w:val="00640B6A"/>
    <w:rsid w:val="00640C59"/>
    <w:rsid w:val="00641017"/>
    <w:rsid w:val="006410F7"/>
    <w:rsid w:val="00641571"/>
    <w:rsid w:val="00641C8D"/>
    <w:rsid w:val="00641D4F"/>
    <w:rsid w:val="00641F6F"/>
    <w:rsid w:val="0064246E"/>
    <w:rsid w:val="0064259A"/>
    <w:rsid w:val="00642718"/>
    <w:rsid w:val="0064295B"/>
    <w:rsid w:val="00642B4D"/>
    <w:rsid w:val="00642F7B"/>
    <w:rsid w:val="00643100"/>
    <w:rsid w:val="00643200"/>
    <w:rsid w:val="00643291"/>
    <w:rsid w:val="0064341A"/>
    <w:rsid w:val="00643F7A"/>
    <w:rsid w:val="00643FBE"/>
    <w:rsid w:val="00644290"/>
    <w:rsid w:val="0064453D"/>
    <w:rsid w:val="00645B1D"/>
    <w:rsid w:val="006460CE"/>
    <w:rsid w:val="006462A1"/>
    <w:rsid w:val="00646431"/>
    <w:rsid w:val="00646DB3"/>
    <w:rsid w:val="00647770"/>
    <w:rsid w:val="00647810"/>
    <w:rsid w:val="00647AF3"/>
    <w:rsid w:val="00647B1F"/>
    <w:rsid w:val="00647B64"/>
    <w:rsid w:val="00647E9C"/>
    <w:rsid w:val="00647F6F"/>
    <w:rsid w:val="006500BB"/>
    <w:rsid w:val="006501B2"/>
    <w:rsid w:val="006501C8"/>
    <w:rsid w:val="00650708"/>
    <w:rsid w:val="00650880"/>
    <w:rsid w:val="00650B56"/>
    <w:rsid w:val="006511F7"/>
    <w:rsid w:val="00651243"/>
    <w:rsid w:val="00651691"/>
    <w:rsid w:val="00651876"/>
    <w:rsid w:val="00651A73"/>
    <w:rsid w:val="00651C7E"/>
    <w:rsid w:val="00652051"/>
    <w:rsid w:val="00652116"/>
    <w:rsid w:val="00652207"/>
    <w:rsid w:val="00652395"/>
    <w:rsid w:val="00652975"/>
    <w:rsid w:val="006529A2"/>
    <w:rsid w:val="00652A67"/>
    <w:rsid w:val="00652ADD"/>
    <w:rsid w:val="00652BFA"/>
    <w:rsid w:val="00652D23"/>
    <w:rsid w:val="00652FF6"/>
    <w:rsid w:val="0065311C"/>
    <w:rsid w:val="006532FA"/>
    <w:rsid w:val="0065334E"/>
    <w:rsid w:val="006534EF"/>
    <w:rsid w:val="0065352E"/>
    <w:rsid w:val="00653BED"/>
    <w:rsid w:val="00653EE4"/>
    <w:rsid w:val="006541B5"/>
    <w:rsid w:val="006548F7"/>
    <w:rsid w:val="00654C21"/>
    <w:rsid w:val="00654DCB"/>
    <w:rsid w:val="0065571C"/>
    <w:rsid w:val="006557A1"/>
    <w:rsid w:val="0065629B"/>
    <w:rsid w:val="00656635"/>
    <w:rsid w:val="00656688"/>
    <w:rsid w:val="00656DC1"/>
    <w:rsid w:val="00657037"/>
    <w:rsid w:val="00657206"/>
    <w:rsid w:val="00657E7F"/>
    <w:rsid w:val="00660415"/>
    <w:rsid w:val="00660515"/>
    <w:rsid w:val="0066074B"/>
    <w:rsid w:val="00660B2E"/>
    <w:rsid w:val="00660B50"/>
    <w:rsid w:val="00660ED8"/>
    <w:rsid w:val="0066106C"/>
    <w:rsid w:val="006610A7"/>
    <w:rsid w:val="00661AF5"/>
    <w:rsid w:val="00661C46"/>
    <w:rsid w:val="006621FA"/>
    <w:rsid w:val="00662855"/>
    <w:rsid w:val="006628F8"/>
    <w:rsid w:val="00662DD7"/>
    <w:rsid w:val="00662E43"/>
    <w:rsid w:val="006630AA"/>
    <w:rsid w:val="0066310B"/>
    <w:rsid w:val="006632C5"/>
    <w:rsid w:val="006636EC"/>
    <w:rsid w:val="0066375D"/>
    <w:rsid w:val="00663B31"/>
    <w:rsid w:val="00663E71"/>
    <w:rsid w:val="0066407A"/>
    <w:rsid w:val="00664AF8"/>
    <w:rsid w:val="00664AFA"/>
    <w:rsid w:val="00664C55"/>
    <w:rsid w:val="00664C78"/>
    <w:rsid w:val="00664F7E"/>
    <w:rsid w:val="006650B5"/>
    <w:rsid w:val="006651C7"/>
    <w:rsid w:val="006654E1"/>
    <w:rsid w:val="00665830"/>
    <w:rsid w:val="006659D9"/>
    <w:rsid w:val="00665B62"/>
    <w:rsid w:val="00665DAA"/>
    <w:rsid w:val="0066625E"/>
    <w:rsid w:val="006666D9"/>
    <w:rsid w:val="00666C88"/>
    <w:rsid w:val="00666D88"/>
    <w:rsid w:val="00666DE1"/>
    <w:rsid w:val="00666E9A"/>
    <w:rsid w:val="00666F8C"/>
    <w:rsid w:val="00667203"/>
    <w:rsid w:val="00667889"/>
    <w:rsid w:val="00667A7F"/>
    <w:rsid w:val="00667BA1"/>
    <w:rsid w:val="00670061"/>
    <w:rsid w:val="0067043F"/>
    <w:rsid w:val="006708E7"/>
    <w:rsid w:val="00670A97"/>
    <w:rsid w:val="00670C68"/>
    <w:rsid w:val="00671038"/>
    <w:rsid w:val="006711A8"/>
    <w:rsid w:val="0067126D"/>
    <w:rsid w:val="00671898"/>
    <w:rsid w:val="00671A41"/>
    <w:rsid w:val="00671C28"/>
    <w:rsid w:val="00671C3E"/>
    <w:rsid w:val="00671C8C"/>
    <w:rsid w:val="00671E46"/>
    <w:rsid w:val="00671EBB"/>
    <w:rsid w:val="0067200B"/>
    <w:rsid w:val="006720D1"/>
    <w:rsid w:val="006721A0"/>
    <w:rsid w:val="00672E5D"/>
    <w:rsid w:val="006730B4"/>
    <w:rsid w:val="00673641"/>
    <w:rsid w:val="00673A18"/>
    <w:rsid w:val="00673AC5"/>
    <w:rsid w:val="00673BCB"/>
    <w:rsid w:val="00673F34"/>
    <w:rsid w:val="006740CD"/>
    <w:rsid w:val="006743E6"/>
    <w:rsid w:val="0067456F"/>
    <w:rsid w:val="006745E2"/>
    <w:rsid w:val="006747AA"/>
    <w:rsid w:val="0067497C"/>
    <w:rsid w:val="00674BD1"/>
    <w:rsid w:val="00674DB4"/>
    <w:rsid w:val="00674E8F"/>
    <w:rsid w:val="00675271"/>
    <w:rsid w:val="006752DF"/>
    <w:rsid w:val="006756E8"/>
    <w:rsid w:val="00675C0E"/>
    <w:rsid w:val="006762DA"/>
    <w:rsid w:val="00676305"/>
    <w:rsid w:val="0067656C"/>
    <w:rsid w:val="006766F4"/>
    <w:rsid w:val="006768CD"/>
    <w:rsid w:val="00676914"/>
    <w:rsid w:val="006769DE"/>
    <w:rsid w:val="00676C88"/>
    <w:rsid w:val="00676CB6"/>
    <w:rsid w:val="006770E8"/>
    <w:rsid w:val="00677229"/>
    <w:rsid w:val="00677961"/>
    <w:rsid w:val="00677981"/>
    <w:rsid w:val="00677DA2"/>
    <w:rsid w:val="00677FC1"/>
    <w:rsid w:val="006803FB"/>
    <w:rsid w:val="006807CE"/>
    <w:rsid w:val="006807ED"/>
    <w:rsid w:val="00680909"/>
    <w:rsid w:val="00680A47"/>
    <w:rsid w:val="00680C14"/>
    <w:rsid w:val="00680EB6"/>
    <w:rsid w:val="00680F26"/>
    <w:rsid w:val="00681232"/>
    <w:rsid w:val="00681612"/>
    <w:rsid w:val="00681732"/>
    <w:rsid w:val="006819F6"/>
    <w:rsid w:val="00681CD4"/>
    <w:rsid w:val="00681CFA"/>
    <w:rsid w:val="00681E2E"/>
    <w:rsid w:val="006820C2"/>
    <w:rsid w:val="006823A0"/>
    <w:rsid w:val="00682629"/>
    <w:rsid w:val="00682727"/>
    <w:rsid w:val="00682BB1"/>
    <w:rsid w:val="006837AF"/>
    <w:rsid w:val="00683812"/>
    <w:rsid w:val="00683B59"/>
    <w:rsid w:val="00683F14"/>
    <w:rsid w:val="0068414E"/>
    <w:rsid w:val="006841BB"/>
    <w:rsid w:val="006842AE"/>
    <w:rsid w:val="0068455F"/>
    <w:rsid w:val="00684988"/>
    <w:rsid w:val="006849F9"/>
    <w:rsid w:val="00684BCE"/>
    <w:rsid w:val="00684C8B"/>
    <w:rsid w:val="0068502A"/>
    <w:rsid w:val="0068539E"/>
    <w:rsid w:val="0068549A"/>
    <w:rsid w:val="00685C0C"/>
    <w:rsid w:val="00685DB9"/>
    <w:rsid w:val="006860E1"/>
    <w:rsid w:val="006863AA"/>
    <w:rsid w:val="0068646F"/>
    <w:rsid w:val="00686949"/>
    <w:rsid w:val="00686D0D"/>
    <w:rsid w:val="00687080"/>
    <w:rsid w:val="0068763D"/>
    <w:rsid w:val="00687A62"/>
    <w:rsid w:val="00687A66"/>
    <w:rsid w:val="00687BA7"/>
    <w:rsid w:val="00687CCC"/>
    <w:rsid w:val="006901D5"/>
    <w:rsid w:val="0069044E"/>
    <w:rsid w:val="00690883"/>
    <w:rsid w:val="00690971"/>
    <w:rsid w:val="00690AC3"/>
    <w:rsid w:val="0069174B"/>
    <w:rsid w:val="0069189B"/>
    <w:rsid w:val="00691B23"/>
    <w:rsid w:val="00691C7D"/>
    <w:rsid w:val="00691CDF"/>
    <w:rsid w:val="00691EDD"/>
    <w:rsid w:val="006920AB"/>
    <w:rsid w:val="0069258D"/>
    <w:rsid w:val="006926AA"/>
    <w:rsid w:val="00692804"/>
    <w:rsid w:val="00692877"/>
    <w:rsid w:val="00692C21"/>
    <w:rsid w:val="00692C79"/>
    <w:rsid w:val="00693229"/>
    <w:rsid w:val="00693724"/>
    <w:rsid w:val="00693995"/>
    <w:rsid w:val="00693A48"/>
    <w:rsid w:val="00693C9D"/>
    <w:rsid w:val="00693E17"/>
    <w:rsid w:val="00693EC2"/>
    <w:rsid w:val="00694132"/>
    <w:rsid w:val="00694138"/>
    <w:rsid w:val="006946DB"/>
    <w:rsid w:val="00694A94"/>
    <w:rsid w:val="00694B2C"/>
    <w:rsid w:val="00694CEB"/>
    <w:rsid w:val="00694D7A"/>
    <w:rsid w:val="00694F98"/>
    <w:rsid w:val="0069523C"/>
    <w:rsid w:val="0069551B"/>
    <w:rsid w:val="0069566C"/>
    <w:rsid w:val="00695D34"/>
    <w:rsid w:val="0069647D"/>
    <w:rsid w:val="0069655A"/>
    <w:rsid w:val="00696661"/>
    <w:rsid w:val="00696764"/>
    <w:rsid w:val="006967A1"/>
    <w:rsid w:val="00696842"/>
    <w:rsid w:val="00696A29"/>
    <w:rsid w:val="00696B6C"/>
    <w:rsid w:val="00696E53"/>
    <w:rsid w:val="00696EC9"/>
    <w:rsid w:val="00696F96"/>
    <w:rsid w:val="006971FC"/>
    <w:rsid w:val="0069728E"/>
    <w:rsid w:val="0069741A"/>
    <w:rsid w:val="0069771C"/>
    <w:rsid w:val="006978C5"/>
    <w:rsid w:val="00697C7B"/>
    <w:rsid w:val="00697C8E"/>
    <w:rsid w:val="006A0160"/>
    <w:rsid w:val="006A017B"/>
    <w:rsid w:val="006A029F"/>
    <w:rsid w:val="006A0634"/>
    <w:rsid w:val="006A06E2"/>
    <w:rsid w:val="006A07BC"/>
    <w:rsid w:val="006A07E9"/>
    <w:rsid w:val="006A0901"/>
    <w:rsid w:val="006A0DDD"/>
    <w:rsid w:val="006A14B8"/>
    <w:rsid w:val="006A18FA"/>
    <w:rsid w:val="006A1B04"/>
    <w:rsid w:val="006A20B3"/>
    <w:rsid w:val="006A2261"/>
    <w:rsid w:val="006A2520"/>
    <w:rsid w:val="006A2980"/>
    <w:rsid w:val="006A2A61"/>
    <w:rsid w:val="006A2A65"/>
    <w:rsid w:val="006A2E47"/>
    <w:rsid w:val="006A2F60"/>
    <w:rsid w:val="006A3049"/>
    <w:rsid w:val="006A3353"/>
    <w:rsid w:val="006A3598"/>
    <w:rsid w:val="006A38E5"/>
    <w:rsid w:val="006A3C61"/>
    <w:rsid w:val="006A3FF3"/>
    <w:rsid w:val="006A47CA"/>
    <w:rsid w:val="006A4FEA"/>
    <w:rsid w:val="006A5368"/>
    <w:rsid w:val="006A606C"/>
    <w:rsid w:val="006A613C"/>
    <w:rsid w:val="006A614D"/>
    <w:rsid w:val="006A64B8"/>
    <w:rsid w:val="006A6621"/>
    <w:rsid w:val="006A66C7"/>
    <w:rsid w:val="006A6A83"/>
    <w:rsid w:val="006A73BB"/>
    <w:rsid w:val="006B0121"/>
    <w:rsid w:val="006B02A8"/>
    <w:rsid w:val="006B0385"/>
    <w:rsid w:val="006B06D0"/>
    <w:rsid w:val="006B0D87"/>
    <w:rsid w:val="006B139D"/>
    <w:rsid w:val="006B14E4"/>
    <w:rsid w:val="006B1694"/>
    <w:rsid w:val="006B1746"/>
    <w:rsid w:val="006B18CD"/>
    <w:rsid w:val="006B1AEE"/>
    <w:rsid w:val="006B1B84"/>
    <w:rsid w:val="006B1CEE"/>
    <w:rsid w:val="006B20B8"/>
    <w:rsid w:val="006B2101"/>
    <w:rsid w:val="006B213B"/>
    <w:rsid w:val="006B2CA6"/>
    <w:rsid w:val="006B32D1"/>
    <w:rsid w:val="006B398A"/>
    <w:rsid w:val="006B3D19"/>
    <w:rsid w:val="006B4145"/>
    <w:rsid w:val="006B478B"/>
    <w:rsid w:val="006B4AF0"/>
    <w:rsid w:val="006B4C74"/>
    <w:rsid w:val="006B4FCC"/>
    <w:rsid w:val="006B5332"/>
    <w:rsid w:val="006B5556"/>
    <w:rsid w:val="006B577C"/>
    <w:rsid w:val="006B58F6"/>
    <w:rsid w:val="006B5E99"/>
    <w:rsid w:val="006B5F81"/>
    <w:rsid w:val="006B6140"/>
    <w:rsid w:val="006B64C5"/>
    <w:rsid w:val="006B6753"/>
    <w:rsid w:val="006B6F2C"/>
    <w:rsid w:val="006B7199"/>
    <w:rsid w:val="006B741C"/>
    <w:rsid w:val="006B7B98"/>
    <w:rsid w:val="006C0670"/>
    <w:rsid w:val="006C0DD7"/>
    <w:rsid w:val="006C11C2"/>
    <w:rsid w:val="006C1585"/>
    <w:rsid w:val="006C1615"/>
    <w:rsid w:val="006C1624"/>
    <w:rsid w:val="006C170A"/>
    <w:rsid w:val="006C1A6E"/>
    <w:rsid w:val="006C1E6C"/>
    <w:rsid w:val="006C21E6"/>
    <w:rsid w:val="006C23BA"/>
    <w:rsid w:val="006C25DF"/>
    <w:rsid w:val="006C273B"/>
    <w:rsid w:val="006C2A07"/>
    <w:rsid w:val="006C3159"/>
    <w:rsid w:val="006C31A9"/>
    <w:rsid w:val="006C3833"/>
    <w:rsid w:val="006C3965"/>
    <w:rsid w:val="006C3B82"/>
    <w:rsid w:val="006C406A"/>
    <w:rsid w:val="006C438A"/>
    <w:rsid w:val="006C438C"/>
    <w:rsid w:val="006C43DF"/>
    <w:rsid w:val="006C45B2"/>
    <w:rsid w:val="006C4C7A"/>
    <w:rsid w:val="006C4D49"/>
    <w:rsid w:val="006C4D5D"/>
    <w:rsid w:val="006C4D68"/>
    <w:rsid w:val="006C55B2"/>
    <w:rsid w:val="006C5774"/>
    <w:rsid w:val="006C57CD"/>
    <w:rsid w:val="006C5819"/>
    <w:rsid w:val="006C5AE1"/>
    <w:rsid w:val="006C5EDB"/>
    <w:rsid w:val="006C621D"/>
    <w:rsid w:val="006C66EC"/>
    <w:rsid w:val="006C6F10"/>
    <w:rsid w:val="006C7259"/>
    <w:rsid w:val="006C728B"/>
    <w:rsid w:val="006C7F07"/>
    <w:rsid w:val="006D0356"/>
    <w:rsid w:val="006D044E"/>
    <w:rsid w:val="006D0802"/>
    <w:rsid w:val="006D08B2"/>
    <w:rsid w:val="006D098F"/>
    <w:rsid w:val="006D0B3C"/>
    <w:rsid w:val="006D0B96"/>
    <w:rsid w:val="006D0EA6"/>
    <w:rsid w:val="006D0F97"/>
    <w:rsid w:val="006D1395"/>
    <w:rsid w:val="006D13ED"/>
    <w:rsid w:val="006D1407"/>
    <w:rsid w:val="006D15F8"/>
    <w:rsid w:val="006D2279"/>
    <w:rsid w:val="006D23B7"/>
    <w:rsid w:val="006D23E5"/>
    <w:rsid w:val="006D262E"/>
    <w:rsid w:val="006D26B7"/>
    <w:rsid w:val="006D26DF"/>
    <w:rsid w:val="006D27E6"/>
    <w:rsid w:val="006D2B90"/>
    <w:rsid w:val="006D2EDA"/>
    <w:rsid w:val="006D3093"/>
    <w:rsid w:val="006D36FF"/>
    <w:rsid w:val="006D39DB"/>
    <w:rsid w:val="006D3CDF"/>
    <w:rsid w:val="006D3CEA"/>
    <w:rsid w:val="006D3F80"/>
    <w:rsid w:val="006D4142"/>
    <w:rsid w:val="006D4366"/>
    <w:rsid w:val="006D44C9"/>
    <w:rsid w:val="006D49E6"/>
    <w:rsid w:val="006D4F72"/>
    <w:rsid w:val="006D5B6B"/>
    <w:rsid w:val="006D5EA2"/>
    <w:rsid w:val="006D6832"/>
    <w:rsid w:val="006D7147"/>
    <w:rsid w:val="006D7482"/>
    <w:rsid w:val="006D782A"/>
    <w:rsid w:val="006D79D8"/>
    <w:rsid w:val="006D7AC8"/>
    <w:rsid w:val="006D7CF0"/>
    <w:rsid w:val="006D7E55"/>
    <w:rsid w:val="006D7FF3"/>
    <w:rsid w:val="006E0485"/>
    <w:rsid w:val="006E0982"/>
    <w:rsid w:val="006E099A"/>
    <w:rsid w:val="006E0B6E"/>
    <w:rsid w:val="006E102C"/>
    <w:rsid w:val="006E15A5"/>
    <w:rsid w:val="006E18FC"/>
    <w:rsid w:val="006E1C88"/>
    <w:rsid w:val="006E25FA"/>
    <w:rsid w:val="006E274C"/>
    <w:rsid w:val="006E2B96"/>
    <w:rsid w:val="006E2CB2"/>
    <w:rsid w:val="006E2D7F"/>
    <w:rsid w:val="006E2F87"/>
    <w:rsid w:val="006E3160"/>
    <w:rsid w:val="006E316B"/>
    <w:rsid w:val="006E38B5"/>
    <w:rsid w:val="006E398E"/>
    <w:rsid w:val="006E3E3F"/>
    <w:rsid w:val="006E404E"/>
    <w:rsid w:val="006E4969"/>
    <w:rsid w:val="006E4AA8"/>
    <w:rsid w:val="006E4B20"/>
    <w:rsid w:val="006E4CE0"/>
    <w:rsid w:val="006E4EBE"/>
    <w:rsid w:val="006E5058"/>
    <w:rsid w:val="006E50FE"/>
    <w:rsid w:val="006E5333"/>
    <w:rsid w:val="006E54E4"/>
    <w:rsid w:val="006E58F5"/>
    <w:rsid w:val="006E5A73"/>
    <w:rsid w:val="006E5AA8"/>
    <w:rsid w:val="006E5B83"/>
    <w:rsid w:val="006E5CD7"/>
    <w:rsid w:val="006E5E3A"/>
    <w:rsid w:val="006E607F"/>
    <w:rsid w:val="006E6BB9"/>
    <w:rsid w:val="006E6CE0"/>
    <w:rsid w:val="006E6D96"/>
    <w:rsid w:val="006E7162"/>
    <w:rsid w:val="006E7184"/>
    <w:rsid w:val="006E731D"/>
    <w:rsid w:val="006E75C4"/>
    <w:rsid w:val="006E7D28"/>
    <w:rsid w:val="006E7E76"/>
    <w:rsid w:val="006F0204"/>
    <w:rsid w:val="006F0712"/>
    <w:rsid w:val="006F07BC"/>
    <w:rsid w:val="006F09A0"/>
    <w:rsid w:val="006F0A00"/>
    <w:rsid w:val="006F15A4"/>
    <w:rsid w:val="006F17C0"/>
    <w:rsid w:val="006F1A18"/>
    <w:rsid w:val="006F1C5B"/>
    <w:rsid w:val="006F22CC"/>
    <w:rsid w:val="006F247C"/>
    <w:rsid w:val="006F26F1"/>
    <w:rsid w:val="006F2AD2"/>
    <w:rsid w:val="006F2B76"/>
    <w:rsid w:val="006F2D30"/>
    <w:rsid w:val="006F2DCD"/>
    <w:rsid w:val="006F3367"/>
    <w:rsid w:val="006F372D"/>
    <w:rsid w:val="006F38D0"/>
    <w:rsid w:val="006F3D53"/>
    <w:rsid w:val="006F47B6"/>
    <w:rsid w:val="006F54F3"/>
    <w:rsid w:val="006F5677"/>
    <w:rsid w:val="006F5887"/>
    <w:rsid w:val="006F5BF8"/>
    <w:rsid w:val="006F5EE5"/>
    <w:rsid w:val="006F6CFE"/>
    <w:rsid w:val="006F6D41"/>
    <w:rsid w:val="006F705B"/>
    <w:rsid w:val="006F760F"/>
    <w:rsid w:val="006F76A7"/>
    <w:rsid w:val="006F7A93"/>
    <w:rsid w:val="006F7ACD"/>
    <w:rsid w:val="007001E0"/>
    <w:rsid w:val="007009F7"/>
    <w:rsid w:val="00700A20"/>
    <w:rsid w:val="00700CCC"/>
    <w:rsid w:val="00700EBB"/>
    <w:rsid w:val="007012F8"/>
    <w:rsid w:val="007013E1"/>
    <w:rsid w:val="00701A62"/>
    <w:rsid w:val="00701AAD"/>
    <w:rsid w:val="00701F27"/>
    <w:rsid w:val="0070210A"/>
    <w:rsid w:val="007028FC"/>
    <w:rsid w:val="00702AE0"/>
    <w:rsid w:val="00702BD1"/>
    <w:rsid w:val="00702D26"/>
    <w:rsid w:val="00702FC4"/>
    <w:rsid w:val="00703A7C"/>
    <w:rsid w:val="00703A8A"/>
    <w:rsid w:val="00703A91"/>
    <w:rsid w:val="007040D7"/>
    <w:rsid w:val="00704144"/>
    <w:rsid w:val="007041B5"/>
    <w:rsid w:val="007041E2"/>
    <w:rsid w:val="007042BC"/>
    <w:rsid w:val="00704556"/>
    <w:rsid w:val="007048FC"/>
    <w:rsid w:val="00704C1B"/>
    <w:rsid w:val="00704CAE"/>
    <w:rsid w:val="00705032"/>
    <w:rsid w:val="00705201"/>
    <w:rsid w:val="007057F8"/>
    <w:rsid w:val="00705A53"/>
    <w:rsid w:val="007061A9"/>
    <w:rsid w:val="00706240"/>
    <w:rsid w:val="007064D6"/>
    <w:rsid w:val="007065B1"/>
    <w:rsid w:val="007065CA"/>
    <w:rsid w:val="00706750"/>
    <w:rsid w:val="007067B5"/>
    <w:rsid w:val="007069D1"/>
    <w:rsid w:val="00706A34"/>
    <w:rsid w:val="00706DDA"/>
    <w:rsid w:val="00706DE8"/>
    <w:rsid w:val="007070CD"/>
    <w:rsid w:val="00707203"/>
    <w:rsid w:val="00707B14"/>
    <w:rsid w:val="00707CF4"/>
    <w:rsid w:val="00710575"/>
    <w:rsid w:val="007105AA"/>
    <w:rsid w:val="007109D9"/>
    <w:rsid w:val="00710C5C"/>
    <w:rsid w:val="00710DCA"/>
    <w:rsid w:val="00711155"/>
    <w:rsid w:val="007111A1"/>
    <w:rsid w:val="0071125B"/>
    <w:rsid w:val="0071145C"/>
    <w:rsid w:val="00711647"/>
    <w:rsid w:val="007116C6"/>
    <w:rsid w:val="00711D5F"/>
    <w:rsid w:val="00711EDE"/>
    <w:rsid w:val="007120B3"/>
    <w:rsid w:val="00712810"/>
    <w:rsid w:val="00712913"/>
    <w:rsid w:val="00712A6C"/>
    <w:rsid w:val="00712A7C"/>
    <w:rsid w:val="00712D87"/>
    <w:rsid w:val="00712DD5"/>
    <w:rsid w:val="00712E0F"/>
    <w:rsid w:val="00713146"/>
    <w:rsid w:val="00713367"/>
    <w:rsid w:val="007133B6"/>
    <w:rsid w:val="007136B9"/>
    <w:rsid w:val="007139CB"/>
    <w:rsid w:val="00713BD2"/>
    <w:rsid w:val="00713DA0"/>
    <w:rsid w:val="00713FAC"/>
    <w:rsid w:val="007140D9"/>
    <w:rsid w:val="007141B3"/>
    <w:rsid w:val="0071447E"/>
    <w:rsid w:val="0071449F"/>
    <w:rsid w:val="007144A5"/>
    <w:rsid w:val="00714513"/>
    <w:rsid w:val="00714AFD"/>
    <w:rsid w:val="00714B2A"/>
    <w:rsid w:val="00714B3F"/>
    <w:rsid w:val="00715CB3"/>
    <w:rsid w:val="00716057"/>
    <w:rsid w:val="0071607D"/>
    <w:rsid w:val="00716100"/>
    <w:rsid w:val="0071697C"/>
    <w:rsid w:val="00716A1A"/>
    <w:rsid w:val="00716F2D"/>
    <w:rsid w:val="00717139"/>
    <w:rsid w:val="00717333"/>
    <w:rsid w:val="00717949"/>
    <w:rsid w:val="00717BD6"/>
    <w:rsid w:val="00717CED"/>
    <w:rsid w:val="00717DD1"/>
    <w:rsid w:val="007201EC"/>
    <w:rsid w:val="007206AF"/>
    <w:rsid w:val="00720916"/>
    <w:rsid w:val="0072099D"/>
    <w:rsid w:val="00720C55"/>
    <w:rsid w:val="00720E68"/>
    <w:rsid w:val="00720EA5"/>
    <w:rsid w:val="0072177D"/>
    <w:rsid w:val="00721ABB"/>
    <w:rsid w:val="00721BCE"/>
    <w:rsid w:val="00721DF7"/>
    <w:rsid w:val="00721F96"/>
    <w:rsid w:val="00721FF1"/>
    <w:rsid w:val="007223F2"/>
    <w:rsid w:val="00722683"/>
    <w:rsid w:val="00722BB8"/>
    <w:rsid w:val="00722DA5"/>
    <w:rsid w:val="00722F1B"/>
    <w:rsid w:val="00723999"/>
    <w:rsid w:val="00723A3B"/>
    <w:rsid w:val="00723AA5"/>
    <w:rsid w:val="00723C31"/>
    <w:rsid w:val="00723CB6"/>
    <w:rsid w:val="007241A5"/>
    <w:rsid w:val="00724857"/>
    <w:rsid w:val="007250C3"/>
    <w:rsid w:val="007252EA"/>
    <w:rsid w:val="007269AD"/>
    <w:rsid w:val="00726B7B"/>
    <w:rsid w:val="007270F6"/>
    <w:rsid w:val="0072718C"/>
    <w:rsid w:val="007273B2"/>
    <w:rsid w:val="00727438"/>
    <w:rsid w:val="0072770C"/>
    <w:rsid w:val="00727EBC"/>
    <w:rsid w:val="00727EC3"/>
    <w:rsid w:val="007306F9"/>
    <w:rsid w:val="007307DC"/>
    <w:rsid w:val="007307E9"/>
    <w:rsid w:val="00730A49"/>
    <w:rsid w:val="00730D9B"/>
    <w:rsid w:val="00730F39"/>
    <w:rsid w:val="00731B09"/>
    <w:rsid w:val="00731BB0"/>
    <w:rsid w:val="007323C2"/>
    <w:rsid w:val="007323DA"/>
    <w:rsid w:val="0073247F"/>
    <w:rsid w:val="00732523"/>
    <w:rsid w:val="0073279B"/>
    <w:rsid w:val="00732CFC"/>
    <w:rsid w:val="007331F7"/>
    <w:rsid w:val="007337AF"/>
    <w:rsid w:val="007337B3"/>
    <w:rsid w:val="0073384B"/>
    <w:rsid w:val="00733888"/>
    <w:rsid w:val="00733DD6"/>
    <w:rsid w:val="007340EE"/>
    <w:rsid w:val="00734343"/>
    <w:rsid w:val="007343C0"/>
    <w:rsid w:val="00734468"/>
    <w:rsid w:val="007347B1"/>
    <w:rsid w:val="0073488A"/>
    <w:rsid w:val="007348A3"/>
    <w:rsid w:val="00734B77"/>
    <w:rsid w:val="007352A0"/>
    <w:rsid w:val="00735307"/>
    <w:rsid w:val="0073535D"/>
    <w:rsid w:val="007355BB"/>
    <w:rsid w:val="0073566A"/>
    <w:rsid w:val="00735937"/>
    <w:rsid w:val="00735ADB"/>
    <w:rsid w:val="00735C79"/>
    <w:rsid w:val="00735F0B"/>
    <w:rsid w:val="007361D1"/>
    <w:rsid w:val="007366EB"/>
    <w:rsid w:val="00736798"/>
    <w:rsid w:val="0073691F"/>
    <w:rsid w:val="0073698A"/>
    <w:rsid w:val="00736E45"/>
    <w:rsid w:val="00737824"/>
    <w:rsid w:val="00737E19"/>
    <w:rsid w:val="00737F48"/>
    <w:rsid w:val="007404B9"/>
    <w:rsid w:val="007407B2"/>
    <w:rsid w:val="007408A7"/>
    <w:rsid w:val="007409D2"/>
    <w:rsid w:val="007409D7"/>
    <w:rsid w:val="007409F3"/>
    <w:rsid w:val="00740C8E"/>
    <w:rsid w:val="00740D33"/>
    <w:rsid w:val="00740D87"/>
    <w:rsid w:val="007416BE"/>
    <w:rsid w:val="00741A7F"/>
    <w:rsid w:val="00741BCA"/>
    <w:rsid w:val="00741C7A"/>
    <w:rsid w:val="00741ECD"/>
    <w:rsid w:val="00741F40"/>
    <w:rsid w:val="0074234C"/>
    <w:rsid w:val="007425EE"/>
    <w:rsid w:val="007430EB"/>
    <w:rsid w:val="0074314F"/>
    <w:rsid w:val="007431F6"/>
    <w:rsid w:val="00743655"/>
    <w:rsid w:val="007438F0"/>
    <w:rsid w:val="007439AD"/>
    <w:rsid w:val="00743EFE"/>
    <w:rsid w:val="0074448D"/>
    <w:rsid w:val="0074455A"/>
    <w:rsid w:val="00744C1D"/>
    <w:rsid w:val="00744DBB"/>
    <w:rsid w:val="00745C9C"/>
    <w:rsid w:val="00745CA3"/>
    <w:rsid w:val="00745D41"/>
    <w:rsid w:val="00745E91"/>
    <w:rsid w:val="007461ED"/>
    <w:rsid w:val="007463A3"/>
    <w:rsid w:val="007464E2"/>
    <w:rsid w:val="00746BEE"/>
    <w:rsid w:val="00746D41"/>
    <w:rsid w:val="00746DBF"/>
    <w:rsid w:val="00746E1B"/>
    <w:rsid w:val="00746EF3"/>
    <w:rsid w:val="00747481"/>
    <w:rsid w:val="00747ABB"/>
    <w:rsid w:val="00747B95"/>
    <w:rsid w:val="00747BAF"/>
    <w:rsid w:val="00747E7E"/>
    <w:rsid w:val="00747FC3"/>
    <w:rsid w:val="0075002D"/>
    <w:rsid w:val="00750536"/>
    <w:rsid w:val="0075083A"/>
    <w:rsid w:val="00750861"/>
    <w:rsid w:val="007508C8"/>
    <w:rsid w:val="00750FB5"/>
    <w:rsid w:val="0075121F"/>
    <w:rsid w:val="0075136B"/>
    <w:rsid w:val="0075143B"/>
    <w:rsid w:val="00751655"/>
    <w:rsid w:val="00751699"/>
    <w:rsid w:val="007519F7"/>
    <w:rsid w:val="00751C6C"/>
    <w:rsid w:val="007523E3"/>
    <w:rsid w:val="007523E7"/>
    <w:rsid w:val="0075274A"/>
    <w:rsid w:val="0075289D"/>
    <w:rsid w:val="007529C5"/>
    <w:rsid w:val="00752A4B"/>
    <w:rsid w:val="00752F5D"/>
    <w:rsid w:val="007530B7"/>
    <w:rsid w:val="00753931"/>
    <w:rsid w:val="00753D2C"/>
    <w:rsid w:val="00754044"/>
    <w:rsid w:val="0075483F"/>
    <w:rsid w:val="00755078"/>
    <w:rsid w:val="007556E1"/>
    <w:rsid w:val="007558A9"/>
    <w:rsid w:val="00755FFE"/>
    <w:rsid w:val="00756391"/>
    <w:rsid w:val="007564F3"/>
    <w:rsid w:val="00756AD2"/>
    <w:rsid w:val="00756B94"/>
    <w:rsid w:val="00756BA4"/>
    <w:rsid w:val="00756BD2"/>
    <w:rsid w:val="007573EE"/>
    <w:rsid w:val="007574DF"/>
    <w:rsid w:val="0075792B"/>
    <w:rsid w:val="00757A81"/>
    <w:rsid w:val="00757CBF"/>
    <w:rsid w:val="00757D7E"/>
    <w:rsid w:val="00757DA3"/>
    <w:rsid w:val="007601BD"/>
    <w:rsid w:val="007604B1"/>
    <w:rsid w:val="00760611"/>
    <w:rsid w:val="00760951"/>
    <w:rsid w:val="00760E18"/>
    <w:rsid w:val="00760F18"/>
    <w:rsid w:val="0076110A"/>
    <w:rsid w:val="00761D94"/>
    <w:rsid w:val="00761E8F"/>
    <w:rsid w:val="00761F72"/>
    <w:rsid w:val="00762143"/>
    <w:rsid w:val="00762318"/>
    <w:rsid w:val="0076277C"/>
    <w:rsid w:val="00762B97"/>
    <w:rsid w:val="00762CFF"/>
    <w:rsid w:val="00762F61"/>
    <w:rsid w:val="00763595"/>
    <w:rsid w:val="00763974"/>
    <w:rsid w:val="007639A3"/>
    <w:rsid w:val="00763A49"/>
    <w:rsid w:val="00763B16"/>
    <w:rsid w:val="00763E9D"/>
    <w:rsid w:val="00763F82"/>
    <w:rsid w:val="00764692"/>
    <w:rsid w:val="0076491E"/>
    <w:rsid w:val="007649ED"/>
    <w:rsid w:val="00764A45"/>
    <w:rsid w:val="00764AF6"/>
    <w:rsid w:val="00764C79"/>
    <w:rsid w:val="00764D9B"/>
    <w:rsid w:val="00764DD9"/>
    <w:rsid w:val="00764FEC"/>
    <w:rsid w:val="0076507E"/>
    <w:rsid w:val="00765648"/>
    <w:rsid w:val="0076564D"/>
    <w:rsid w:val="00765BC6"/>
    <w:rsid w:val="00765CE5"/>
    <w:rsid w:val="00766181"/>
    <w:rsid w:val="0076619E"/>
    <w:rsid w:val="00766351"/>
    <w:rsid w:val="0076645E"/>
    <w:rsid w:val="007665E5"/>
    <w:rsid w:val="007666C3"/>
    <w:rsid w:val="00766A4C"/>
    <w:rsid w:val="00766EF0"/>
    <w:rsid w:val="0076770B"/>
    <w:rsid w:val="007679CF"/>
    <w:rsid w:val="00767AFF"/>
    <w:rsid w:val="007701E1"/>
    <w:rsid w:val="007703FC"/>
    <w:rsid w:val="007704A8"/>
    <w:rsid w:val="007708D6"/>
    <w:rsid w:val="00770AD1"/>
    <w:rsid w:val="00770B30"/>
    <w:rsid w:val="00771393"/>
    <w:rsid w:val="007713C4"/>
    <w:rsid w:val="00771423"/>
    <w:rsid w:val="00771DAB"/>
    <w:rsid w:val="00771E02"/>
    <w:rsid w:val="00771EED"/>
    <w:rsid w:val="0077206B"/>
    <w:rsid w:val="00772513"/>
    <w:rsid w:val="0077255C"/>
    <w:rsid w:val="00772577"/>
    <w:rsid w:val="0077271A"/>
    <w:rsid w:val="0077279F"/>
    <w:rsid w:val="00772C77"/>
    <w:rsid w:val="00772FA8"/>
    <w:rsid w:val="007732EE"/>
    <w:rsid w:val="00773724"/>
    <w:rsid w:val="0077389C"/>
    <w:rsid w:val="00773AA9"/>
    <w:rsid w:val="00773E42"/>
    <w:rsid w:val="00773EDC"/>
    <w:rsid w:val="00773EEC"/>
    <w:rsid w:val="007742B5"/>
    <w:rsid w:val="007742E7"/>
    <w:rsid w:val="007744D3"/>
    <w:rsid w:val="0077475C"/>
    <w:rsid w:val="00774834"/>
    <w:rsid w:val="00774C63"/>
    <w:rsid w:val="007750D9"/>
    <w:rsid w:val="00775156"/>
    <w:rsid w:val="007752DB"/>
    <w:rsid w:val="0077538F"/>
    <w:rsid w:val="00775390"/>
    <w:rsid w:val="00775654"/>
    <w:rsid w:val="00775688"/>
    <w:rsid w:val="00775A7B"/>
    <w:rsid w:val="00775E3B"/>
    <w:rsid w:val="007760A5"/>
    <w:rsid w:val="007760F5"/>
    <w:rsid w:val="00776364"/>
    <w:rsid w:val="00776759"/>
    <w:rsid w:val="00776892"/>
    <w:rsid w:val="00776A70"/>
    <w:rsid w:val="00776BC4"/>
    <w:rsid w:val="007770F8"/>
    <w:rsid w:val="00777881"/>
    <w:rsid w:val="007779BD"/>
    <w:rsid w:val="007779F2"/>
    <w:rsid w:val="0078005D"/>
    <w:rsid w:val="00780127"/>
    <w:rsid w:val="007803C6"/>
    <w:rsid w:val="007806BB"/>
    <w:rsid w:val="00780C99"/>
    <w:rsid w:val="00780D32"/>
    <w:rsid w:val="00780DC7"/>
    <w:rsid w:val="0078100A"/>
    <w:rsid w:val="00781140"/>
    <w:rsid w:val="007815E4"/>
    <w:rsid w:val="00781601"/>
    <w:rsid w:val="007817DE"/>
    <w:rsid w:val="007819D0"/>
    <w:rsid w:val="00782242"/>
    <w:rsid w:val="007825EA"/>
    <w:rsid w:val="00782C6C"/>
    <w:rsid w:val="00782C98"/>
    <w:rsid w:val="0078312C"/>
    <w:rsid w:val="0078318B"/>
    <w:rsid w:val="00783E37"/>
    <w:rsid w:val="00783FD4"/>
    <w:rsid w:val="00784066"/>
    <w:rsid w:val="00784164"/>
    <w:rsid w:val="00784543"/>
    <w:rsid w:val="0078476A"/>
    <w:rsid w:val="007849D9"/>
    <w:rsid w:val="00784AB2"/>
    <w:rsid w:val="007850DF"/>
    <w:rsid w:val="00785152"/>
    <w:rsid w:val="00785B1B"/>
    <w:rsid w:val="00785F12"/>
    <w:rsid w:val="007860AF"/>
    <w:rsid w:val="00786105"/>
    <w:rsid w:val="007864D8"/>
    <w:rsid w:val="007868F5"/>
    <w:rsid w:val="00786AB0"/>
    <w:rsid w:val="00786ADC"/>
    <w:rsid w:val="00786CBE"/>
    <w:rsid w:val="00786CDB"/>
    <w:rsid w:val="007870A3"/>
    <w:rsid w:val="00787166"/>
    <w:rsid w:val="00787450"/>
    <w:rsid w:val="0078770A"/>
    <w:rsid w:val="00787739"/>
    <w:rsid w:val="00787819"/>
    <w:rsid w:val="00787932"/>
    <w:rsid w:val="00787C68"/>
    <w:rsid w:val="00787FCC"/>
    <w:rsid w:val="0079015D"/>
    <w:rsid w:val="007904A2"/>
    <w:rsid w:val="00790AB4"/>
    <w:rsid w:val="0079171F"/>
    <w:rsid w:val="00791B7D"/>
    <w:rsid w:val="00792662"/>
    <w:rsid w:val="00792D34"/>
    <w:rsid w:val="00793814"/>
    <w:rsid w:val="00793C00"/>
    <w:rsid w:val="00794A53"/>
    <w:rsid w:val="00794E31"/>
    <w:rsid w:val="00795065"/>
    <w:rsid w:val="0079513E"/>
    <w:rsid w:val="007951B3"/>
    <w:rsid w:val="00795568"/>
    <w:rsid w:val="00795A21"/>
    <w:rsid w:val="00795ACD"/>
    <w:rsid w:val="00795B3F"/>
    <w:rsid w:val="0079610A"/>
    <w:rsid w:val="007961F6"/>
    <w:rsid w:val="00797075"/>
    <w:rsid w:val="007970CB"/>
    <w:rsid w:val="0079719C"/>
    <w:rsid w:val="0079752F"/>
    <w:rsid w:val="00797601"/>
    <w:rsid w:val="00797A34"/>
    <w:rsid w:val="00797F57"/>
    <w:rsid w:val="007A00C6"/>
    <w:rsid w:val="007A03A6"/>
    <w:rsid w:val="007A08DB"/>
    <w:rsid w:val="007A0B36"/>
    <w:rsid w:val="007A123A"/>
    <w:rsid w:val="007A1329"/>
    <w:rsid w:val="007A1436"/>
    <w:rsid w:val="007A1538"/>
    <w:rsid w:val="007A15C1"/>
    <w:rsid w:val="007A1A96"/>
    <w:rsid w:val="007A1E01"/>
    <w:rsid w:val="007A1FFB"/>
    <w:rsid w:val="007A271A"/>
    <w:rsid w:val="007A2871"/>
    <w:rsid w:val="007A2B41"/>
    <w:rsid w:val="007A2C00"/>
    <w:rsid w:val="007A353B"/>
    <w:rsid w:val="007A3789"/>
    <w:rsid w:val="007A380D"/>
    <w:rsid w:val="007A3828"/>
    <w:rsid w:val="007A38D1"/>
    <w:rsid w:val="007A38FB"/>
    <w:rsid w:val="007A3936"/>
    <w:rsid w:val="007A3AA6"/>
    <w:rsid w:val="007A4755"/>
    <w:rsid w:val="007A4B4B"/>
    <w:rsid w:val="007A4CAA"/>
    <w:rsid w:val="007A4F70"/>
    <w:rsid w:val="007A4FBE"/>
    <w:rsid w:val="007A500B"/>
    <w:rsid w:val="007A5020"/>
    <w:rsid w:val="007A50C8"/>
    <w:rsid w:val="007A55F3"/>
    <w:rsid w:val="007A5632"/>
    <w:rsid w:val="007A5913"/>
    <w:rsid w:val="007A59E6"/>
    <w:rsid w:val="007A5A62"/>
    <w:rsid w:val="007A5A73"/>
    <w:rsid w:val="007A626A"/>
    <w:rsid w:val="007A63C6"/>
    <w:rsid w:val="007A6946"/>
    <w:rsid w:val="007A6957"/>
    <w:rsid w:val="007A6A0B"/>
    <w:rsid w:val="007A6F16"/>
    <w:rsid w:val="007A712C"/>
    <w:rsid w:val="007A7318"/>
    <w:rsid w:val="007A75D0"/>
    <w:rsid w:val="007A78C3"/>
    <w:rsid w:val="007A7973"/>
    <w:rsid w:val="007A7C63"/>
    <w:rsid w:val="007A7E0E"/>
    <w:rsid w:val="007A7F85"/>
    <w:rsid w:val="007B016E"/>
    <w:rsid w:val="007B0243"/>
    <w:rsid w:val="007B116C"/>
    <w:rsid w:val="007B13AB"/>
    <w:rsid w:val="007B146D"/>
    <w:rsid w:val="007B1850"/>
    <w:rsid w:val="007B185B"/>
    <w:rsid w:val="007B1BC7"/>
    <w:rsid w:val="007B1C02"/>
    <w:rsid w:val="007B1DA1"/>
    <w:rsid w:val="007B2174"/>
    <w:rsid w:val="007B23C8"/>
    <w:rsid w:val="007B246D"/>
    <w:rsid w:val="007B2644"/>
    <w:rsid w:val="007B272A"/>
    <w:rsid w:val="007B2810"/>
    <w:rsid w:val="007B29A9"/>
    <w:rsid w:val="007B3209"/>
    <w:rsid w:val="007B3F4F"/>
    <w:rsid w:val="007B417D"/>
    <w:rsid w:val="007B428F"/>
    <w:rsid w:val="007B4329"/>
    <w:rsid w:val="007B4595"/>
    <w:rsid w:val="007B48D9"/>
    <w:rsid w:val="007B48F5"/>
    <w:rsid w:val="007B4FE6"/>
    <w:rsid w:val="007B5222"/>
    <w:rsid w:val="007B52C6"/>
    <w:rsid w:val="007B54BB"/>
    <w:rsid w:val="007B5620"/>
    <w:rsid w:val="007B58CD"/>
    <w:rsid w:val="007B61AA"/>
    <w:rsid w:val="007B62FC"/>
    <w:rsid w:val="007B6865"/>
    <w:rsid w:val="007B69F4"/>
    <w:rsid w:val="007B6A4F"/>
    <w:rsid w:val="007B6BD5"/>
    <w:rsid w:val="007B6C44"/>
    <w:rsid w:val="007B6C4F"/>
    <w:rsid w:val="007B6D1F"/>
    <w:rsid w:val="007B6F1A"/>
    <w:rsid w:val="007B70B4"/>
    <w:rsid w:val="007B712C"/>
    <w:rsid w:val="007B715C"/>
    <w:rsid w:val="007B74E5"/>
    <w:rsid w:val="007B764B"/>
    <w:rsid w:val="007B76B1"/>
    <w:rsid w:val="007B7ADD"/>
    <w:rsid w:val="007B7E61"/>
    <w:rsid w:val="007B7FAA"/>
    <w:rsid w:val="007C002E"/>
    <w:rsid w:val="007C01F0"/>
    <w:rsid w:val="007C0242"/>
    <w:rsid w:val="007C0414"/>
    <w:rsid w:val="007C0562"/>
    <w:rsid w:val="007C082C"/>
    <w:rsid w:val="007C08EE"/>
    <w:rsid w:val="007C0DE0"/>
    <w:rsid w:val="007C1072"/>
    <w:rsid w:val="007C16C2"/>
    <w:rsid w:val="007C16C7"/>
    <w:rsid w:val="007C1950"/>
    <w:rsid w:val="007C1BB6"/>
    <w:rsid w:val="007C1CD2"/>
    <w:rsid w:val="007C1D53"/>
    <w:rsid w:val="007C1ED2"/>
    <w:rsid w:val="007C202D"/>
    <w:rsid w:val="007C2621"/>
    <w:rsid w:val="007C2704"/>
    <w:rsid w:val="007C29FF"/>
    <w:rsid w:val="007C2C49"/>
    <w:rsid w:val="007C2F95"/>
    <w:rsid w:val="007C30B0"/>
    <w:rsid w:val="007C3457"/>
    <w:rsid w:val="007C3458"/>
    <w:rsid w:val="007C3759"/>
    <w:rsid w:val="007C3B31"/>
    <w:rsid w:val="007C3E88"/>
    <w:rsid w:val="007C406C"/>
    <w:rsid w:val="007C40A0"/>
    <w:rsid w:val="007C42FD"/>
    <w:rsid w:val="007C433F"/>
    <w:rsid w:val="007C4487"/>
    <w:rsid w:val="007C4866"/>
    <w:rsid w:val="007C4B61"/>
    <w:rsid w:val="007C4D69"/>
    <w:rsid w:val="007C4D91"/>
    <w:rsid w:val="007C50E8"/>
    <w:rsid w:val="007C51BD"/>
    <w:rsid w:val="007C525C"/>
    <w:rsid w:val="007C52D1"/>
    <w:rsid w:val="007C552D"/>
    <w:rsid w:val="007C568A"/>
    <w:rsid w:val="007C5B6D"/>
    <w:rsid w:val="007C65D7"/>
    <w:rsid w:val="007C6951"/>
    <w:rsid w:val="007C69C2"/>
    <w:rsid w:val="007C741B"/>
    <w:rsid w:val="007C74E8"/>
    <w:rsid w:val="007C7821"/>
    <w:rsid w:val="007C7EA2"/>
    <w:rsid w:val="007D021F"/>
    <w:rsid w:val="007D0334"/>
    <w:rsid w:val="007D0384"/>
    <w:rsid w:val="007D03DD"/>
    <w:rsid w:val="007D04DE"/>
    <w:rsid w:val="007D09E1"/>
    <w:rsid w:val="007D0C98"/>
    <w:rsid w:val="007D0F2A"/>
    <w:rsid w:val="007D1141"/>
    <w:rsid w:val="007D16E1"/>
    <w:rsid w:val="007D17C4"/>
    <w:rsid w:val="007D1AA6"/>
    <w:rsid w:val="007D1E77"/>
    <w:rsid w:val="007D206B"/>
    <w:rsid w:val="007D21F5"/>
    <w:rsid w:val="007D22A1"/>
    <w:rsid w:val="007D2472"/>
    <w:rsid w:val="007D2800"/>
    <w:rsid w:val="007D2878"/>
    <w:rsid w:val="007D2A1C"/>
    <w:rsid w:val="007D2D1F"/>
    <w:rsid w:val="007D2DEA"/>
    <w:rsid w:val="007D2ED9"/>
    <w:rsid w:val="007D31A0"/>
    <w:rsid w:val="007D35B4"/>
    <w:rsid w:val="007D3B03"/>
    <w:rsid w:val="007D3C2A"/>
    <w:rsid w:val="007D3DE7"/>
    <w:rsid w:val="007D4213"/>
    <w:rsid w:val="007D465E"/>
    <w:rsid w:val="007D4A82"/>
    <w:rsid w:val="007D4C0F"/>
    <w:rsid w:val="007D4C93"/>
    <w:rsid w:val="007D4CAD"/>
    <w:rsid w:val="007D4CCC"/>
    <w:rsid w:val="007D5018"/>
    <w:rsid w:val="007D52EE"/>
    <w:rsid w:val="007D53EA"/>
    <w:rsid w:val="007D5EEB"/>
    <w:rsid w:val="007D604D"/>
    <w:rsid w:val="007D6577"/>
    <w:rsid w:val="007D66B1"/>
    <w:rsid w:val="007D66FC"/>
    <w:rsid w:val="007D6802"/>
    <w:rsid w:val="007D6D64"/>
    <w:rsid w:val="007D6D7C"/>
    <w:rsid w:val="007D7120"/>
    <w:rsid w:val="007D72E0"/>
    <w:rsid w:val="007D7373"/>
    <w:rsid w:val="007D7542"/>
    <w:rsid w:val="007D77A9"/>
    <w:rsid w:val="007D7E71"/>
    <w:rsid w:val="007E003A"/>
    <w:rsid w:val="007E0586"/>
    <w:rsid w:val="007E0598"/>
    <w:rsid w:val="007E09DD"/>
    <w:rsid w:val="007E0A9F"/>
    <w:rsid w:val="007E0C99"/>
    <w:rsid w:val="007E0D99"/>
    <w:rsid w:val="007E0F15"/>
    <w:rsid w:val="007E104C"/>
    <w:rsid w:val="007E1282"/>
    <w:rsid w:val="007E1425"/>
    <w:rsid w:val="007E165C"/>
    <w:rsid w:val="007E1707"/>
    <w:rsid w:val="007E1783"/>
    <w:rsid w:val="007E1E73"/>
    <w:rsid w:val="007E2171"/>
    <w:rsid w:val="007E270D"/>
    <w:rsid w:val="007E2749"/>
    <w:rsid w:val="007E285E"/>
    <w:rsid w:val="007E2DCF"/>
    <w:rsid w:val="007E2E50"/>
    <w:rsid w:val="007E2F75"/>
    <w:rsid w:val="007E30C4"/>
    <w:rsid w:val="007E3130"/>
    <w:rsid w:val="007E344A"/>
    <w:rsid w:val="007E3B0E"/>
    <w:rsid w:val="007E3EA3"/>
    <w:rsid w:val="007E3F1F"/>
    <w:rsid w:val="007E431A"/>
    <w:rsid w:val="007E43B7"/>
    <w:rsid w:val="007E448E"/>
    <w:rsid w:val="007E449D"/>
    <w:rsid w:val="007E45EB"/>
    <w:rsid w:val="007E46C8"/>
    <w:rsid w:val="007E4760"/>
    <w:rsid w:val="007E480A"/>
    <w:rsid w:val="007E4883"/>
    <w:rsid w:val="007E5230"/>
    <w:rsid w:val="007E54FC"/>
    <w:rsid w:val="007E566E"/>
    <w:rsid w:val="007E5964"/>
    <w:rsid w:val="007E5E41"/>
    <w:rsid w:val="007E61C2"/>
    <w:rsid w:val="007E62A9"/>
    <w:rsid w:val="007E6383"/>
    <w:rsid w:val="007E644B"/>
    <w:rsid w:val="007E6511"/>
    <w:rsid w:val="007E6592"/>
    <w:rsid w:val="007E6B06"/>
    <w:rsid w:val="007E6B6E"/>
    <w:rsid w:val="007E74ED"/>
    <w:rsid w:val="007E757B"/>
    <w:rsid w:val="007E76BA"/>
    <w:rsid w:val="007E7DCC"/>
    <w:rsid w:val="007E7DE8"/>
    <w:rsid w:val="007F016A"/>
    <w:rsid w:val="007F0392"/>
    <w:rsid w:val="007F06AB"/>
    <w:rsid w:val="007F10BC"/>
    <w:rsid w:val="007F1271"/>
    <w:rsid w:val="007F12DB"/>
    <w:rsid w:val="007F1502"/>
    <w:rsid w:val="007F1524"/>
    <w:rsid w:val="007F1604"/>
    <w:rsid w:val="007F1C63"/>
    <w:rsid w:val="007F1DCB"/>
    <w:rsid w:val="007F1F93"/>
    <w:rsid w:val="007F2348"/>
    <w:rsid w:val="007F24DA"/>
    <w:rsid w:val="007F26B7"/>
    <w:rsid w:val="007F2759"/>
    <w:rsid w:val="007F2ADC"/>
    <w:rsid w:val="007F2D62"/>
    <w:rsid w:val="007F3177"/>
    <w:rsid w:val="007F324C"/>
    <w:rsid w:val="007F3CB7"/>
    <w:rsid w:val="007F3D47"/>
    <w:rsid w:val="007F3DA3"/>
    <w:rsid w:val="007F3F92"/>
    <w:rsid w:val="007F4068"/>
    <w:rsid w:val="007F422C"/>
    <w:rsid w:val="007F4579"/>
    <w:rsid w:val="007F47CB"/>
    <w:rsid w:val="007F4807"/>
    <w:rsid w:val="007F48BB"/>
    <w:rsid w:val="007F4CAC"/>
    <w:rsid w:val="007F4F45"/>
    <w:rsid w:val="007F5019"/>
    <w:rsid w:val="007F524B"/>
    <w:rsid w:val="007F5358"/>
    <w:rsid w:val="007F53CD"/>
    <w:rsid w:val="007F57D0"/>
    <w:rsid w:val="007F57EF"/>
    <w:rsid w:val="007F5954"/>
    <w:rsid w:val="007F5D1D"/>
    <w:rsid w:val="007F61CE"/>
    <w:rsid w:val="007F62AA"/>
    <w:rsid w:val="007F6367"/>
    <w:rsid w:val="007F648F"/>
    <w:rsid w:val="007F65DD"/>
    <w:rsid w:val="007F6B11"/>
    <w:rsid w:val="007F6DD9"/>
    <w:rsid w:val="007F6E2C"/>
    <w:rsid w:val="007F7333"/>
    <w:rsid w:val="007F7D20"/>
    <w:rsid w:val="008002B7"/>
    <w:rsid w:val="00800342"/>
    <w:rsid w:val="008007EE"/>
    <w:rsid w:val="00800CEC"/>
    <w:rsid w:val="00800F73"/>
    <w:rsid w:val="008013A7"/>
    <w:rsid w:val="00801485"/>
    <w:rsid w:val="0080180E"/>
    <w:rsid w:val="00801A7F"/>
    <w:rsid w:val="00801DF4"/>
    <w:rsid w:val="0080200E"/>
    <w:rsid w:val="00802255"/>
    <w:rsid w:val="00802258"/>
    <w:rsid w:val="008024A8"/>
    <w:rsid w:val="00802928"/>
    <w:rsid w:val="00802CA3"/>
    <w:rsid w:val="00802D20"/>
    <w:rsid w:val="008033E3"/>
    <w:rsid w:val="00803596"/>
    <w:rsid w:val="008035E1"/>
    <w:rsid w:val="00803699"/>
    <w:rsid w:val="0080390A"/>
    <w:rsid w:val="00803BCB"/>
    <w:rsid w:val="00803CD1"/>
    <w:rsid w:val="00804337"/>
    <w:rsid w:val="008046EF"/>
    <w:rsid w:val="008047BD"/>
    <w:rsid w:val="008049AD"/>
    <w:rsid w:val="00804AFE"/>
    <w:rsid w:val="00804C67"/>
    <w:rsid w:val="00805222"/>
    <w:rsid w:val="00805FCB"/>
    <w:rsid w:val="00805FF4"/>
    <w:rsid w:val="00806121"/>
    <w:rsid w:val="008062E1"/>
    <w:rsid w:val="00806586"/>
    <w:rsid w:val="0080660B"/>
    <w:rsid w:val="00806AB3"/>
    <w:rsid w:val="00807364"/>
    <w:rsid w:val="0080759D"/>
    <w:rsid w:val="00807ABF"/>
    <w:rsid w:val="00807C6F"/>
    <w:rsid w:val="00807E91"/>
    <w:rsid w:val="0081002A"/>
    <w:rsid w:val="008101C1"/>
    <w:rsid w:val="0081039B"/>
    <w:rsid w:val="00810470"/>
    <w:rsid w:val="00810952"/>
    <w:rsid w:val="00810996"/>
    <w:rsid w:val="00810B14"/>
    <w:rsid w:val="00810BD5"/>
    <w:rsid w:val="00810C0C"/>
    <w:rsid w:val="00810CAC"/>
    <w:rsid w:val="00810CDC"/>
    <w:rsid w:val="0081117F"/>
    <w:rsid w:val="00811197"/>
    <w:rsid w:val="008115A3"/>
    <w:rsid w:val="00811821"/>
    <w:rsid w:val="00811877"/>
    <w:rsid w:val="00811BEC"/>
    <w:rsid w:val="00811F34"/>
    <w:rsid w:val="00812CEE"/>
    <w:rsid w:val="00812E24"/>
    <w:rsid w:val="0081308E"/>
    <w:rsid w:val="008130D5"/>
    <w:rsid w:val="008132A8"/>
    <w:rsid w:val="008136F4"/>
    <w:rsid w:val="00814356"/>
    <w:rsid w:val="008144B9"/>
    <w:rsid w:val="00814905"/>
    <w:rsid w:val="00814D6F"/>
    <w:rsid w:val="00814E67"/>
    <w:rsid w:val="00814E8D"/>
    <w:rsid w:val="00814F14"/>
    <w:rsid w:val="00815133"/>
    <w:rsid w:val="008158DD"/>
    <w:rsid w:val="008159EA"/>
    <w:rsid w:val="00815A0C"/>
    <w:rsid w:val="00816141"/>
    <w:rsid w:val="008165DE"/>
    <w:rsid w:val="00816682"/>
    <w:rsid w:val="00816746"/>
    <w:rsid w:val="008168AF"/>
    <w:rsid w:val="00816EBC"/>
    <w:rsid w:val="00816F2E"/>
    <w:rsid w:val="008173E0"/>
    <w:rsid w:val="008175C2"/>
    <w:rsid w:val="0082039C"/>
    <w:rsid w:val="008204A0"/>
    <w:rsid w:val="008205EA"/>
    <w:rsid w:val="00820AF8"/>
    <w:rsid w:val="00820DED"/>
    <w:rsid w:val="008212C7"/>
    <w:rsid w:val="008218AD"/>
    <w:rsid w:val="00821BF1"/>
    <w:rsid w:val="00821F9B"/>
    <w:rsid w:val="0082215C"/>
    <w:rsid w:val="00822B75"/>
    <w:rsid w:val="00822D9D"/>
    <w:rsid w:val="008231EF"/>
    <w:rsid w:val="008234AB"/>
    <w:rsid w:val="00823B62"/>
    <w:rsid w:val="008243A8"/>
    <w:rsid w:val="00824555"/>
    <w:rsid w:val="0082478E"/>
    <w:rsid w:val="00824F96"/>
    <w:rsid w:val="0082510A"/>
    <w:rsid w:val="00825130"/>
    <w:rsid w:val="0082577B"/>
    <w:rsid w:val="00825993"/>
    <w:rsid w:val="00825B1F"/>
    <w:rsid w:val="00825C40"/>
    <w:rsid w:val="00825C5E"/>
    <w:rsid w:val="00825FDE"/>
    <w:rsid w:val="00826399"/>
    <w:rsid w:val="008265A5"/>
    <w:rsid w:val="0082688D"/>
    <w:rsid w:val="008269E8"/>
    <w:rsid w:val="00826A54"/>
    <w:rsid w:val="00826A92"/>
    <w:rsid w:val="00826E87"/>
    <w:rsid w:val="008272A3"/>
    <w:rsid w:val="00827A92"/>
    <w:rsid w:val="00827C8C"/>
    <w:rsid w:val="00827FC5"/>
    <w:rsid w:val="00830290"/>
    <w:rsid w:val="008302C0"/>
    <w:rsid w:val="00830571"/>
    <w:rsid w:val="0083061B"/>
    <w:rsid w:val="00830652"/>
    <w:rsid w:val="00830B88"/>
    <w:rsid w:val="00830E64"/>
    <w:rsid w:val="008312D6"/>
    <w:rsid w:val="00831B36"/>
    <w:rsid w:val="00831DEB"/>
    <w:rsid w:val="0083225A"/>
    <w:rsid w:val="008322D4"/>
    <w:rsid w:val="0083263C"/>
    <w:rsid w:val="00833BB3"/>
    <w:rsid w:val="00833BEF"/>
    <w:rsid w:val="00833D77"/>
    <w:rsid w:val="00834532"/>
    <w:rsid w:val="00834701"/>
    <w:rsid w:val="0083470E"/>
    <w:rsid w:val="00834FAF"/>
    <w:rsid w:val="008350F3"/>
    <w:rsid w:val="008351A5"/>
    <w:rsid w:val="0083526C"/>
    <w:rsid w:val="0083563E"/>
    <w:rsid w:val="00835685"/>
    <w:rsid w:val="008356C8"/>
    <w:rsid w:val="0083588F"/>
    <w:rsid w:val="00835980"/>
    <w:rsid w:val="00835AE7"/>
    <w:rsid w:val="00835B66"/>
    <w:rsid w:val="00836188"/>
    <w:rsid w:val="00836555"/>
    <w:rsid w:val="00836817"/>
    <w:rsid w:val="00837293"/>
    <w:rsid w:val="0083789F"/>
    <w:rsid w:val="00837B0E"/>
    <w:rsid w:val="0084053C"/>
    <w:rsid w:val="008406AF"/>
    <w:rsid w:val="00840DD3"/>
    <w:rsid w:val="008412C9"/>
    <w:rsid w:val="00841419"/>
    <w:rsid w:val="008414FC"/>
    <w:rsid w:val="0084192D"/>
    <w:rsid w:val="008419FF"/>
    <w:rsid w:val="00841BB1"/>
    <w:rsid w:val="00841BF8"/>
    <w:rsid w:val="00841C43"/>
    <w:rsid w:val="00841E23"/>
    <w:rsid w:val="008421C8"/>
    <w:rsid w:val="0084223C"/>
    <w:rsid w:val="008426FD"/>
    <w:rsid w:val="00842796"/>
    <w:rsid w:val="00842A5F"/>
    <w:rsid w:val="00842C09"/>
    <w:rsid w:val="00842CD4"/>
    <w:rsid w:val="00842D07"/>
    <w:rsid w:val="00842EB2"/>
    <w:rsid w:val="00842EB8"/>
    <w:rsid w:val="00843172"/>
    <w:rsid w:val="0084326D"/>
    <w:rsid w:val="00843534"/>
    <w:rsid w:val="0084377E"/>
    <w:rsid w:val="00843A00"/>
    <w:rsid w:val="00843D29"/>
    <w:rsid w:val="00843D59"/>
    <w:rsid w:val="008444B3"/>
    <w:rsid w:val="00844751"/>
    <w:rsid w:val="008448D3"/>
    <w:rsid w:val="00844BE0"/>
    <w:rsid w:val="00844F72"/>
    <w:rsid w:val="00845044"/>
    <w:rsid w:val="0084598C"/>
    <w:rsid w:val="008459AB"/>
    <w:rsid w:val="00845B3C"/>
    <w:rsid w:val="00845BCF"/>
    <w:rsid w:val="00845EE5"/>
    <w:rsid w:val="00846023"/>
    <w:rsid w:val="008462B2"/>
    <w:rsid w:val="00846572"/>
    <w:rsid w:val="008465BB"/>
    <w:rsid w:val="008468BA"/>
    <w:rsid w:val="00846914"/>
    <w:rsid w:val="008469A6"/>
    <w:rsid w:val="00846D5F"/>
    <w:rsid w:val="00846DA1"/>
    <w:rsid w:val="00846F18"/>
    <w:rsid w:val="00847028"/>
    <w:rsid w:val="00847A8C"/>
    <w:rsid w:val="00847B3D"/>
    <w:rsid w:val="00847D0A"/>
    <w:rsid w:val="00847F09"/>
    <w:rsid w:val="008504C8"/>
    <w:rsid w:val="00850771"/>
    <w:rsid w:val="008507EE"/>
    <w:rsid w:val="00850C6B"/>
    <w:rsid w:val="00850CDD"/>
    <w:rsid w:val="00850F8B"/>
    <w:rsid w:val="008511A8"/>
    <w:rsid w:val="0085157C"/>
    <w:rsid w:val="00851A10"/>
    <w:rsid w:val="00851A47"/>
    <w:rsid w:val="00852120"/>
    <w:rsid w:val="00852480"/>
    <w:rsid w:val="00852915"/>
    <w:rsid w:val="0085319B"/>
    <w:rsid w:val="00853237"/>
    <w:rsid w:val="00853533"/>
    <w:rsid w:val="00853558"/>
    <w:rsid w:val="00853694"/>
    <w:rsid w:val="008537E5"/>
    <w:rsid w:val="00853A95"/>
    <w:rsid w:val="00853ADE"/>
    <w:rsid w:val="00853DC7"/>
    <w:rsid w:val="00854375"/>
    <w:rsid w:val="008543E7"/>
    <w:rsid w:val="00854491"/>
    <w:rsid w:val="008545A1"/>
    <w:rsid w:val="0085493E"/>
    <w:rsid w:val="00854E1A"/>
    <w:rsid w:val="00854FAA"/>
    <w:rsid w:val="0085524E"/>
    <w:rsid w:val="00855507"/>
    <w:rsid w:val="008559C5"/>
    <w:rsid w:val="00855F24"/>
    <w:rsid w:val="00855F8D"/>
    <w:rsid w:val="0085612D"/>
    <w:rsid w:val="00856691"/>
    <w:rsid w:val="008569D0"/>
    <w:rsid w:val="00856FB8"/>
    <w:rsid w:val="00857048"/>
    <w:rsid w:val="0085718D"/>
    <w:rsid w:val="00857882"/>
    <w:rsid w:val="008600DC"/>
    <w:rsid w:val="00860173"/>
    <w:rsid w:val="00860659"/>
    <w:rsid w:val="00860A08"/>
    <w:rsid w:val="00860EBE"/>
    <w:rsid w:val="0086102D"/>
    <w:rsid w:val="008610B9"/>
    <w:rsid w:val="008610EB"/>
    <w:rsid w:val="008610F4"/>
    <w:rsid w:val="0086189A"/>
    <w:rsid w:val="00861A39"/>
    <w:rsid w:val="00861B85"/>
    <w:rsid w:val="00861EE9"/>
    <w:rsid w:val="00862252"/>
    <w:rsid w:val="008626E8"/>
    <w:rsid w:val="00863213"/>
    <w:rsid w:val="0086322A"/>
    <w:rsid w:val="00863864"/>
    <w:rsid w:val="008638B8"/>
    <w:rsid w:val="00863C80"/>
    <w:rsid w:val="00864417"/>
    <w:rsid w:val="0086466D"/>
    <w:rsid w:val="00865550"/>
    <w:rsid w:val="00865A71"/>
    <w:rsid w:val="00865AAB"/>
    <w:rsid w:val="00865BEB"/>
    <w:rsid w:val="008661DD"/>
    <w:rsid w:val="00866581"/>
    <w:rsid w:val="00866737"/>
    <w:rsid w:val="00866904"/>
    <w:rsid w:val="00866C07"/>
    <w:rsid w:val="00866EF4"/>
    <w:rsid w:val="00867281"/>
    <w:rsid w:val="008673A3"/>
    <w:rsid w:val="008676AD"/>
    <w:rsid w:val="00867858"/>
    <w:rsid w:val="0086785A"/>
    <w:rsid w:val="00867911"/>
    <w:rsid w:val="00867E30"/>
    <w:rsid w:val="00867F86"/>
    <w:rsid w:val="00870395"/>
    <w:rsid w:val="0087039C"/>
    <w:rsid w:val="008703EA"/>
    <w:rsid w:val="0087061C"/>
    <w:rsid w:val="00870809"/>
    <w:rsid w:val="00870973"/>
    <w:rsid w:val="008709B8"/>
    <w:rsid w:val="008712CE"/>
    <w:rsid w:val="008714A6"/>
    <w:rsid w:val="00871918"/>
    <w:rsid w:val="00871A68"/>
    <w:rsid w:val="00871B50"/>
    <w:rsid w:val="00871B86"/>
    <w:rsid w:val="00871BB5"/>
    <w:rsid w:val="00871C77"/>
    <w:rsid w:val="00872192"/>
    <w:rsid w:val="00872429"/>
    <w:rsid w:val="008724CC"/>
    <w:rsid w:val="00872729"/>
    <w:rsid w:val="008728AB"/>
    <w:rsid w:val="00872C85"/>
    <w:rsid w:val="00872EB9"/>
    <w:rsid w:val="00872F4F"/>
    <w:rsid w:val="0087316C"/>
    <w:rsid w:val="008733E5"/>
    <w:rsid w:val="0087340B"/>
    <w:rsid w:val="0087355E"/>
    <w:rsid w:val="00873627"/>
    <w:rsid w:val="008736BB"/>
    <w:rsid w:val="00873785"/>
    <w:rsid w:val="00873B1E"/>
    <w:rsid w:val="00873B95"/>
    <w:rsid w:val="00873E2B"/>
    <w:rsid w:val="00874092"/>
    <w:rsid w:val="008741C5"/>
    <w:rsid w:val="0087449A"/>
    <w:rsid w:val="0087480D"/>
    <w:rsid w:val="00874DFB"/>
    <w:rsid w:val="00875353"/>
    <w:rsid w:val="008754C1"/>
    <w:rsid w:val="00875523"/>
    <w:rsid w:val="008755C1"/>
    <w:rsid w:val="008758A1"/>
    <w:rsid w:val="00875B15"/>
    <w:rsid w:val="00875BDC"/>
    <w:rsid w:val="00875F60"/>
    <w:rsid w:val="008762A2"/>
    <w:rsid w:val="008764E1"/>
    <w:rsid w:val="00876553"/>
    <w:rsid w:val="008767D4"/>
    <w:rsid w:val="00876B44"/>
    <w:rsid w:val="00877959"/>
    <w:rsid w:val="00877BD8"/>
    <w:rsid w:val="00880023"/>
    <w:rsid w:val="008808B3"/>
    <w:rsid w:val="00880D8B"/>
    <w:rsid w:val="00880DFE"/>
    <w:rsid w:val="00881105"/>
    <w:rsid w:val="00881272"/>
    <w:rsid w:val="00881658"/>
    <w:rsid w:val="00881711"/>
    <w:rsid w:val="00881B73"/>
    <w:rsid w:val="00881E21"/>
    <w:rsid w:val="00882A9A"/>
    <w:rsid w:val="00882DA2"/>
    <w:rsid w:val="008831BE"/>
    <w:rsid w:val="00883396"/>
    <w:rsid w:val="00883741"/>
    <w:rsid w:val="008839B2"/>
    <w:rsid w:val="00883C0F"/>
    <w:rsid w:val="00883F5D"/>
    <w:rsid w:val="00883FE0"/>
    <w:rsid w:val="0088488A"/>
    <w:rsid w:val="00884918"/>
    <w:rsid w:val="00884967"/>
    <w:rsid w:val="00884DA3"/>
    <w:rsid w:val="00884DB1"/>
    <w:rsid w:val="00885036"/>
    <w:rsid w:val="008852E3"/>
    <w:rsid w:val="008855F4"/>
    <w:rsid w:val="008856CA"/>
    <w:rsid w:val="00885F54"/>
    <w:rsid w:val="0088600A"/>
    <w:rsid w:val="0088614D"/>
    <w:rsid w:val="00886471"/>
    <w:rsid w:val="008864D0"/>
    <w:rsid w:val="0088719F"/>
    <w:rsid w:val="0088732E"/>
    <w:rsid w:val="008874B2"/>
    <w:rsid w:val="0088755F"/>
    <w:rsid w:val="008875D1"/>
    <w:rsid w:val="00887715"/>
    <w:rsid w:val="008878D3"/>
    <w:rsid w:val="00887F88"/>
    <w:rsid w:val="008901E0"/>
    <w:rsid w:val="00890209"/>
    <w:rsid w:val="00890312"/>
    <w:rsid w:val="00890634"/>
    <w:rsid w:val="00890A9C"/>
    <w:rsid w:val="00890D9F"/>
    <w:rsid w:val="00890DE9"/>
    <w:rsid w:val="00890F53"/>
    <w:rsid w:val="00891080"/>
    <w:rsid w:val="008912C0"/>
    <w:rsid w:val="008918CF"/>
    <w:rsid w:val="00891C8F"/>
    <w:rsid w:val="00891E8D"/>
    <w:rsid w:val="00892289"/>
    <w:rsid w:val="008924A1"/>
    <w:rsid w:val="008925D1"/>
    <w:rsid w:val="00892993"/>
    <w:rsid w:val="00892D34"/>
    <w:rsid w:val="00893111"/>
    <w:rsid w:val="0089323B"/>
    <w:rsid w:val="008932C2"/>
    <w:rsid w:val="00893315"/>
    <w:rsid w:val="00893367"/>
    <w:rsid w:val="00893D64"/>
    <w:rsid w:val="00893E51"/>
    <w:rsid w:val="00894125"/>
    <w:rsid w:val="00894150"/>
    <w:rsid w:val="00894241"/>
    <w:rsid w:val="008948A4"/>
    <w:rsid w:val="00894A65"/>
    <w:rsid w:val="00894B56"/>
    <w:rsid w:val="008950D1"/>
    <w:rsid w:val="00895149"/>
    <w:rsid w:val="0089538F"/>
    <w:rsid w:val="0089590E"/>
    <w:rsid w:val="00895A7C"/>
    <w:rsid w:val="00895ED9"/>
    <w:rsid w:val="008960FA"/>
    <w:rsid w:val="008961B0"/>
    <w:rsid w:val="008963DF"/>
    <w:rsid w:val="00897009"/>
    <w:rsid w:val="0089768B"/>
    <w:rsid w:val="008976B2"/>
    <w:rsid w:val="0089792A"/>
    <w:rsid w:val="008979D8"/>
    <w:rsid w:val="00897A66"/>
    <w:rsid w:val="00897D1B"/>
    <w:rsid w:val="00897F01"/>
    <w:rsid w:val="008A0878"/>
    <w:rsid w:val="008A094E"/>
    <w:rsid w:val="008A09EE"/>
    <w:rsid w:val="008A0C91"/>
    <w:rsid w:val="008A0E19"/>
    <w:rsid w:val="008A13DC"/>
    <w:rsid w:val="008A152E"/>
    <w:rsid w:val="008A164B"/>
    <w:rsid w:val="008A1F72"/>
    <w:rsid w:val="008A230A"/>
    <w:rsid w:val="008A2A72"/>
    <w:rsid w:val="008A2AB1"/>
    <w:rsid w:val="008A2ED2"/>
    <w:rsid w:val="008A30AC"/>
    <w:rsid w:val="008A30EE"/>
    <w:rsid w:val="008A3137"/>
    <w:rsid w:val="008A35B0"/>
    <w:rsid w:val="008A360D"/>
    <w:rsid w:val="008A3958"/>
    <w:rsid w:val="008A3EB6"/>
    <w:rsid w:val="008A431F"/>
    <w:rsid w:val="008A4421"/>
    <w:rsid w:val="008A4981"/>
    <w:rsid w:val="008A4B34"/>
    <w:rsid w:val="008A4FAF"/>
    <w:rsid w:val="008A5288"/>
    <w:rsid w:val="008A53A0"/>
    <w:rsid w:val="008A5496"/>
    <w:rsid w:val="008A5B92"/>
    <w:rsid w:val="008A6495"/>
    <w:rsid w:val="008A682A"/>
    <w:rsid w:val="008A68CC"/>
    <w:rsid w:val="008A6AED"/>
    <w:rsid w:val="008A6C8F"/>
    <w:rsid w:val="008A6CBF"/>
    <w:rsid w:val="008A6DA2"/>
    <w:rsid w:val="008A786C"/>
    <w:rsid w:val="008A7E81"/>
    <w:rsid w:val="008B0080"/>
    <w:rsid w:val="008B01AD"/>
    <w:rsid w:val="008B066D"/>
    <w:rsid w:val="008B07CD"/>
    <w:rsid w:val="008B0806"/>
    <w:rsid w:val="008B082B"/>
    <w:rsid w:val="008B13C6"/>
    <w:rsid w:val="008B1423"/>
    <w:rsid w:val="008B151A"/>
    <w:rsid w:val="008B193F"/>
    <w:rsid w:val="008B1ABA"/>
    <w:rsid w:val="008B1D86"/>
    <w:rsid w:val="008B1EE3"/>
    <w:rsid w:val="008B218B"/>
    <w:rsid w:val="008B25B5"/>
    <w:rsid w:val="008B2762"/>
    <w:rsid w:val="008B2952"/>
    <w:rsid w:val="008B2A76"/>
    <w:rsid w:val="008B2B7E"/>
    <w:rsid w:val="008B30B2"/>
    <w:rsid w:val="008B336B"/>
    <w:rsid w:val="008B3665"/>
    <w:rsid w:val="008B37E0"/>
    <w:rsid w:val="008B3DC1"/>
    <w:rsid w:val="008B4015"/>
    <w:rsid w:val="008B43AD"/>
    <w:rsid w:val="008B450C"/>
    <w:rsid w:val="008B47ED"/>
    <w:rsid w:val="008B4861"/>
    <w:rsid w:val="008B4CBB"/>
    <w:rsid w:val="008B4F13"/>
    <w:rsid w:val="008B5077"/>
    <w:rsid w:val="008B516A"/>
    <w:rsid w:val="008B53C0"/>
    <w:rsid w:val="008B5700"/>
    <w:rsid w:val="008B5B2B"/>
    <w:rsid w:val="008B5B61"/>
    <w:rsid w:val="008B5D2B"/>
    <w:rsid w:val="008B5D91"/>
    <w:rsid w:val="008B5E6D"/>
    <w:rsid w:val="008B5EC1"/>
    <w:rsid w:val="008B5F5C"/>
    <w:rsid w:val="008B619A"/>
    <w:rsid w:val="008B61CB"/>
    <w:rsid w:val="008B61F2"/>
    <w:rsid w:val="008B64D3"/>
    <w:rsid w:val="008B653D"/>
    <w:rsid w:val="008B6579"/>
    <w:rsid w:val="008B6701"/>
    <w:rsid w:val="008B672A"/>
    <w:rsid w:val="008B688B"/>
    <w:rsid w:val="008B6996"/>
    <w:rsid w:val="008B7A21"/>
    <w:rsid w:val="008C007E"/>
    <w:rsid w:val="008C05D5"/>
    <w:rsid w:val="008C0791"/>
    <w:rsid w:val="008C0813"/>
    <w:rsid w:val="008C0ADD"/>
    <w:rsid w:val="008C1004"/>
    <w:rsid w:val="008C151F"/>
    <w:rsid w:val="008C152D"/>
    <w:rsid w:val="008C1779"/>
    <w:rsid w:val="008C1806"/>
    <w:rsid w:val="008C1AF8"/>
    <w:rsid w:val="008C1DE3"/>
    <w:rsid w:val="008C2035"/>
    <w:rsid w:val="008C20E5"/>
    <w:rsid w:val="008C21C1"/>
    <w:rsid w:val="008C2852"/>
    <w:rsid w:val="008C2B16"/>
    <w:rsid w:val="008C34C4"/>
    <w:rsid w:val="008C35FA"/>
    <w:rsid w:val="008C36D1"/>
    <w:rsid w:val="008C377B"/>
    <w:rsid w:val="008C39C5"/>
    <w:rsid w:val="008C3D7E"/>
    <w:rsid w:val="008C41B2"/>
    <w:rsid w:val="008C4856"/>
    <w:rsid w:val="008C48C4"/>
    <w:rsid w:val="008C49E8"/>
    <w:rsid w:val="008C4E19"/>
    <w:rsid w:val="008C51A8"/>
    <w:rsid w:val="008C5224"/>
    <w:rsid w:val="008C557F"/>
    <w:rsid w:val="008C561E"/>
    <w:rsid w:val="008C5E37"/>
    <w:rsid w:val="008C60B8"/>
    <w:rsid w:val="008C60CB"/>
    <w:rsid w:val="008C6117"/>
    <w:rsid w:val="008C62E2"/>
    <w:rsid w:val="008C63A1"/>
    <w:rsid w:val="008C663B"/>
    <w:rsid w:val="008C69B4"/>
    <w:rsid w:val="008C6B49"/>
    <w:rsid w:val="008C6BEB"/>
    <w:rsid w:val="008C6F75"/>
    <w:rsid w:val="008C6FA2"/>
    <w:rsid w:val="008C713C"/>
    <w:rsid w:val="008C72BD"/>
    <w:rsid w:val="008C72F5"/>
    <w:rsid w:val="008C79DD"/>
    <w:rsid w:val="008C7F64"/>
    <w:rsid w:val="008C7FC9"/>
    <w:rsid w:val="008D03C3"/>
    <w:rsid w:val="008D050F"/>
    <w:rsid w:val="008D0A03"/>
    <w:rsid w:val="008D0A76"/>
    <w:rsid w:val="008D10B8"/>
    <w:rsid w:val="008D10E5"/>
    <w:rsid w:val="008D1111"/>
    <w:rsid w:val="008D11BA"/>
    <w:rsid w:val="008D1C7C"/>
    <w:rsid w:val="008D1D19"/>
    <w:rsid w:val="008D1E5C"/>
    <w:rsid w:val="008D24FB"/>
    <w:rsid w:val="008D29C9"/>
    <w:rsid w:val="008D2CDB"/>
    <w:rsid w:val="008D2CEC"/>
    <w:rsid w:val="008D2F13"/>
    <w:rsid w:val="008D3B1F"/>
    <w:rsid w:val="008D3F08"/>
    <w:rsid w:val="008D3F0F"/>
    <w:rsid w:val="008D4338"/>
    <w:rsid w:val="008D44B6"/>
    <w:rsid w:val="008D4635"/>
    <w:rsid w:val="008D48C7"/>
    <w:rsid w:val="008D4B1A"/>
    <w:rsid w:val="008D4B62"/>
    <w:rsid w:val="008D4BF9"/>
    <w:rsid w:val="008D4DE0"/>
    <w:rsid w:val="008D4FA9"/>
    <w:rsid w:val="008D516E"/>
    <w:rsid w:val="008D52FF"/>
    <w:rsid w:val="008D5959"/>
    <w:rsid w:val="008D5A3C"/>
    <w:rsid w:val="008D5C65"/>
    <w:rsid w:val="008D5E76"/>
    <w:rsid w:val="008D62DE"/>
    <w:rsid w:val="008D6342"/>
    <w:rsid w:val="008D6F18"/>
    <w:rsid w:val="008D71ED"/>
    <w:rsid w:val="008D71F1"/>
    <w:rsid w:val="008D7307"/>
    <w:rsid w:val="008D7587"/>
    <w:rsid w:val="008D7637"/>
    <w:rsid w:val="008D78CA"/>
    <w:rsid w:val="008D7A7B"/>
    <w:rsid w:val="008D7A9B"/>
    <w:rsid w:val="008D7B36"/>
    <w:rsid w:val="008D7D47"/>
    <w:rsid w:val="008D7F96"/>
    <w:rsid w:val="008E02A6"/>
    <w:rsid w:val="008E033A"/>
    <w:rsid w:val="008E03B4"/>
    <w:rsid w:val="008E05A4"/>
    <w:rsid w:val="008E0E63"/>
    <w:rsid w:val="008E0FCE"/>
    <w:rsid w:val="008E1B20"/>
    <w:rsid w:val="008E1C1C"/>
    <w:rsid w:val="008E1CC9"/>
    <w:rsid w:val="008E1DA9"/>
    <w:rsid w:val="008E2434"/>
    <w:rsid w:val="008E25EB"/>
    <w:rsid w:val="008E2915"/>
    <w:rsid w:val="008E29B1"/>
    <w:rsid w:val="008E2D95"/>
    <w:rsid w:val="008E3204"/>
    <w:rsid w:val="008E3246"/>
    <w:rsid w:val="008E3727"/>
    <w:rsid w:val="008E3738"/>
    <w:rsid w:val="008E3926"/>
    <w:rsid w:val="008E3A3A"/>
    <w:rsid w:val="008E45BA"/>
    <w:rsid w:val="008E46F7"/>
    <w:rsid w:val="008E4BB9"/>
    <w:rsid w:val="008E4E82"/>
    <w:rsid w:val="008E52E1"/>
    <w:rsid w:val="008E53F2"/>
    <w:rsid w:val="008E582A"/>
    <w:rsid w:val="008E5D26"/>
    <w:rsid w:val="008E5F3E"/>
    <w:rsid w:val="008E6288"/>
    <w:rsid w:val="008E6C65"/>
    <w:rsid w:val="008E6C6E"/>
    <w:rsid w:val="008E6FF5"/>
    <w:rsid w:val="008E754E"/>
    <w:rsid w:val="008E7BCA"/>
    <w:rsid w:val="008E7BF5"/>
    <w:rsid w:val="008E7BF7"/>
    <w:rsid w:val="008F0AF5"/>
    <w:rsid w:val="008F0B38"/>
    <w:rsid w:val="008F0B79"/>
    <w:rsid w:val="008F0CFA"/>
    <w:rsid w:val="008F0F99"/>
    <w:rsid w:val="008F12C2"/>
    <w:rsid w:val="008F16D3"/>
    <w:rsid w:val="008F18F3"/>
    <w:rsid w:val="008F1B38"/>
    <w:rsid w:val="008F1C2A"/>
    <w:rsid w:val="008F1C8B"/>
    <w:rsid w:val="008F1E24"/>
    <w:rsid w:val="008F1EAA"/>
    <w:rsid w:val="008F1FBD"/>
    <w:rsid w:val="008F204F"/>
    <w:rsid w:val="008F208E"/>
    <w:rsid w:val="008F2512"/>
    <w:rsid w:val="008F2A42"/>
    <w:rsid w:val="008F2A93"/>
    <w:rsid w:val="008F2BB5"/>
    <w:rsid w:val="008F38AE"/>
    <w:rsid w:val="008F3913"/>
    <w:rsid w:val="008F457F"/>
    <w:rsid w:val="008F460E"/>
    <w:rsid w:val="008F4834"/>
    <w:rsid w:val="008F4B1E"/>
    <w:rsid w:val="008F4BF7"/>
    <w:rsid w:val="008F4C77"/>
    <w:rsid w:val="008F4CB1"/>
    <w:rsid w:val="008F50F7"/>
    <w:rsid w:val="008F5264"/>
    <w:rsid w:val="008F537C"/>
    <w:rsid w:val="008F544C"/>
    <w:rsid w:val="008F586E"/>
    <w:rsid w:val="008F5CC9"/>
    <w:rsid w:val="008F5DCD"/>
    <w:rsid w:val="008F6282"/>
    <w:rsid w:val="008F641C"/>
    <w:rsid w:val="008F66C1"/>
    <w:rsid w:val="008F6B7C"/>
    <w:rsid w:val="008F6E02"/>
    <w:rsid w:val="008F7376"/>
    <w:rsid w:val="008F760F"/>
    <w:rsid w:val="008F77A7"/>
    <w:rsid w:val="008F79DB"/>
    <w:rsid w:val="0090013F"/>
    <w:rsid w:val="009003C7"/>
    <w:rsid w:val="0090066F"/>
    <w:rsid w:val="009006E5"/>
    <w:rsid w:val="00900C33"/>
    <w:rsid w:val="00900E17"/>
    <w:rsid w:val="00900ED1"/>
    <w:rsid w:val="0090114E"/>
    <w:rsid w:val="00901168"/>
    <w:rsid w:val="009016D2"/>
    <w:rsid w:val="00901775"/>
    <w:rsid w:val="00901EB2"/>
    <w:rsid w:val="00902240"/>
    <w:rsid w:val="009029F8"/>
    <w:rsid w:val="00902F71"/>
    <w:rsid w:val="00903048"/>
    <w:rsid w:val="0090364E"/>
    <w:rsid w:val="00903AB0"/>
    <w:rsid w:val="00903B93"/>
    <w:rsid w:val="00903C25"/>
    <w:rsid w:val="0090402E"/>
    <w:rsid w:val="00904137"/>
    <w:rsid w:val="009043B5"/>
    <w:rsid w:val="009049C4"/>
    <w:rsid w:val="00904B0F"/>
    <w:rsid w:val="00904BCA"/>
    <w:rsid w:val="00904E56"/>
    <w:rsid w:val="00904EA4"/>
    <w:rsid w:val="00904EF7"/>
    <w:rsid w:val="00904F3B"/>
    <w:rsid w:val="009052A8"/>
    <w:rsid w:val="00905429"/>
    <w:rsid w:val="0090548D"/>
    <w:rsid w:val="00905626"/>
    <w:rsid w:val="00905671"/>
    <w:rsid w:val="00905BDB"/>
    <w:rsid w:val="009060A2"/>
    <w:rsid w:val="0090678F"/>
    <w:rsid w:val="00906B28"/>
    <w:rsid w:val="0090719F"/>
    <w:rsid w:val="00907643"/>
    <w:rsid w:val="00907F08"/>
    <w:rsid w:val="00907F0F"/>
    <w:rsid w:val="00910292"/>
    <w:rsid w:val="00910AC5"/>
    <w:rsid w:val="00910B46"/>
    <w:rsid w:val="00910E89"/>
    <w:rsid w:val="00910F1F"/>
    <w:rsid w:val="009112CF"/>
    <w:rsid w:val="00911D78"/>
    <w:rsid w:val="0091262F"/>
    <w:rsid w:val="0091275C"/>
    <w:rsid w:val="00912867"/>
    <w:rsid w:val="00912890"/>
    <w:rsid w:val="00912E30"/>
    <w:rsid w:val="00912EA0"/>
    <w:rsid w:val="00912F4A"/>
    <w:rsid w:val="00912F9D"/>
    <w:rsid w:val="00913238"/>
    <w:rsid w:val="00913258"/>
    <w:rsid w:val="00913F5D"/>
    <w:rsid w:val="00914147"/>
    <w:rsid w:val="009144D8"/>
    <w:rsid w:val="0091463B"/>
    <w:rsid w:val="00914831"/>
    <w:rsid w:val="00914925"/>
    <w:rsid w:val="009149F5"/>
    <w:rsid w:val="00914B53"/>
    <w:rsid w:val="00914D45"/>
    <w:rsid w:val="00914DB7"/>
    <w:rsid w:val="00916025"/>
    <w:rsid w:val="00916666"/>
    <w:rsid w:val="0091680D"/>
    <w:rsid w:val="009168A6"/>
    <w:rsid w:val="009168DA"/>
    <w:rsid w:val="00916A3F"/>
    <w:rsid w:val="00916BB4"/>
    <w:rsid w:val="00916E6C"/>
    <w:rsid w:val="00916F5D"/>
    <w:rsid w:val="00916FB5"/>
    <w:rsid w:val="00917009"/>
    <w:rsid w:val="009171DD"/>
    <w:rsid w:val="0091726C"/>
    <w:rsid w:val="00917817"/>
    <w:rsid w:val="00917D69"/>
    <w:rsid w:val="0092032E"/>
    <w:rsid w:val="0092043C"/>
    <w:rsid w:val="00920769"/>
    <w:rsid w:val="00920CEF"/>
    <w:rsid w:val="00920EF9"/>
    <w:rsid w:val="00920F5C"/>
    <w:rsid w:val="00920F72"/>
    <w:rsid w:val="00920FCC"/>
    <w:rsid w:val="00921149"/>
    <w:rsid w:val="00921D26"/>
    <w:rsid w:val="00921DD4"/>
    <w:rsid w:val="00922391"/>
    <w:rsid w:val="00922452"/>
    <w:rsid w:val="009224B1"/>
    <w:rsid w:val="009229BA"/>
    <w:rsid w:val="00922E88"/>
    <w:rsid w:val="0092349A"/>
    <w:rsid w:val="00923613"/>
    <w:rsid w:val="00923EBB"/>
    <w:rsid w:val="009248D8"/>
    <w:rsid w:val="00924A39"/>
    <w:rsid w:val="00924ED5"/>
    <w:rsid w:val="0092536E"/>
    <w:rsid w:val="009253F1"/>
    <w:rsid w:val="00925A69"/>
    <w:rsid w:val="00925E51"/>
    <w:rsid w:val="0092621E"/>
    <w:rsid w:val="0092662C"/>
    <w:rsid w:val="00926865"/>
    <w:rsid w:val="0092692E"/>
    <w:rsid w:val="00926A4C"/>
    <w:rsid w:val="00926BC7"/>
    <w:rsid w:val="00926C2D"/>
    <w:rsid w:val="009273A4"/>
    <w:rsid w:val="0092770B"/>
    <w:rsid w:val="00927D2E"/>
    <w:rsid w:val="0093012C"/>
    <w:rsid w:val="0093034B"/>
    <w:rsid w:val="009305B3"/>
    <w:rsid w:val="00930988"/>
    <w:rsid w:val="00931632"/>
    <w:rsid w:val="009319B8"/>
    <w:rsid w:val="00931D14"/>
    <w:rsid w:val="00932125"/>
    <w:rsid w:val="0093224D"/>
    <w:rsid w:val="009325B2"/>
    <w:rsid w:val="0093282A"/>
    <w:rsid w:val="00932A55"/>
    <w:rsid w:val="00932AA3"/>
    <w:rsid w:val="00932B1B"/>
    <w:rsid w:val="00932C35"/>
    <w:rsid w:val="00932DDA"/>
    <w:rsid w:val="00933159"/>
    <w:rsid w:val="0093322F"/>
    <w:rsid w:val="009332BD"/>
    <w:rsid w:val="00933488"/>
    <w:rsid w:val="009336E0"/>
    <w:rsid w:val="00933729"/>
    <w:rsid w:val="009338F7"/>
    <w:rsid w:val="00933DCF"/>
    <w:rsid w:val="00933ED1"/>
    <w:rsid w:val="00933FB6"/>
    <w:rsid w:val="00933FEF"/>
    <w:rsid w:val="0093400C"/>
    <w:rsid w:val="00934499"/>
    <w:rsid w:val="0093476E"/>
    <w:rsid w:val="009347C2"/>
    <w:rsid w:val="00934833"/>
    <w:rsid w:val="0093483D"/>
    <w:rsid w:val="00934975"/>
    <w:rsid w:val="00934F21"/>
    <w:rsid w:val="00935091"/>
    <w:rsid w:val="009350FD"/>
    <w:rsid w:val="00935243"/>
    <w:rsid w:val="00935328"/>
    <w:rsid w:val="00935615"/>
    <w:rsid w:val="0093572D"/>
    <w:rsid w:val="00935889"/>
    <w:rsid w:val="00935AC3"/>
    <w:rsid w:val="00935EA3"/>
    <w:rsid w:val="00936041"/>
    <w:rsid w:val="0093615E"/>
    <w:rsid w:val="009361BD"/>
    <w:rsid w:val="00936798"/>
    <w:rsid w:val="009368D9"/>
    <w:rsid w:val="00936AEC"/>
    <w:rsid w:val="00936BED"/>
    <w:rsid w:val="00936D88"/>
    <w:rsid w:val="00936EB8"/>
    <w:rsid w:val="00936F70"/>
    <w:rsid w:val="009376D4"/>
    <w:rsid w:val="0093782B"/>
    <w:rsid w:val="009379B7"/>
    <w:rsid w:val="00937B24"/>
    <w:rsid w:val="00937C4C"/>
    <w:rsid w:val="00937F21"/>
    <w:rsid w:val="009401BD"/>
    <w:rsid w:val="00940A64"/>
    <w:rsid w:val="00940F03"/>
    <w:rsid w:val="009413D5"/>
    <w:rsid w:val="0094167C"/>
    <w:rsid w:val="009418A5"/>
    <w:rsid w:val="00941BB8"/>
    <w:rsid w:val="00941DD8"/>
    <w:rsid w:val="00941EBB"/>
    <w:rsid w:val="00941FB0"/>
    <w:rsid w:val="00942069"/>
    <w:rsid w:val="0094244F"/>
    <w:rsid w:val="009437A9"/>
    <w:rsid w:val="009438FC"/>
    <w:rsid w:val="00943C61"/>
    <w:rsid w:val="00943CEC"/>
    <w:rsid w:val="00943DC8"/>
    <w:rsid w:val="0094401E"/>
    <w:rsid w:val="0094408A"/>
    <w:rsid w:val="00944190"/>
    <w:rsid w:val="00944ADA"/>
    <w:rsid w:val="0094507A"/>
    <w:rsid w:val="0094568E"/>
    <w:rsid w:val="00945B5E"/>
    <w:rsid w:val="00945E28"/>
    <w:rsid w:val="00945F4F"/>
    <w:rsid w:val="0094618E"/>
    <w:rsid w:val="009462B4"/>
    <w:rsid w:val="009463BF"/>
    <w:rsid w:val="009463C1"/>
    <w:rsid w:val="009475B6"/>
    <w:rsid w:val="009476AE"/>
    <w:rsid w:val="00947BDC"/>
    <w:rsid w:val="00947D3B"/>
    <w:rsid w:val="0095010C"/>
    <w:rsid w:val="00950942"/>
    <w:rsid w:val="00950EE7"/>
    <w:rsid w:val="0095157A"/>
    <w:rsid w:val="009518F9"/>
    <w:rsid w:val="00951AD8"/>
    <w:rsid w:val="00951DD6"/>
    <w:rsid w:val="00951E15"/>
    <w:rsid w:val="00951EC2"/>
    <w:rsid w:val="00952188"/>
    <w:rsid w:val="0095226C"/>
    <w:rsid w:val="009529FE"/>
    <w:rsid w:val="00952A36"/>
    <w:rsid w:val="00952AC3"/>
    <w:rsid w:val="00953262"/>
    <w:rsid w:val="0095339C"/>
    <w:rsid w:val="00953C2C"/>
    <w:rsid w:val="00954ED9"/>
    <w:rsid w:val="00954FD7"/>
    <w:rsid w:val="0095528C"/>
    <w:rsid w:val="009557CF"/>
    <w:rsid w:val="00955967"/>
    <w:rsid w:val="00955B4A"/>
    <w:rsid w:val="00955DC5"/>
    <w:rsid w:val="00955F21"/>
    <w:rsid w:val="00955F2A"/>
    <w:rsid w:val="009561CB"/>
    <w:rsid w:val="00956DBE"/>
    <w:rsid w:val="00957022"/>
    <w:rsid w:val="0095739F"/>
    <w:rsid w:val="00957454"/>
    <w:rsid w:val="00957493"/>
    <w:rsid w:val="00957563"/>
    <w:rsid w:val="00957A29"/>
    <w:rsid w:val="00957A51"/>
    <w:rsid w:val="00957D4E"/>
    <w:rsid w:val="00957E3D"/>
    <w:rsid w:val="00960192"/>
    <w:rsid w:val="009605A0"/>
    <w:rsid w:val="00960C3F"/>
    <w:rsid w:val="009613EC"/>
    <w:rsid w:val="009615E7"/>
    <w:rsid w:val="00961869"/>
    <w:rsid w:val="00961A53"/>
    <w:rsid w:val="00961BAF"/>
    <w:rsid w:val="00961C05"/>
    <w:rsid w:val="00961D9D"/>
    <w:rsid w:val="00961F25"/>
    <w:rsid w:val="009626E1"/>
    <w:rsid w:val="00962B0D"/>
    <w:rsid w:val="00962B88"/>
    <w:rsid w:val="00962E7A"/>
    <w:rsid w:val="00963424"/>
    <w:rsid w:val="009643FD"/>
    <w:rsid w:val="009645A4"/>
    <w:rsid w:val="00964659"/>
    <w:rsid w:val="00964F33"/>
    <w:rsid w:val="0096555C"/>
    <w:rsid w:val="00965CB5"/>
    <w:rsid w:val="00965CBE"/>
    <w:rsid w:val="00965F42"/>
    <w:rsid w:val="0096639A"/>
    <w:rsid w:val="009668F0"/>
    <w:rsid w:val="00966D5A"/>
    <w:rsid w:val="00966D80"/>
    <w:rsid w:val="00966F1C"/>
    <w:rsid w:val="00967000"/>
    <w:rsid w:val="00967443"/>
    <w:rsid w:val="0096746C"/>
    <w:rsid w:val="0096761F"/>
    <w:rsid w:val="009678E9"/>
    <w:rsid w:val="00967A1E"/>
    <w:rsid w:val="00967A2F"/>
    <w:rsid w:val="00967B6C"/>
    <w:rsid w:val="00970579"/>
    <w:rsid w:val="009705DB"/>
    <w:rsid w:val="00970840"/>
    <w:rsid w:val="00970DB5"/>
    <w:rsid w:val="00971187"/>
    <w:rsid w:val="00971318"/>
    <w:rsid w:val="00971726"/>
    <w:rsid w:val="00971740"/>
    <w:rsid w:val="009719FC"/>
    <w:rsid w:val="00971CAE"/>
    <w:rsid w:val="00971D7B"/>
    <w:rsid w:val="00972342"/>
    <w:rsid w:val="00972D6F"/>
    <w:rsid w:val="009730C8"/>
    <w:rsid w:val="0097326E"/>
    <w:rsid w:val="00973514"/>
    <w:rsid w:val="009738C0"/>
    <w:rsid w:val="00973A67"/>
    <w:rsid w:val="00973B4C"/>
    <w:rsid w:val="00973D72"/>
    <w:rsid w:val="00973F1C"/>
    <w:rsid w:val="00973FCF"/>
    <w:rsid w:val="009741F6"/>
    <w:rsid w:val="00974288"/>
    <w:rsid w:val="00974946"/>
    <w:rsid w:val="00974EAB"/>
    <w:rsid w:val="009750D8"/>
    <w:rsid w:val="00975660"/>
    <w:rsid w:val="009758A1"/>
    <w:rsid w:val="00976437"/>
    <w:rsid w:val="009766BD"/>
    <w:rsid w:val="0097677F"/>
    <w:rsid w:val="00976A87"/>
    <w:rsid w:val="009773EB"/>
    <w:rsid w:val="009778C8"/>
    <w:rsid w:val="00980049"/>
    <w:rsid w:val="00980051"/>
    <w:rsid w:val="00980782"/>
    <w:rsid w:val="00980904"/>
    <w:rsid w:val="00980B04"/>
    <w:rsid w:val="00980DF5"/>
    <w:rsid w:val="00981064"/>
    <w:rsid w:val="009812F4"/>
    <w:rsid w:val="0098134C"/>
    <w:rsid w:val="00981564"/>
    <w:rsid w:val="009817FD"/>
    <w:rsid w:val="009819B4"/>
    <w:rsid w:val="00981B9C"/>
    <w:rsid w:val="00981EBE"/>
    <w:rsid w:val="00981EE2"/>
    <w:rsid w:val="0098221B"/>
    <w:rsid w:val="00982673"/>
    <w:rsid w:val="009829CB"/>
    <w:rsid w:val="00982AE8"/>
    <w:rsid w:val="00982C39"/>
    <w:rsid w:val="00982D2A"/>
    <w:rsid w:val="009835B4"/>
    <w:rsid w:val="0098366E"/>
    <w:rsid w:val="00983771"/>
    <w:rsid w:val="00983B9E"/>
    <w:rsid w:val="00983FAF"/>
    <w:rsid w:val="009841A4"/>
    <w:rsid w:val="009848D4"/>
    <w:rsid w:val="009848FB"/>
    <w:rsid w:val="00984B27"/>
    <w:rsid w:val="00984D5F"/>
    <w:rsid w:val="00985525"/>
    <w:rsid w:val="00985630"/>
    <w:rsid w:val="009859A1"/>
    <w:rsid w:val="009859CE"/>
    <w:rsid w:val="00985B68"/>
    <w:rsid w:val="00985CAD"/>
    <w:rsid w:val="00985FA4"/>
    <w:rsid w:val="009861AC"/>
    <w:rsid w:val="00986462"/>
    <w:rsid w:val="00986481"/>
    <w:rsid w:val="0098656A"/>
    <w:rsid w:val="009865BB"/>
    <w:rsid w:val="009865C9"/>
    <w:rsid w:val="009867B1"/>
    <w:rsid w:val="009870F1"/>
    <w:rsid w:val="0098723F"/>
    <w:rsid w:val="009879FA"/>
    <w:rsid w:val="00987B14"/>
    <w:rsid w:val="00990053"/>
    <w:rsid w:val="00990209"/>
    <w:rsid w:val="009905F7"/>
    <w:rsid w:val="0099091B"/>
    <w:rsid w:val="00990AF2"/>
    <w:rsid w:val="009911B5"/>
    <w:rsid w:val="00991234"/>
    <w:rsid w:val="009914E3"/>
    <w:rsid w:val="009919B3"/>
    <w:rsid w:val="00992244"/>
    <w:rsid w:val="00992469"/>
    <w:rsid w:val="00992650"/>
    <w:rsid w:val="00992D24"/>
    <w:rsid w:val="00993189"/>
    <w:rsid w:val="009932B2"/>
    <w:rsid w:val="00993394"/>
    <w:rsid w:val="0099348A"/>
    <w:rsid w:val="00993506"/>
    <w:rsid w:val="00993A22"/>
    <w:rsid w:val="00993C39"/>
    <w:rsid w:val="00993D52"/>
    <w:rsid w:val="0099420F"/>
    <w:rsid w:val="009946E5"/>
    <w:rsid w:val="00994721"/>
    <w:rsid w:val="00994799"/>
    <w:rsid w:val="00994988"/>
    <w:rsid w:val="009949A5"/>
    <w:rsid w:val="009955DD"/>
    <w:rsid w:val="0099583E"/>
    <w:rsid w:val="00995A2D"/>
    <w:rsid w:val="00995F40"/>
    <w:rsid w:val="00996581"/>
    <w:rsid w:val="0099670A"/>
    <w:rsid w:val="00996BDE"/>
    <w:rsid w:val="00996D27"/>
    <w:rsid w:val="00996E72"/>
    <w:rsid w:val="0099726F"/>
    <w:rsid w:val="00997AF1"/>
    <w:rsid w:val="00997D47"/>
    <w:rsid w:val="00999F71"/>
    <w:rsid w:val="009A00AF"/>
    <w:rsid w:val="009A0488"/>
    <w:rsid w:val="009A0934"/>
    <w:rsid w:val="009A0941"/>
    <w:rsid w:val="009A0AE5"/>
    <w:rsid w:val="009A0B4F"/>
    <w:rsid w:val="009A0D8C"/>
    <w:rsid w:val="009A0E25"/>
    <w:rsid w:val="009A113A"/>
    <w:rsid w:val="009A191F"/>
    <w:rsid w:val="009A1952"/>
    <w:rsid w:val="009A1C1C"/>
    <w:rsid w:val="009A1C55"/>
    <w:rsid w:val="009A22DF"/>
    <w:rsid w:val="009A23FC"/>
    <w:rsid w:val="009A2545"/>
    <w:rsid w:val="009A25D3"/>
    <w:rsid w:val="009A2857"/>
    <w:rsid w:val="009A2B14"/>
    <w:rsid w:val="009A343A"/>
    <w:rsid w:val="009A351E"/>
    <w:rsid w:val="009A3542"/>
    <w:rsid w:val="009A3699"/>
    <w:rsid w:val="009A3AB4"/>
    <w:rsid w:val="009A3C3B"/>
    <w:rsid w:val="009A416C"/>
    <w:rsid w:val="009A41E5"/>
    <w:rsid w:val="009A50AA"/>
    <w:rsid w:val="009A53FE"/>
    <w:rsid w:val="009A54F8"/>
    <w:rsid w:val="009A5521"/>
    <w:rsid w:val="009A55E3"/>
    <w:rsid w:val="009A5825"/>
    <w:rsid w:val="009A5A0D"/>
    <w:rsid w:val="009A5B2D"/>
    <w:rsid w:val="009A5DAE"/>
    <w:rsid w:val="009A63FF"/>
    <w:rsid w:val="009A654D"/>
    <w:rsid w:val="009A6BBC"/>
    <w:rsid w:val="009A6E3D"/>
    <w:rsid w:val="009A6E8C"/>
    <w:rsid w:val="009A70F1"/>
    <w:rsid w:val="009A7265"/>
    <w:rsid w:val="009A73AD"/>
    <w:rsid w:val="009B042C"/>
    <w:rsid w:val="009B06AB"/>
    <w:rsid w:val="009B09E4"/>
    <w:rsid w:val="009B0BF6"/>
    <w:rsid w:val="009B0EDE"/>
    <w:rsid w:val="009B0FA3"/>
    <w:rsid w:val="009B102A"/>
    <w:rsid w:val="009B10B6"/>
    <w:rsid w:val="009B10E7"/>
    <w:rsid w:val="009B1558"/>
    <w:rsid w:val="009B1971"/>
    <w:rsid w:val="009B1B48"/>
    <w:rsid w:val="009B1BE9"/>
    <w:rsid w:val="009B1D21"/>
    <w:rsid w:val="009B20F9"/>
    <w:rsid w:val="009B2246"/>
    <w:rsid w:val="009B2778"/>
    <w:rsid w:val="009B2D8D"/>
    <w:rsid w:val="009B2E6B"/>
    <w:rsid w:val="009B320C"/>
    <w:rsid w:val="009B3E02"/>
    <w:rsid w:val="009B41B4"/>
    <w:rsid w:val="009B41CE"/>
    <w:rsid w:val="009B420A"/>
    <w:rsid w:val="009B4302"/>
    <w:rsid w:val="009B44DC"/>
    <w:rsid w:val="009B4657"/>
    <w:rsid w:val="009B49F0"/>
    <w:rsid w:val="009B4C3A"/>
    <w:rsid w:val="009B4D40"/>
    <w:rsid w:val="009B53B7"/>
    <w:rsid w:val="009B53C4"/>
    <w:rsid w:val="009B55B9"/>
    <w:rsid w:val="009B5772"/>
    <w:rsid w:val="009B57D4"/>
    <w:rsid w:val="009B5AE9"/>
    <w:rsid w:val="009B5B46"/>
    <w:rsid w:val="009B5D19"/>
    <w:rsid w:val="009B5D43"/>
    <w:rsid w:val="009B5E1A"/>
    <w:rsid w:val="009B60C3"/>
    <w:rsid w:val="009B6215"/>
    <w:rsid w:val="009B65E5"/>
    <w:rsid w:val="009B6CAC"/>
    <w:rsid w:val="009B7A33"/>
    <w:rsid w:val="009B7C4D"/>
    <w:rsid w:val="009B7E8F"/>
    <w:rsid w:val="009B7EC4"/>
    <w:rsid w:val="009C028C"/>
    <w:rsid w:val="009C02E2"/>
    <w:rsid w:val="009C03B4"/>
    <w:rsid w:val="009C074D"/>
    <w:rsid w:val="009C090C"/>
    <w:rsid w:val="009C0A03"/>
    <w:rsid w:val="009C0EE6"/>
    <w:rsid w:val="009C1074"/>
    <w:rsid w:val="009C144F"/>
    <w:rsid w:val="009C1478"/>
    <w:rsid w:val="009C18C1"/>
    <w:rsid w:val="009C1C44"/>
    <w:rsid w:val="009C1CD6"/>
    <w:rsid w:val="009C1DEB"/>
    <w:rsid w:val="009C1F21"/>
    <w:rsid w:val="009C1FEF"/>
    <w:rsid w:val="009C20EA"/>
    <w:rsid w:val="009C26FB"/>
    <w:rsid w:val="009C27EC"/>
    <w:rsid w:val="009C296F"/>
    <w:rsid w:val="009C2A27"/>
    <w:rsid w:val="009C2AA6"/>
    <w:rsid w:val="009C3B95"/>
    <w:rsid w:val="009C3C6E"/>
    <w:rsid w:val="009C3E1F"/>
    <w:rsid w:val="009C3EE8"/>
    <w:rsid w:val="009C418A"/>
    <w:rsid w:val="009C47E4"/>
    <w:rsid w:val="009C4958"/>
    <w:rsid w:val="009C4BCB"/>
    <w:rsid w:val="009C4E15"/>
    <w:rsid w:val="009C4EB1"/>
    <w:rsid w:val="009C4FAD"/>
    <w:rsid w:val="009C5161"/>
    <w:rsid w:val="009C5466"/>
    <w:rsid w:val="009C5600"/>
    <w:rsid w:val="009C63F3"/>
    <w:rsid w:val="009C6485"/>
    <w:rsid w:val="009C6766"/>
    <w:rsid w:val="009C6799"/>
    <w:rsid w:val="009C6CED"/>
    <w:rsid w:val="009C6E09"/>
    <w:rsid w:val="009C70A5"/>
    <w:rsid w:val="009C72E7"/>
    <w:rsid w:val="009C7385"/>
    <w:rsid w:val="009C7405"/>
    <w:rsid w:val="009C7A91"/>
    <w:rsid w:val="009C7E54"/>
    <w:rsid w:val="009D00C1"/>
    <w:rsid w:val="009D053A"/>
    <w:rsid w:val="009D06B4"/>
    <w:rsid w:val="009D09C8"/>
    <w:rsid w:val="009D0B0F"/>
    <w:rsid w:val="009D0DB8"/>
    <w:rsid w:val="009D14B2"/>
    <w:rsid w:val="009D150D"/>
    <w:rsid w:val="009D18E8"/>
    <w:rsid w:val="009D1A82"/>
    <w:rsid w:val="009D1C96"/>
    <w:rsid w:val="009D20A8"/>
    <w:rsid w:val="009D22CF"/>
    <w:rsid w:val="009D2414"/>
    <w:rsid w:val="009D2497"/>
    <w:rsid w:val="009D2DBE"/>
    <w:rsid w:val="009D3496"/>
    <w:rsid w:val="009D374E"/>
    <w:rsid w:val="009D4075"/>
    <w:rsid w:val="009D4486"/>
    <w:rsid w:val="009D46EF"/>
    <w:rsid w:val="009D4B02"/>
    <w:rsid w:val="009D4E68"/>
    <w:rsid w:val="009D5096"/>
    <w:rsid w:val="009D5221"/>
    <w:rsid w:val="009D53DB"/>
    <w:rsid w:val="009D5690"/>
    <w:rsid w:val="009D5A73"/>
    <w:rsid w:val="009D60BC"/>
    <w:rsid w:val="009D640F"/>
    <w:rsid w:val="009D67B0"/>
    <w:rsid w:val="009D6BA5"/>
    <w:rsid w:val="009D6F1E"/>
    <w:rsid w:val="009D7645"/>
    <w:rsid w:val="009D78B2"/>
    <w:rsid w:val="009D79D0"/>
    <w:rsid w:val="009D7BC5"/>
    <w:rsid w:val="009E0CDD"/>
    <w:rsid w:val="009E14A1"/>
    <w:rsid w:val="009E18B7"/>
    <w:rsid w:val="009E1974"/>
    <w:rsid w:val="009E1B56"/>
    <w:rsid w:val="009E2118"/>
    <w:rsid w:val="009E2578"/>
    <w:rsid w:val="009E25B5"/>
    <w:rsid w:val="009E26E5"/>
    <w:rsid w:val="009E281D"/>
    <w:rsid w:val="009E2DAD"/>
    <w:rsid w:val="009E2FF5"/>
    <w:rsid w:val="009E3312"/>
    <w:rsid w:val="009E3334"/>
    <w:rsid w:val="009E3969"/>
    <w:rsid w:val="009E4317"/>
    <w:rsid w:val="009E4864"/>
    <w:rsid w:val="009E4BBF"/>
    <w:rsid w:val="009E4C95"/>
    <w:rsid w:val="009E5167"/>
    <w:rsid w:val="009E51B5"/>
    <w:rsid w:val="009E5708"/>
    <w:rsid w:val="009E5CA9"/>
    <w:rsid w:val="009E5F01"/>
    <w:rsid w:val="009E6021"/>
    <w:rsid w:val="009E6066"/>
    <w:rsid w:val="009E62B9"/>
    <w:rsid w:val="009E6315"/>
    <w:rsid w:val="009E66D6"/>
    <w:rsid w:val="009E68E6"/>
    <w:rsid w:val="009E69A0"/>
    <w:rsid w:val="009E69CE"/>
    <w:rsid w:val="009E6B5A"/>
    <w:rsid w:val="009E73B7"/>
    <w:rsid w:val="009E7664"/>
    <w:rsid w:val="009E787F"/>
    <w:rsid w:val="009E7A17"/>
    <w:rsid w:val="009E7A7E"/>
    <w:rsid w:val="009E7BD3"/>
    <w:rsid w:val="009E7BF8"/>
    <w:rsid w:val="009E7C0F"/>
    <w:rsid w:val="009E7CF9"/>
    <w:rsid w:val="009E7E59"/>
    <w:rsid w:val="009F0215"/>
    <w:rsid w:val="009F02D9"/>
    <w:rsid w:val="009F06CF"/>
    <w:rsid w:val="009F072D"/>
    <w:rsid w:val="009F0C77"/>
    <w:rsid w:val="009F0CB7"/>
    <w:rsid w:val="009F0DC2"/>
    <w:rsid w:val="009F11F4"/>
    <w:rsid w:val="009F1456"/>
    <w:rsid w:val="009F149C"/>
    <w:rsid w:val="009F1583"/>
    <w:rsid w:val="009F176B"/>
    <w:rsid w:val="009F17E4"/>
    <w:rsid w:val="009F190E"/>
    <w:rsid w:val="009F1DBF"/>
    <w:rsid w:val="009F1E2C"/>
    <w:rsid w:val="009F20AA"/>
    <w:rsid w:val="009F241E"/>
    <w:rsid w:val="009F2A9D"/>
    <w:rsid w:val="009F2AD0"/>
    <w:rsid w:val="009F2B69"/>
    <w:rsid w:val="009F2DE8"/>
    <w:rsid w:val="009F2EB6"/>
    <w:rsid w:val="009F3130"/>
    <w:rsid w:val="009F318D"/>
    <w:rsid w:val="009F3487"/>
    <w:rsid w:val="009F3737"/>
    <w:rsid w:val="009F38D7"/>
    <w:rsid w:val="009F3C39"/>
    <w:rsid w:val="009F3E85"/>
    <w:rsid w:val="009F42F0"/>
    <w:rsid w:val="009F4952"/>
    <w:rsid w:val="009F4B1B"/>
    <w:rsid w:val="009F4B48"/>
    <w:rsid w:val="009F4ED9"/>
    <w:rsid w:val="009F5331"/>
    <w:rsid w:val="009F5449"/>
    <w:rsid w:val="009F5513"/>
    <w:rsid w:val="009F56BD"/>
    <w:rsid w:val="009F56D0"/>
    <w:rsid w:val="009F56F0"/>
    <w:rsid w:val="009F59F4"/>
    <w:rsid w:val="009F5F6F"/>
    <w:rsid w:val="009F5FD2"/>
    <w:rsid w:val="009F607D"/>
    <w:rsid w:val="009F60A2"/>
    <w:rsid w:val="009F631E"/>
    <w:rsid w:val="009F69AD"/>
    <w:rsid w:val="009F6ABB"/>
    <w:rsid w:val="009F6CDF"/>
    <w:rsid w:val="009F6FBD"/>
    <w:rsid w:val="009F6FE7"/>
    <w:rsid w:val="009F705E"/>
    <w:rsid w:val="009F713B"/>
    <w:rsid w:val="009F747F"/>
    <w:rsid w:val="009F765D"/>
    <w:rsid w:val="009F7ABC"/>
    <w:rsid w:val="009F7B9F"/>
    <w:rsid w:val="009F7E9F"/>
    <w:rsid w:val="00A00121"/>
    <w:rsid w:val="00A00180"/>
    <w:rsid w:val="00A005E3"/>
    <w:rsid w:val="00A00818"/>
    <w:rsid w:val="00A00A86"/>
    <w:rsid w:val="00A00CB6"/>
    <w:rsid w:val="00A011EC"/>
    <w:rsid w:val="00A01381"/>
    <w:rsid w:val="00A0149C"/>
    <w:rsid w:val="00A0175C"/>
    <w:rsid w:val="00A0175E"/>
    <w:rsid w:val="00A01A2C"/>
    <w:rsid w:val="00A01B10"/>
    <w:rsid w:val="00A02048"/>
    <w:rsid w:val="00A02477"/>
    <w:rsid w:val="00A025A7"/>
    <w:rsid w:val="00A026C0"/>
    <w:rsid w:val="00A02E61"/>
    <w:rsid w:val="00A02EE4"/>
    <w:rsid w:val="00A0300D"/>
    <w:rsid w:val="00A0339D"/>
    <w:rsid w:val="00A033A5"/>
    <w:rsid w:val="00A03587"/>
    <w:rsid w:val="00A03701"/>
    <w:rsid w:val="00A03A1E"/>
    <w:rsid w:val="00A03DEB"/>
    <w:rsid w:val="00A0418F"/>
    <w:rsid w:val="00A04442"/>
    <w:rsid w:val="00A04466"/>
    <w:rsid w:val="00A04A50"/>
    <w:rsid w:val="00A04A8C"/>
    <w:rsid w:val="00A04BF3"/>
    <w:rsid w:val="00A04C44"/>
    <w:rsid w:val="00A05A50"/>
    <w:rsid w:val="00A05A7F"/>
    <w:rsid w:val="00A05CFE"/>
    <w:rsid w:val="00A061DB"/>
    <w:rsid w:val="00A06686"/>
    <w:rsid w:val="00A06839"/>
    <w:rsid w:val="00A068F1"/>
    <w:rsid w:val="00A06EEA"/>
    <w:rsid w:val="00A07086"/>
    <w:rsid w:val="00A076DC"/>
    <w:rsid w:val="00A077F6"/>
    <w:rsid w:val="00A07881"/>
    <w:rsid w:val="00A07AD1"/>
    <w:rsid w:val="00A07EE1"/>
    <w:rsid w:val="00A10028"/>
    <w:rsid w:val="00A1011E"/>
    <w:rsid w:val="00A107C6"/>
    <w:rsid w:val="00A10876"/>
    <w:rsid w:val="00A109D2"/>
    <w:rsid w:val="00A10E07"/>
    <w:rsid w:val="00A112C4"/>
    <w:rsid w:val="00A11561"/>
    <w:rsid w:val="00A11B9C"/>
    <w:rsid w:val="00A12842"/>
    <w:rsid w:val="00A129E5"/>
    <w:rsid w:val="00A12C1B"/>
    <w:rsid w:val="00A12F0C"/>
    <w:rsid w:val="00A12FB7"/>
    <w:rsid w:val="00A131EE"/>
    <w:rsid w:val="00A13319"/>
    <w:rsid w:val="00A133CD"/>
    <w:rsid w:val="00A13584"/>
    <w:rsid w:val="00A1388B"/>
    <w:rsid w:val="00A13937"/>
    <w:rsid w:val="00A13939"/>
    <w:rsid w:val="00A13B8D"/>
    <w:rsid w:val="00A13B95"/>
    <w:rsid w:val="00A13C8F"/>
    <w:rsid w:val="00A14A30"/>
    <w:rsid w:val="00A15186"/>
    <w:rsid w:val="00A153DA"/>
    <w:rsid w:val="00A1541A"/>
    <w:rsid w:val="00A15A53"/>
    <w:rsid w:val="00A15A7F"/>
    <w:rsid w:val="00A15BDA"/>
    <w:rsid w:val="00A15C44"/>
    <w:rsid w:val="00A15FCB"/>
    <w:rsid w:val="00A169E9"/>
    <w:rsid w:val="00A17856"/>
    <w:rsid w:val="00A1793D"/>
    <w:rsid w:val="00A17D95"/>
    <w:rsid w:val="00A17F31"/>
    <w:rsid w:val="00A207F8"/>
    <w:rsid w:val="00A213B2"/>
    <w:rsid w:val="00A213CB"/>
    <w:rsid w:val="00A213D6"/>
    <w:rsid w:val="00A21C0F"/>
    <w:rsid w:val="00A21C11"/>
    <w:rsid w:val="00A22074"/>
    <w:rsid w:val="00A2234A"/>
    <w:rsid w:val="00A2243B"/>
    <w:rsid w:val="00A22574"/>
    <w:rsid w:val="00A22659"/>
    <w:rsid w:val="00A22705"/>
    <w:rsid w:val="00A22870"/>
    <w:rsid w:val="00A22970"/>
    <w:rsid w:val="00A229A0"/>
    <w:rsid w:val="00A23263"/>
    <w:rsid w:val="00A2386F"/>
    <w:rsid w:val="00A23881"/>
    <w:rsid w:val="00A23D03"/>
    <w:rsid w:val="00A23E44"/>
    <w:rsid w:val="00A241F2"/>
    <w:rsid w:val="00A249AA"/>
    <w:rsid w:val="00A24B14"/>
    <w:rsid w:val="00A24DAD"/>
    <w:rsid w:val="00A24F05"/>
    <w:rsid w:val="00A25204"/>
    <w:rsid w:val="00A252F8"/>
    <w:rsid w:val="00A25468"/>
    <w:rsid w:val="00A258C1"/>
    <w:rsid w:val="00A2591B"/>
    <w:rsid w:val="00A25C74"/>
    <w:rsid w:val="00A25CEC"/>
    <w:rsid w:val="00A261B5"/>
    <w:rsid w:val="00A261E5"/>
    <w:rsid w:val="00A26207"/>
    <w:rsid w:val="00A26252"/>
    <w:rsid w:val="00A26753"/>
    <w:rsid w:val="00A26F1E"/>
    <w:rsid w:val="00A27438"/>
    <w:rsid w:val="00A2765A"/>
    <w:rsid w:val="00A2777A"/>
    <w:rsid w:val="00A27884"/>
    <w:rsid w:val="00A27DC0"/>
    <w:rsid w:val="00A30509"/>
    <w:rsid w:val="00A30711"/>
    <w:rsid w:val="00A308B6"/>
    <w:rsid w:val="00A30D2B"/>
    <w:rsid w:val="00A30D45"/>
    <w:rsid w:val="00A31386"/>
    <w:rsid w:val="00A31AE0"/>
    <w:rsid w:val="00A31E80"/>
    <w:rsid w:val="00A32166"/>
    <w:rsid w:val="00A32249"/>
    <w:rsid w:val="00A3281F"/>
    <w:rsid w:val="00A32C58"/>
    <w:rsid w:val="00A33063"/>
    <w:rsid w:val="00A336C3"/>
    <w:rsid w:val="00A3391F"/>
    <w:rsid w:val="00A339D2"/>
    <w:rsid w:val="00A33AB5"/>
    <w:rsid w:val="00A33AFC"/>
    <w:rsid w:val="00A33B45"/>
    <w:rsid w:val="00A33B98"/>
    <w:rsid w:val="00A34308"/>
    <w:rsid w:val="00A34361"/>
    <w:rsid w:val="00A3450D"/>
    <w:rsid w:val="00A346C2"/>
    <w:rsid w:val="00A347E1"/>
    <w:rsid w:val="00A34EE2"/>
    <w:rsid w:val="00A34F24"/>
    <w:rsid w:val="00A34F25"/>
    <w:rsid w:val="00A34FF0"/>
    <w:rsid w:val="00A3550F"/>
    <w:rsid w:val="00A3559A"/>
    <w:rsid w:val="00A35F24"/>
    <w:rsid w:val="00A35FC4"/>
    <w:rsid w:val="00A36067"/>
    <w:rsid w:val="00A3647D"/>
    <w:rsid w:val="00A364A2"/>
    <w:rsid w:val="00A366CA"/>
    <w:rsid w:val="00A36795"/>
    <w:rsid w:val="00A371A1"/>
    <w:rsid w:val="00A374C8"/>
    <w:rsid w:val="00A3751D"/>
    <w:rsid w:val="00A37725"/>
    <w:rsid w:val="00A378CB"/>
    <w:rsid w:val="00A378EF"/>
    <w:rsid w:val="00A37B95"/>
    <w:rsid w:val="00A37D37"/>
    <w:rsid w:val="00A37ECE"/>
    <w:rsid w:val="00A37F00"/>
    <w:rsid w:val="00A37F63"/>
    <w:rsid w:val="00A37F67"/>
    <w:rsid w:val="00A400EC"/>
    <w:rsid w:val="00A401E0"/>
    <w:rsid w:val="00A40B93"/>
    <w:rsid w:val="00A40E2A"/>
    <w:rsid w:val="00A41727"/>
    <w:rsid w:val="00A419D6"/>
    <w:rsid w:val="00A41F7B"/>
    <w:rsid w:val="00A42022"/>
    <w:rsid w:val="00A423D3"/>
    <w:rsid w:val="00A42624"/>
    <w:rsid w:val="00A4282C"/>
    <w:rsid w:val="00A4297C"/>
    <w:rsid w:val="00A42A68"/>
    <w:rsid w:val="00A430F3"/>
    <w:rsid w:val="00A43310"/>
    <w:rsid w:val="00A433DC"/>
    <w:rsid w:val="00A438B9"/>
    <w:rsid w:val="00A438E5"/>
    <w:rsid w:val="00A43A38"/>
    <w:rsid w:val="00A43BA9"/>
    <w:rsid w:val="00A44214"/>
    <w:rsid w:val="00A443A2"/>
    <w:rsid w:val="00A443D0"/>
    <w:rsid w:val="00A44739"/>
    <w:rsid w:val="00A4481A"/>
    <w:rsid w:val="00A44DCE"/>
    <w:rsid w:val="00A44FD3"/>
    <w:rsid w:val="00A451A4"/>
    <w:rsid w:val="00A45227"/>
    <w:rsid w:val="00A45840"/>
    <w:rsid w:val="00A458AF"/>
    <w:rsid w:val="00A45C1A"/>
    <w:rsid w:val="00A45C30"/>
    <w:rsid w:val="00A45C53"/>
    <w:rsid w:val="00A45C69"/>
    <w:rsid w:val="00A45E92"/>
    <w:rsid w:val="00A45EBF"/>
    <w:rsid w:val="00A461D2"/>
    <w:rsid w:val="00A461FE"/>
    <w:rsid w:val="00A46B2C"/>
    <w:rsid w:val="00A46CE6"/>
    <w:rsid w:val="00A46E0C"/>
    <w:rsid w:val="00A47110"/>
    <w:rsid w:val="00A4748E"/>
    <w:rsid w:val="00A47707"/>
    <w:rsid w:val="00A50205"/>
    <w:rsid w:val="00A50445"/>
    <w:rsid w:val="00A50636"/>
    <w:rsid w:val="00A50A09"/>
    <w:rsid w:val="00A50F6A"/>
    <w:rsid w:val="00A50F91"/>
    <w:rsid w:val="00A512C6"/>
    <w:rsid w:val="00A51388"/>
    <w:rsid w:val="00A51CE1"/>
    <w:rsid w:val="00A5225F"/>
    <w:rsid w:val="00A52515"/>
    <w:rsid w:val="00A526FB"/>
    <w:rsid w:val="00A52910"/>
    <w:rsid w:val="00A532E1"/>
    <w:rsid w:val="00A53C90"/>
    <w:rsid w:val="00A53F31"/>
    <w:rsid w:val="00A54110"/>
    <w:rsid w:val="00A546F9"/>
    <w:rsid w:val="00A5505E"/>
    <w:rsid w:val="00A55A73"/>
    <w:rsid w:val="00A55B0B"/>
    <w:rsid w:val="00A55D85"/>
    <w:rsid w:val="00A5622A"/>
    <w:rsid w:val="00A5642C"/>
    <w:rsid w:val="00A569D8"/>
    <w:rsid w:val="00A56BD9"/>
    <w:rsid w:val="00A572B5"/>
    <w:rsid w:val="00A577EB"/>
    <w:rsid w:val="00A5780B"/>
    <w:rsid w:val="00A57860"/>
    <w:rsid w:val="00A57E3C"/>
    <w:rsid w:val="00A57F46"/>
    <w:rsid w:val="00A60344"/>
    <w:rsid w:val="00A61372"/>
    <w:rsid w:val="00A6145B"/>
    <w:rsid w:val="00A61C50"/>
    <w:rsid w:val="00A61C65"/>
    <w:rsid w:val="00A61D0B"/>
    <w:rsid w:val="00A61D40"/>
    <w:rsid w:val="00A62840"/>
    <w:rsid w:val="00A62C08"/>
    <w:rsid w:val="00A62CAF"/>
    <w:rsid w:val="00A6336E"/>
    <w:rsid w:val="00A63CC1"/>
    <w:rsid w:val="00A64194"/>
    <w:rsid w:val="00A641A1"/>
    <w:rsid w:val="00A64264"/>
    <w:rsid w:val="00A642D9"/>
    <w:rsid w:val="00A645B2"/>
    <w:rsid w:val="00A648BE"/>
    <w:rsid w:val="00A649ED"/>
    <w:rsid w:val="00A64AB8"/>
    <w:rsid w:val="00A656A8"/>
    <w:rsid w:val="00A656D2"/>
    <w:rsid w:val="00A65899"/>
    <w:rsid w:val="00A65C26"/>
    <w:rsid w:val="00A65C87"/>
    <w:rsid w:val="00A65DA4"/>
    <w:rsid w:val="00A65DE5"/>
    <w:rsid w:val="00A6622A"/>
    <w:rsid w:val="00A667C6"/>
    <w:rsid w:val="00A66FD3"/>
    <w:rsid w:val="00A670C8"/>
    <w:rsid w:val="00A67186"/>
    <w:rsid w:val="00A671B4"/>
    <w:rsid w:val="00A67453"/>
    <w:rsid w:val="00A675F3"/>
    <w:rsid w:val="00A67ABE"/>
    <w:rsid w:val="00A67D3D"/>
    <w:rsid w:val="00A67E0D"/>
    <w:rsid w:val="00A67E74"/>
    <w:rsid w:val="00A67F63"/>
    <w:rsid w:val="00A70302"/>
    <w:rsid w:val="00A70604"/>
    <w:rsid w:val="00A706E9"/>
    <w:rsid w:val="00A7070A"/>
    <w:rsid w:val="00A70D50"/>
    <w:rsid w:val="00A70EAC"/>
    <w:rsid w:val="00A7114C"/>
    <w:rsid w:val="00A7174C"/>
    <w:rsid w:val="00A717A2"/>
    <w:rsid w:val="00A71A91"/>
    <w:rsid w:val="00A71C76"/>
    <w:rsid w:val="00A71D98"/>
    <w:rsid w:val="00A71E70"/>
    <w:rsid w:val="00A71E86"/>
    <w:rsid w:val="00A7220F"/>
    <w:rsid w:val="00A72B87"/>
    <w:rsid w:val="00A72BBD"/>
    <w:rsid w:val="00A72DB9"/>
    <w:rsid w:val="00A72DE4"/>
    <w:rsid w:val="00A7301C"/>
    <w:rsid w:val="00A733D8"/>
    <w:rsid w:val="00A733E9"/>
    <w:rsid w:val="00A73462"/>
    <w:rsid w:val="00A737DE"/>
    <w:rsid w:val="00A73B01"/>
    <w:rsid w:val="00A73B22"/>
    <w:rsid w:val="00A73D76"/>
    <w:rsid w:val="00A740E6"/>
    <w:rsid w:val="00A74351"/>
    <w:rsid w:val="00A74542"/>
    <w:rsid w:val="00A74840"/>
    <w:rsid w:val="00A74878"/>
    <w:rsid w:val="00A749EB"/>
    <w:rsid w:val="00A75100"/>
    <w:rsid w:val="00A75441"/>
    <w:rsid w:val="00A7565A"/>
    <w:rsid w:val="00A758D7"/>
    <w:rsid w:val="00A75B28"/>
    <w:rsid w:val="00A75B29"/>
    <w:rsid w:val="00A76276"/>
    <w:rsid w:val="00A766D4"/>
    <w:rsid w:val="00A7671D"/>
    <w:rsid w:val="00A76792"/>
    <w:rsid w:val="00A7687A"/>
    <w:rsid w:val="00A76B18"/>
    <w:rsid w:val="00A76C17"/>
    <w:rsid w:val="00A76E5C"/>
    <w:rsid w:val="00A76F04"/>
    <w:rsid w:val="00A7713D"/>
    <w:rsid w:val="00A774FC"/>
    <w:rsid w:val="00A775BD"/>
    <w:rsid w:val="00A779A5"/>
    <w:rsid w:val="00A80230"/>
    <w:rsid w:val="00A80511"/>
    <w:rsid w:val="00A80940"/>
    <w:rsid w:val="00A80979"/>
    <w:rsid w:val="00A80A4F"/>
    <w:rsid w:val="00A80E0F"/>
    <w:rsid w:val="00A81095"/>
    <w:rsid w:val="00A812E8"/>
    <w:rsid w:val="00A813F4"/>
    <w:rsid w:val="00A817DE"/>
    <w:rsid w:val="00A81DE5"/>
    <w:rsid w:val="00A82334"/>
    <w:rsid w:val="00A824EA"/>
    <w:rsid w:val="00A82674"/>
    <w:rsid w:val="00A8293C"/>
    <w:rsid w:val="00A82B39"/>
    <w:rsid w:val="00A82C02"/>
    <w:rsid w:val="00A83089"/>
    <w:rsid w:val="00A83322"/>
    <w:rsid w:val="00A83400"/>
    <w:rsid w:val="00A83417"/>
    <w:rsid w:val="00A837C7"/>
    <w:rsid w:val="00A8431F"/>
    <w:rsid w:val="00A846A2"/>
    <w:rsid w:val="00A8473C"/>
    <w:rsid w:val="00A84E08"/>
    <w:rsid w:val="00A84F97"/>
    <w:rsid w:val="00A85658"/>
    <w:rsid w:val="00A8565C"/>
    <w:rsid w:val="00A85F94"/>
    <w:rsid w:val="00A86032"/>
    <w:rsid w:val="00A8630E"/>
    <w:rsid w:val="00A8663C"/>
    <w:rsid w:val="00A866A7"/>
    <w:rsid w:val="00A86877"/>
    <w:rsid w:val="00A86AD4"/>
    <w:rsid w:val="00A86D70"/>
    <w:rsid w:val="00A8725B"/>
    <w:rsid w:val="00A87326"/>
    <w:rsid w:val="00A87335"/>
    <w:rsid w:val="00A8736A"/>
    <w:rsid w:val="00A87722"/>
    <w:rsid w:val="00A878A8"/>
    <w:rsid w:val="00A87D54"/>
    <w:rsid w:val="00A9016A"/>
    <w:rsid w:val="00A90AC5"/>
    <w:rsid w:val="00A90C2B"/>
    <w:rsid w:val="00A90CAF"/>
    <w:rsid w:val="00A90DEB"/>
    <w:rsid w:val="00A9132C"/>
    <w:rsid w:val="00A91632"/>
    <w:rsid w:val="00A91A59"/>
    <w:rsid w:val="00A91EDE"/>
    <w:rsid w:val="00A9257F"/>
    <w:rsid w:val="00A92967"/>
    <w:rsid w:val="00A92A9C"/>
    <w:rsid w:val="00A92BF4"/>
    <w:rsid w:val="00A92D3F"/>
    <w:rsid w:val="00A92DD7"/>
    <w:rsid w:val="00A93569"/>
    <w:rsid w:val="00A939E5"/>
    <w:rsid w:val="00A93D73"/>
    <w:rsid w:val="00A93EF7"/>
    <w:rsid w:val="00A9424A"/>
    <w:rsid w:val="00A9474C"/>
    <w:rsid w:val="00A9495B"/>
    <w:rsid w:val="00A949B7"/>
    <w:rsid w:val="00A94BF4"/>
    <w:rsid w:val="00A94BFE"/>
    <w:rsid w:val="00A94E63"/>
    <w:rsid w:val="00A95016"/>
    <w:rsid w:val="00A95281"/>
    <w:rsid w:val="00A9549C"/>
    <w:rsid w:val="00A95783"/>
    <w:rsid w:val="00A95971"/>
    <w:rsid w:val="00A95A2F"/>
    <w:rsid w:val="00A95ACE"/>
    <w:rsid w:val="00A95EBF"/>
    <w:rsid w:val="00A96681"/>
    <w:rsid w:val="00A9673F"/>
    <w:rsid w:val="00A968B4"/>
    <w:rsid w:val="00A96AF6"/>
    <w:rsid w:val="00A96E2B"/>
    <w:rsid w:val="00A96E8B"/>
    <w:rsid w:val="00A96E99"/>
    <w:rsid w:val="00A96EBB"/>
    <w:rsid w:val="00A971FC"/>
    <w:rsid w:val="00A97213"/>
    <w:rsid w:val="00A972E4"/>
    <w:rsid w:val="00A97754"/>
    <w:rsid w:val="00A978E2"/>
    <w:rsid w:val="00A97EDE"/>
    <w:rsid w:val="00AA00F9"/>
    <w:rsid w:val="00AA01CC"/>
    <w:rsid w:val="00AA0523"/>
    <w:rsid w:val="00AA05F4"/>
    <w:rsid w:val="00AA0826"/>
    <w:rsid w:val="00AA0C25"/>
    <w:rsid w:val="00AA0D61"/>
    <w:rsid w:val="00AA0D63"/>
    <w:rsid w:val="00AA0E50"/>
    <w:rsid w:val="00AA0EDE"/>
    <w:rsid w:val="00AA10D6"/>
    <w:rsid w:val="00AA10EB"/>
    <w:rsid w:val="00AA1298"/>
    <w:rsid w:val="00AA12B3"/>
    <w:rsid w:val="00AA1385"/>
    <w:rsid w:val="00AA13B2"/>
    <w:rsid w:val="00AA1652"/>
    <w:rsid w:val="00AA1AA6"/>
    <w:rsid w:val="00AA1DCD"/>
    <w:rsid w:val="00AA1E94"/>
    <w:rsid w:val="00AA1F65"/>
    <w:rsid w:val="00AA20A1"/>
    <w:rsid w:val="00AA215E"/>
    <w:rsid w:val="00AA289B"/>
    <w:rsid w:val="00AA2CFA"/>
    <w:rsid w:val="00AA2DD0"/>
    <w:rsid w:val="00AA2FC8"/>
    <w:rsid w:val="00AA3043"/>
    <w:rsid w:val="00AA3E7D"/>
    <w:rsid w:val="00AA459F"/>
    <w:rsid w:val="00AA468F"/>
    <w:rsid w:val="00AA474D"/>
    <w:rsid w:val="00AA4FE3"/>
    <w:rsid w:val="00AA5170"/>
    <w:rsid w:val="00AA5203"/>
    <w:rsid w:val="00AA528D"/>
    <w:rsid w:val="00AA533F"/>
    <w:rsid w:val="00AA53AF"/>
    <w:rsid w:val="00AA53CF"/>
    <w:rsid w:val="00AA5C39"/>
    <w:rsid w:val="00AA5DFC"/>
    <w:rsid w:val="00AA6617"/>
    <w:rsid w:val="00AA69A7"/>
    <w:rsid w:val="00AA6B66"/>
    <w:rsid w:val="00AA6BFD"/>
    <w:rsid w:val="00AA735D"/>
    <w:rsid w:val="00AA74BB"/>
    <w:rsid w:val="00AA75C3"/>
    <w:rsid w:val="00AA75E7"/>
    <w:rsid w:val="00AA7944"/>
    <w:rsid w:val="00AA7BB8"/>
    <w:rsid w:val="00AA7CB5"/>
    <w:rsid w:val="00AB070B"/>
    <w:rsid w:val="00AB0B64"/>
    <w:rsid w:val="00AB0CE2"/>
    <w:rsid w:val="00AB0DF5"/>
    <w:rsid w:val="00AB1269"/>
    <w:rsid w:val="00AB1438"/>
    <w:rsid w:val="00AB1534"/>
    <w:rsid w:val="00AB19F0"/>
    <w:rsid w:val="00AB1B36"/>
    <w:rsid w:val="00AB1D6A"/>
    <w:rsid w:val="00AB1DD2"/>
    <w:rsid w:val="00AB1E25"/>
    <w:rsid w:val="00AB2019"/>
    <w:rsid w:val="00AB255A"/>
    <w:rsid w:val="00AB2BE6"/>
    <w:rsid w:val="00AB2CB3"/>
    <w:rsid w:val="00AB3103"/>
    <w:rsid w:val="00AB35CA"/>
    <w:rsid w:val="00AB37BC"/>
    <w:rsid w:val="00AB38C8"/>
    <w:rsid w:val="00AB3C1A"/>
    <w:rsid w:val="00AB3DBE"/>
    <w:rsid w:val="00AB3E18"/>
    <w:rsid w:val="00AB4228"/>
    <w:rsid w:val="00AB4387"/>
    <w:rsid w:val="00AB4ABD"/>
    <w:rsid w:val="00AB5722"/>
    <w:rsid w:val="00AB5807"/>
    <w:rsid w:val="00AB5EF1"/>
    <w:rsid w:val="00AB5F4E"/>
    <w:rsid w:val="00AB605D"/>
    <w:rsid w:val="00AB615C"/>
    <w:rsid w:val="00AB66AD"/>
    <w:rsid w:val="00AB6AF2"/>
    <w:rsid w:val="00AB6FC9"/>
    <w:rsid w:val="00AB7554"/>
    <w:rsid w:val="00AB7830"/>
    <w:rsid w:val="00AB7A02"/>
    <w:rsid w:val="00AB7E1B"/>
    <w:rsid w:val="00AB7E36"/>
    <w:rsid w:val="00AB7FF5"/>
    <w:rsid w:val="00AC06F7"/>
    <w:rsid w:val="00AC0C19"/>
    <w:rsid w:val="00AC1865"/>
    <w:rsid w:val="00AC1A14"/>
    <w:rsid w:val="00AC1B02"/>
    <w:rsid w:val="00AC1D0E"/>
    <w:rsid w:val="00AC212A"/>
    <w:rsid w:val="00AC2299"/>
    <w:rsid w:val="00AC2528"/>
    <w:rsid w:val="00AC280C"/>
    <w:rsid w:val="00AC2C42"/>
    <w:rsid w:val="00AC2C69"/>
    <w:rsid w:val="00AC2F4B"/>
    <w:rsid w:val="00AC2FE4"/>
    <w:rsid w:val="00AC312F"/>
    <w:rsid w:val="00AC36D0"/>
    <w:rsid w:val="00AC3755"/>
    <w:rsid w:val="00AC3FE1"/>
    <w:rsid w:val="00AC402F"/>
    <w:rsid w:val="00AC403C"/>
    <w:rsid w:val="00AC427F"/>
    <w:rsid w:val="00AC42AA"/>
    <w:rsid w:val="00AC4804"/>
    <w:rsid w:val="00AC4898"/>
    <w:rsid w:val="00AC5181"/>
    <w:rsid w:val="00AC525C"/>
    <w:rsid w:val="00AC6358"/>
    <w:rsid w:val="00AC690E"/>
    <w:rsid w:val="00AC7070"/>
    <w:rsid w:val="00AC71C3"/>
    <w:rsid w:val="00AC73A0"/>
    <w:rsid w:val="00AC73BA"/>
    <w:rsid w:val="00AC73F3"/>
    <w:rsid w:val="00AC7A2D"/>
    <w:rsid w:val="00AC7C06"/>
    <w:rsid w:val="00AC7EFC"/>
    <w:rsid w:val="00AD0078"/>
    <w:rsid w:val="00AD02AF"/>
    <w:rsid w:val="00AD06B2"/>
    <w:rsid w:val="00AD1456"/>
    <w:rsid w:val="00AD1527"/>
    <w:rsid w:val="00AD15A7"/>
    <w:rsid w:val="00AD16B8"/>
    <w:rsid w:val="00AD17A9"/>
    <w:rsid w:val="00AD1A6C"/>
    <w:rsid w:val="00AD2039"/>
    <w:rsid w:val="00AD244E"/>
    <w:rsid w:val="00AD24B5"/>
    <w:rsid w:val="00AD2603"/>
    <w:rsid w:val="00AD2656"/>
    <w:rsid w:val="00AD29A3"/>
    <w:rsid w:val="00AD2D80"/>
    <w:rsid w:val="00AD2DC2"/>
    <w:rsid w:val="00AD2F9A"/>
    <w:rsid w:val="00AD3028"/>
    <w:rsid w:val="00AD3053"/>
    <w:rsid w:val="00AD32F0"/>
    <w:rsid w:val="00AD3541"/>
    <w:rsid w:val="00AD36A9"/>
    <w:rsid w:val="00AD374E"/>
    <w:rsid w:val="00AD37BA"/>
    <w:rsid w:val="00AD388E"/>
    <w:rsid w:val="00AD3A16"/>
    <w:rsid w:val="00AD3C9F"/>
    <w:rsid w:val="00AD3D51"/>
    <w:rsid w:val="00AD3E84"/>
    <w:rsid w:val="00AD3FF6"/>
    <w:rsid w:val="00AD4156"/>
    <w:rsid w:val="00AD4583"/>
    <w:rsid w:val="00AD4724"/>
    <w:rsid w:val="00AD486F"/>
    <w:rsid w:val="00AD4D71"/>
    <w:rsid w:val="00AD4E09"/>
    <w:rsid w:val="00AD5128"/>
    <w:rsid w:val="00AD5437"/>
    <w:rsid w:val="00AD54C2"/>
    <w:rsid w:val="00AD5708"/>
    <w:rsid w:val="00AD5FAE"/>
    <w:rsid w:val="00AD6286"/>
    <w:rsid w:val="00AD62D3"/>
    <w:rsid w:val="00AD6382"/>
    <w:rsid w:val="00AD69ED"/>
    <w:rsid w:val="00AD6C0F"/>
    <w:rsid w:val="00AD7006"/>
    <w:rsid w:val="00AD76D9"/>
    <w:rsid w:val="00AD77EA"/>
    <w:rsid w:val="00AD784C"/>
    <w:rsid w:val="00AD7BC9"/>
    <w:rsid w:val="00AD7C0E"/>
    <w:rsid w:val="00AD7EE5"/>
    <w:rsid w:val="00AD7F07"/>
    <w:rsid w:val="00AE01E3"/>
    <w:rsid w:val="00AE033B"/>
    <w:rsid w:val="00AE07CB"/>
    <w:rsid w:val="00AE09B7"/>
    <w:rsid w:val="00AE1037"/>
    <w:rsid w:val="00AE1071"/>
    <w:rsid w:val="00AE11BE"/>
    <w:rsid w:val="00AE1260"/>
    <w:rsid w:val="00AE1478"/>
    <w:rsid w:val="00AE15DC"/>
    <w:rsid w:val="00AE1782"/>
    <w:rsid w:val="00AE192E"/>
    <w:rsid w:val="00AE1C75"/>
    <w:rsid w:val="00AE1D8B"/>
    <w:rsid w:val="00AE1E25"/>
    <w:rsid w:val="00AE2046"/>
    <w:rsid w:val="00AE2B30"/>
    <w:rsid w:val="00AE2BA4"/>
    <w:rsid w:val="00AE2BC6"/>
    <w:rsid w:val="00AE2BDC"/>
    <w:rsid w:val="00AE2E00"/>
    <w:rsid w:val="00AE3043"/>
    <w:rsid w:val="00AE3262"/>
    <w:rsid w:val="00AE3882"/>
    <w:rsid w:val="00AE38B9"/>
    <w:rsid w:val="00AE39BC"/>
    <w:rsid w:val="00AE3C57"/>
    <w:rsid w:val="00AE40D2"/>
    <w:rsid w:val="00AE4316"/>
    <w:rsid w:val="00AE45F5"/>
    <w:rsid w:val="00AE4961"/>
    <w:rsid w:val="00AE49E5"/>
    <w:rsid w:val="00AE4BDA"/>
    <w:rsid w:val="00AE4CC0"/>
    <w:rsid w:val="00AE4DA0"/>
    <w:rsid w:val="00AE5A65"/>
    <w:rsid w:val="00AE5A9C"/>
    <w:rsid w:val="00AE5B74"/>
    <w:rsid w:val="00AE63DB"/>
    <w:rsid w:val="00AE6400"/>
    <w:rsid w:val="00AE65A7"/>
    <w:rsid w:val="00AE69E5"/>
    <w:rsid w:val="00AE6BCB"/>
    <w:rsid w:val="00AE6C8E"/>
    <w:rsid w:val="00AE70D8"/>
    <w:rsid w:val="00AE74A3"/>
    <w:rsid w:val="00AE79D1"/>
    <w:rsid w:val="00AE7C31"/>
    <w:rsid w:val="00AE7D6C"/>
    <w:rsid w:val="00AF0107"/>
    <w:rsid w:val="00AF07E9"/>
    <w:rsid w:val="00AF0A9B"/>
    <w:rsid w:val="00AF0EFA"/>
    <w:rsid w:val="00AF0FA3"/>
    <w:rsid w:val="00AF10A3"/>
    <w:rsid w:val="00AF1301"/>
    <w:rsid w:val="00AF1442"/>
    <w:rsid w:val="00AF17FF"/>
    <w:rsid w:val="00AF19A2"/>
    <w:rsid w:val="00AF19C1"/>
    <w:rsid w:val="00AF1DAF"/>
    <w:rsid w:val="00AF2007"/>
    <w:rsid w:val="00AF272D"/>
    <w:rsid w:val="00AF289C"/>
    <w:rsid w:val="00AF2A15"/>
    <w:rsid w:val="00AF2A50"/>
    <w:rsid w:val="00AF2C00"/>
    <w:rsid w:val="00AF2C70"/>
    <w:rsid w:val="00AF2D0E"/>
    <w:rsid w:val="00AF2E54"/>
    <w:rsid w:val="00AF3098"/>
    <w:rsid w:val="00AF3613"/>
    <w:rsid w:val="00AF3BBA"/>
    <w:rsid w:val="00AF3BFC"/>
    <w:rsid w:val="00AF3D27"/>
    <w:rsid w:val="00AF3D40"/>
    <w:rsid w:val="00AF414E"/>
    <w:rsid w:val="00AF4A49"/>
    <w:rsid w:val="00AF4A4D"/>
    <w:rsid w:val="00AF4CB3"/>
    <w:rsid w:val="00AF4EBC"/>
    <w:rsid w:val="00AF4F1D"/>
    <w:rsid w:val="00AF534E"/>
    <w:rsid w:val="00AF56F5"/>
    <w:rsid w:val="00AF5C47"/>
    <w:rsid w:val="00AF5D3F"/>
    <w:rsid w:val="00AF6002"/>
    <w:rsid w:val="00AF6267"/>
    <w:rsid w:val="00AF6289"/>
    <w:rsid w:val="00AF644F"/>
    <w:rsid w:val="00AF64C5"/>
    <w:rsid w:val="00AF6D5A"/>
    <w:rsid w:val="00AF6EEF"/>
    <w:rsid w:val="00AF72CD"/>
    <w:rsid w:val="00AF73D1"/>
    <w:rsid w:val="00B00456"/>
    <w:rsid w:val="00B009EA"/>
    <w:rsid w:val="00B00CCE"/>
    <w:rsid w:val="00B00F83"/>
    <w:rsid w:val="00B01136"/>
    <w:rsid w:val="00B01224"/>
    <w:rsid w:val="00B02161"/>
    <w:rsid w:val="00B02940"/>
    <w:rsid w:val="00B02CA2"/>
    <w:rsid w:val="00B02D04"/>
    <w:rsid w:val="00B031EB"/>
    <w:rsid w:val="00B03BE8"/>
    <w:rsid w:val="00B03C1C"/>
    <w:rsid w:val="00B03DDF"/>
    <w:rsid w:val="00B03F28"/>
    <w:rsid w:val="00B04107"/>
    <w:rsid w:val="00B0418F"/>
    <w:rsid w:val="00B04CD4"/>
    <w:rsid w:val="00B04E78"/>
    <w:rsid w:val="00B05099"/>
    <w:rsid w:val="00B050C6"/>
    <w:rsid w:val="00B054C8"/>
    <w:rsid w:val="00B054FB"/>
    <w:rsid w:val="00B05B40"/>
    <w:rsid w:val="00B05F89"/>
    <w:rsid w:val="00B05FE1"/>
    <w:rsid w:val="00B06155"/>
    <w:rsid w:val="00B062F9"/>
    <w:rsid w:val="00B064E6"/>
    <w:rsid w:val="00B06711"/>
    <w:rsid w:val="00B06C3B"/>
    <w:rsid w:val="00B06F4E"/>
    <w:rsid w:val="00B0719C"/>
    <w:rsid w:val="00B073F1"/>
    <w:rsid w:val="00B07DCD"/>
    <w:rsid w:val="00B102AD"/>
    <w:rsid w:val="00B103ED"/>
    <w:rsid w:val="00B10466"/>
    <w:rsid w:val="00B104EA"/>
    <w:rsid w:val="00B106C8"/>
    <w:rsid w:val="00B11424"/>
    <w:rsid w:val="00B11532"/>
    <w:rsid w:val="00B116CC"/>
    <w:rsid w:val="00B11776"/>
    <w:rsid w:val="00B11BB6"/>
    <w:rsid w:val="00B120FD"/>
    <w:rsid w:val="00B1223D"/>
    <w:rsid w:val="00B12302"/>
    <w:rsid w:val="00B125D6"/>
    <w:rsid w:val="00B12DD5"/>
    <w:rsid w:val="00B1337A"/>
    <w:rsid w:val="00B1369D"/>
    <w:rsid w:val="00B1399F"/>
    <w:rsid w:val="00B13E51"/>
    <w:rsid w:val="00B140F3"/>
    <w:rsid w:val="00B14118"/>
    <w:rsid w:val="00B142D2"/>
    <w:rsid w:val="00B14472"/>
    <w:rsid w:val="00B152EA"/>
    <w:rsid w:val="00B15490"/>
    <w:rsid w:val="00B1562F"/>
    <w:rsid w:val="00B157B4"/>
    <w:rsid w:val="00B1587C"/>
    <w:rsid w:val="00B15ACD"/>
    <w:rsid w:val="00B16543"/>
    <w:rsid w:val="00B165CA"/>
    <w:rsid w:val="00B169EC"/>
    <w:rsid w:val="00B169ED"/>
    <w:rsid w:val="00B16D88"/>
    <w:rsid w:val="00B17166"/>
    <w:rsid w:val="00B17176"/>
    <w:rsid w:val="00B17471"/>
    <w:rsid w:val="00B1759F"/>
    <w:rsid w:val="00B17685"/>
    <w:rsid w:val="00B17832"/>
    <w:rsid w:val="00B178D2"/>
    <w:rsid w:val="00B17A39"/>
    <w:rsid w:val="00B17B0B"/>
    <w:rsid w:val="00B17B5F"/>
    <w:rsid w:val="00B17BD8"/>
    <w:rsid w:val="00B17EBD"/>
    <w:rsid w:val="00B201E4"/>
    <w:rsid w:val="00B202EC"/>
    <w:rsid w:val="00B20382"/>
    <w:rsid w:val="00B205A1"/>
    <w:rsid w:val="00B208D9"/>
    <w:rsid w:val="00B209CB"/>
    <w:rsid w:val="00B20A3F"/>
    <w:rsid w:val="00B20BB8"/>
    <w:rsid w:val="00B2109D"/>
    <w:rsid w:val="00B2142B"/>
    <w:rsid w:val="00B21C3D"/>
    <w:rsid w:val="00B22381"/>
    <w:rsid w:val="00B22574"/>
    <w:rsid w:val="00B225B8"/>
    <w:rsid w:val="00B226EB"/>
    <w:rsid w:val="00B228BD"/>
    <w:rsid w:val="00B22A41"/>
    <w:rsid w:val="00B22F1D"/>
    <w:rsid w:val="00B23265"/>
    <w:rsid w:val="00B23688"/>
    <w:rsid w:val="00B237F2"/>
    <w:rsid w:val="00B23D17"/>
    <w:rsid w:val="00B24029"/>
    <w:rsid w:val="00B24067"/>
    <w:rsid w:val="00B24538"/>
    <w:rsid w:val="00B248E5"/>
    <w:rsid w:val="00B24AC2"/>
    <w:rsid w:val="00B24FCF"/>
    <w:rsid w:val="00B255F9"/>
    <w:rsid w:val="00B2595E"/>
    <w:rsid w:val="00B260F9"/>
    <w:rsid w:val="00B2616E"/>
    <w:rsid w:val="00B264DB"/>
    <w:rsid w:val="00B26A4E"/>
    <w:rsid w:val="00B27609"/>
    <w:rsid w:val="00B27C9D"/>
    <w:rsid w:val="00B27CAF"/>
    <w:rsid w:val="00B27FD2"/>
    <w:rsid w:val="00B3064B"/>
    <w:rsid w:val="00B3076E"/>
    <w:rsid w:val="00B307B5"/>
    <w:rsid w:val="00B30DF2"/>
    <w:rsid w:val="00B30F88"/>
    <w:rsid w:val="00B311C5"/>
    <w:rsid w:val="00B312DB"/>
    <w:rsid w:val="00B313FA"/>
    <w:rsid w:val="00B31458"/>
    <w:rsid w:val="00B314F7"/>
    <w:rsid w:val="00B31C63"/>
    <w:rsid w:val="00B330FF"/>
    <w:rsid w:val="00B331E7"/>
    <w:rsid w:val="00B33324"/>
    <w:rsid w:val="00B339D1"/>
    <w:rsid w:val="00B33F22"/>
    <w:rsid w:val="00B3495E"/>
    <w:rsid w:val="00B34BD5"/>
    <w:rsid w:val="00B350C5"/>
    <w:rsid w:val="00B35147"/>
    <w:rsid w:val="00B351A3"/>
    <w:rsid w:val="00B359FE"/>
    <w:rsid w:val="00B361CE"/>
    <w:rsid w:val="00B3627A"/>
    <w:rsid w:val="00B3678B"/>
    <w:rsid w:val="00B36834"/>
    <w:rsid w:val="00B37187"/>
    <w:rsid w:val="00B37614"/>
    <w:rsid w:val="00B37994"/>
    <w:rsid w:val="00B37D3A"/>
    <w:rsid w:val="00B37F24"/>
    <w:rsid w:val="00B405B1"/>
    <w:rsid w:val="00B40FAE"/>
    <w:rsid w:val="00B416AD"/>
    <w:rsid w:val="00B417A4"/>
    <w:rsid w:val="00B41890"/>
    <w:rsid w:val="00B41A22"/>
    <w:rsid w:val="00B41C24"/>
    <w:rsid w:val="00B41D46"/>
    <w:rsid w:val="00B41E2A"/>
    <w:rsid w:val="00B42413"/>
    <w:rsid w:val="00B42983"/>
    <w:rsid w:val="00B4298E"/>
    <w:rsid w:val="00B42B39"/>
    <w:rsid w:val="00B42C6D"/>
    <w:rsid w:val="00B42D3C"/>
    <w:rsid w:val="00B42F9F"/>
    <w:rsid w:val="00B433DB"/>
    <w:rsid w:val="00B43708"/>
    <w:rsid w:val="00B43796"/>
    <w:rsid w:val="00B43B9E"/>
    <w:rsid w:val="00B43C54"/>
    <w:rsid w:val="00B43C7B"/>
    <w:rsid w:val="00B43CF3"/>
    <w:rsid w:val="00B44052"/>
    <w:rsid w:val="00B4413E"/>
    <w:rsid w:val="00B4471D"/>
    <w:rsid w:val="00B4474D"/>
    <w:rsid w:val="00B44EA8"/>
    <w:rsid w:val="00B452DE"/>
    <w:rsid w:val="00B452E6"/>
    <w:rsid w:val="00B4540A"/>
    <w:rsid w:val="00B4565D"/>
    <w:rsid w:val="00B45983"/>
    <w:rsid w:val="00B45CA1"/>
    <w:rsid w:val="00B45FEC"/>
    <w:rsid w:val="00B4662C"/>
    <w:rsid w:val="00B467CA"/>
    <w:rsid w:val="00B46C98"/>
    <w:rsid w:val="00B46D73"/>
    <w:rsid w:val="00B47651"/>
    <w:rsid w:val="00B476FD"/>
    <w:rsid w:val="00B477DF"/>
    <w:rsid w:val="00B478FB"/>
    <w:rsid w:val="00B47AE8"/>
    <w:rsid w:val="00B47C8A"/>
    <w:rsid w:val="00B500F1"/>
    <w:rsid w:val="00B502D8"/>
    <w:rsid w:val="00B50345"/>
    <w:rsid w:val="00B5047D"/>
    <w:rsid w:val="00B50735"/>
    <w:rsid w:val="00B50AC3"/>
    <w:rsid w:val="00B50F7B"/>
    <w:rsid w:val="00B51654"/>
    <w:rsid w:val="00B5169A"/>
    <w:rsid w:val="00B51719"/>
    <w:rsid w:val="00B5195D"/>
    <w:rsid w:val="00B51F17"/>
    <w:rsid w:val="00B52214"/>
    <w:rsid w:val="00B522A7"/>
    <w:rsid w:val="00B5234D"/>
    <w:rsid w:val="00B525B3"/>
    <w:rsid w:val="00B52645"/>
    <w:rsid w:val="00B528DF"/>
    <w:rsid w:val="00B52A94"/>
    <w:rsid w:val="00B52B7E"/>
    <w:rsid w:val="00B53063"/>
    <w:rsid w:val="00B53340"/>
    <w:rsid w:val="00B533C2"/>
    <w:rsid w:val="00B53B75"/>
    <w:rsid w:val="00B53D19"/>
    <w:rsid w:val="00B54048"/>
    <w:rsid w:val="00B540DC"/>
    <w:rsid w:val="00B541D4"/>
    <w:rsid w:val="00B54284"/>
    <w:rsid w:val="00B546FB"/>
    <w:rsid w:val="00B548D5"/>
    <w:rsid w:val="00B549A2"/>
    <w:rsid w:val="00B549EB"/>
    <w:rsid w:val="00B54BF9"/>
    <w:rsid w:val="00B54E00"/>
    <w:rsid w:val="00B5538E"/>
    <w:rsid w:val="00B5569D"/>
    <w:rsid w:val="00B55CE6"/>
    <w:rsid w:val="00B55E57"/>
    <w:rsid w:val="00B56118"/>
    <w:rsid w:val="00B56143"/>
    <w:rsid w:val="00B563D3"/>
    <w:rsid w:val="00B5654C"/>
    <w:rsid w:val="00B56781"/>
    <w:rsid w:val="00B56C32"/>
    <w:rsid w:val="00B56E97"/>
    <w:rsid w:val="00B57262"/>
    <w:rsid w:val="00B5741D"/>
    <w:rsid w:val="00B5745E"/>
    <w:rsid w:val="00B5784D"/>
    <w:rsid w:val="00B57FF6"/>
    <w:rsid w:val="00B60493"/>
    <w:rsid w:val="00B60665"/>
    <w:rsid w:val="00B606F0"/>
    <w:rsid w:val="00B606FE"/>
    <w:rsid w:val="00B6098D"/>
    <w:rsid w:val="00B60B7B"/>
    <w:rsid w:val="00B60CB0"/>
    <w:rsid w:val="00B60D72"/>
    <w:rsid w:val="00B60DC0"/>
    <w:rsid w:val="00B61168"/>
    <w:rsid w:val="00B6129F"/>
    <w:rsid w:val="00B61384"/>
    <w:rsid w:val="00B61513"/>
    <w:rsid w:val="00B61A38"/>
    <w:rsid w:val="00B61AFB"/>
    <w:rsid w:val="00B62126"/>
    <w:rsid w:val="00B623FF"/>
    <w:rsid w:val="00B6275A"/>
    <w:rsid w:val="00B627BE"/>
    <w:rsid w:val="00B62B06"/>
    <w:rsid w:val="00B62FF4"/>
    <w:rsid w:val="00B638C6"/>
    <w:rsid w:val="00B63D44"/>
    <w:rsid w:val="00B641B6"/>
    <w:rsid w:val="00B6452A"/>
    <w:rsid w:val="00B64F8F"/>
    <w:rsid w:val="00B64FC6"/>
    <w:rsid w:val="00B6523A"/>
    <w:rsid w:val="00B65392"/>
    <w:rsid w:val="00B66289"/>
    <w:rsid w:val="00B66443"/>
    <w:rsid w:val="00B66507"/>
    <w:rsid w:val="00B6678D"/>
    <w:rsid w:val="00B66A97"/>
    <w:rsid w:val="00B66CB3"/>
    <w:rsid w:val="00B66FAE"/>
    <w:rsid w:val="00B670DD"/>
    <w:rsid w:val="00B671A2"/>
    <w:rsid w:val="00B67276"/>
    <w:rsid w:val="00B67820"/>
    <w:rsid w:val="00B679B4"/>
    <w:rsid w:val="00B67BBF"/>
    <w:rsid w:val="00B67E48"/>
    <w:rsid w:val="00B7081A"/>
    <w:rsid w:val="00B70C38"/>
    <w:rsid w:val="00B70E68"/>
    <w:rsid w:val="00B71AF3"/>
    <w:rsid w:val="00B71B6C"/>
    <w:rsid w:val="00B72AC7"/>
    <w:rsid w:val="00B72E1A"/>
    <w:rsid w:val="00B72E20"/>
    <w:rsid w:val="00B72F82"/>
    <w:rsid w:val="00B73071"/>
    <w:rsid w:val="00B731DF"/>
    <w:rsid w:val="00B7321B"/>
    <w:rsid w:val="00B7343B"/>
    <w:rsid w:val="00B73A38"/>
    <w:rsid w:val="00B73B0C"/>
    <w:rsid w:val="00B74077"/>
    <w:rsid w:val="00B741C2"/>
    <w:rsid w:val="00B744C3"/>
    <w:rsid w:val="00B749B1"/>
    <w:rsid w:val="00B7507D"/>
    <w:rsid w:val="00B755A1"/>
    <w:rsid w:val="00B75D21"/>
    <w:rsid w:val="00B75D2E"/>
    <w:rsid w:val="00B75EEF"/>
    <w:rsid w:val="00B7603E"/>
    <w:rsid w:val="00B76053"/>
    <w:rsid w:val="00B765A6"/>
    <w:rsid w:val="00B76688"/>
    <w:rsid w:val="00B76D79"/>
    <w:rsid w:val="00B76E3C"/>
    <w:rsid w:val="00B76F21"/>
    <w:rsid w:val="00B77470"/>
    <w:rsid w:val="00B77ED3"/>
    <w:rsid w:val="00B77F4E"/>
    <w:rsid w:val="00B803CA"/>
    <w:rsid w:val="00B8053B"/>
    <w:rsid w:val="00B808B5"/>
    <w:rsid w:val="00B80C19"/>
    <w:rsid w:val="00B8103A"/>
    <w:rsid w:val="00B8109A"/>
    <w:rsid w:val="00B815D7"/>
    <w:rsid w:val="00B81AED"/>
    <w:rsid w:val="00B82109"/>
    <w:rsid w:val="00B82213"/>
    <w:rsid w:val="00B822BF"/>
    <w:rsid w:val="00B8230D"/>
    <w:rsid w:val="00B8272C"/>
    <w:rsid w:val="00B827D1"/>
    <w:rsid w:val="00B828CB"/>
    <w:rsid w:val="00B82913"/>
    <w:rsid w:val="00B82AE9"/>
    <w:rsid w:val="00B82D91"/>
    <w:rsid w:val="00B82F1E"/>
    <w:rsid w:val="00B830AE"/>
    <w:rsid w:val="00B830CF"/>
    <w:rsid w:val="00B83239"/>
    <w:rsid w:val="00B83900"/>
    <w:rsid w:val="00B839E2"/>
    <w:rsid w:val="00B84387"/>
    <w:rsid w:val="00B8459F"/>
    <w:rsid w:val="00B845AC"/>
    <w:rsid w:val="00B84F2D"/>
    <w:rsid w:val="00B854DB"/>
    <w:rsid w:val="00B8589A"/>
    <w:rsid w:val="00B8589D"/>
    <w:rsid w:val="00B859D7"/>
    <w:rsid w:val="00B85CD8"/>
    <w:rsid w:val="00B85CDC"/>
    <w:rsid w:val="00B86708"/>
    <w:rsid w:val="00B87160"/>
    <w:rsid w:val="00B87A12"/>
    <w:rsid w:val="00B87EB6"/>
    <w:rsid w:val="00B90090"/>
    <w:rsid w:val="00B90C32"/>
    <w:rsid w:val="00B90C4E"/>
    <w:rsid w:val="00B90CA3"/>
    <w:rsid w:val="00B90D22"/>
    <w:rsid w:val="00B90DDA"/>
    <w:rsid w:val="00B915E0"/>
    <w:rsid w:val="00B91828"/>
    <w:rsid w:val="00B9197B"/>
    <w:rsid w:val="00B91A43"/>
    <w:rsid w:val="00B91BCC"/>
    <w:rsid w:val="00B92026"/>
    <w:rsid w:val="00B9230E"/>
    <w:rsid w:val="00B923B6"/>
    <w:rsid w:val="00B924E9"/>
    <w:rsid w:val="00B92585"/>
    <w:rsid w:val="00B92652"/>
    <w:rsid w:val="00B92751"/>
    <w:rsid w:val="00B92D02"/>
    <w:rsid w:val="00B92D11"/>
    <w:rsid w:val="00B92D32"/>
    <w:rsid w:val="00B92E6E"/>
    <w:rsid w:val="00B93872"/>
    <w:rsid w:val="00B93976"/>
    <w:rsid w:val="00B941FC"/>
    <w:rsid w:val="00B9420D"/>
    <w:rsid w:val="00B94B1E"/>
    <w:rsid w:val="00B94C9D"/>
    <w:rsid w:val="00B94F69"/>
    <w:rsid w:val="00B95156"/>
    <w:rsid w:val="00B9538D"/>
    <w:rsid w:val="00B9542C"/>
    <w:rsid w:val="00B956CD"/>
    <w:rsid w:val="00B959D7"/>
    <w:rsid w:val="00B959ED"/>
    <w:rsid w:val="00B95C2B"/>
    <w:rsid w:val="00B95D47"/>
    <w:rsid w:val="00B95F07"/>
    <w:rsid w:val="00B96106"/>
    <w:rsid w:val="00B965E2"/>
    <w:rsid w:val="00B96A65"/>
    <w:rsid w:val="00B96A6A"/>
    <w:rsid w:val="00B96BDD"/>
    <w:rsid w:val="00B96DE8"/>
    <w:rsid w:val="00B96E3A"/>
    <w:rsid w:val="00B96EC4"/>
    <w:rsid w:val="00B97276"/>
    <w:rsid w:val="00B974FE"/>
    <w:rsid w:val="00B97569"/>
    <w:rsid w:val="00B97C68"/>
    <w:rsid w:val="00B97E32"/>
    <w:rsid w:val="00B97EE9"/>
    <w:rsid w:val="00BA060F"/>
    <w:rsid w:val="00BA07CC"/>
    <w:rsid w:val="00BA120A"/>
    <w:rsid w:val="00BA159C"/>
    <w:rsid w:val="00BA17F3"/>
    <w:rsid w:val="00BA184A"/>
    <w:rsid w:val="00BA214B"/>
    <w:rsid w:val="00BA2897"/>
    <w:rsid w:val="00BA2E0A"/>
    <w:rsid w:val="00BA3367"/>
    <w:rsid w:val="00BA34F1"/>
    <w:rsid w:val="00BA3BCF"/>
    <w:rsid w:val="00BA413C"/>
    <w:rsid w:val="00BA432E"/>
    <w:rsid w:val="00BA4391"/>
    <w:rsid w:val="00BA4968"/>
    <w:rsid w:val="00BA4B6D"/>
    <w:rsid w:val="00BA4D1D"/>
    <w:rsid w:val="00BA4F8D"/>
    <w:rsid w:val="00BA5003"/>
    <w:rsid w:val="00BA5686"/>
    <w:rsid w:val="00BA58E8"/>
    <w:rsid w:val="00BA5A46"/>
    <w:rsid w:val="00BA5B97"/>
    <w:rsid w:val="00BA5EE4"/>
    <w:rsid w:val="00BA5EE6"/>
    <w:rsid w:val="00BA65D8"/>
    <w:rsid w:val="00BA6666"/>
    <w:rsid w:val="00BA670A"/>
    <w:rsid w:val="00BA67B5"/>
    <w:rsid w:val="00BA6A01"/>
    <w:rsid w:val="00BA6AB5"/>
    <w:rsid w:val="00BA6C1A"/>
    <w:rsid w:val="00BA6DC7"/>
    <w:rsid w:val="00BA76DB"/>
    <w:rsid w:val="00BA78F0"/>
    <w:rsid w:val="00BA7995"/>
    <w:rsid w:val="00BA79B0"/>
    <w:rsid w:val="00BA7CF1"/>
    <w:rsid w:val="00BB0022"/>
    <w:rsid w:val="00BB056A"/>
    <w:rsid w:val="00BB06E9"/>
    <w:rsid w:val="00BB075C"/>
    <w:rsid w:val="00BB0F5C"/>
    <w:rsid w:val="00BB10D3"/>
    <w:rsid w:val="00BB1B25"/>
    <w:rsid w:val="00BB1D43"/>
    <w:rsid w:val="00BB2F6C"/>
    <w:rsid w:val="00BB38FA"/>
    <w:rsid w:val="00BB3B11"/>
    <w:rsid w:val="00BB4130"/>
    <w:rsid w:val="00BB4919"/>
    <w:rsid w:val="00BB4983"/>
    <w:rsid w:val="00BB4CF3"/>
    <w:rsid w:val="00BB4DCE"/>
    <w:rsid w:val="00BB4FE8"/>
    <w:rsid w:val="00BB50F5"/>
    <w:rsid w:val="00BB5248"/>
    <w:rsid w:val="00BB5260"/>
    <w:rsid w:val="00BB5802"/>
    <w:rsid w:val="00BB5EF2"/>
    <w:rsid w:val="00BB5FFE"/>
    <w:rsid w:val="00BB6612"/>
    <w:rsid w:val="00BB6BAA"/>
    <w:rsid w:val="00BB6C2D"/>
    <w:rsid w:val="00BB7025"/>
    <w:rsid w:val="00BB7420"/>
    <w:rsid w:val="00BB7D6F"/>
    <w:rsid w:val="00BC025E"/>
    <w:rsid w:val="00BC099A"/>
    <w:rsid w:val="00BC0D48"/>
    <w:rsid w:val="00BC1173"/>
    <w:rsid w:val="00BC1D7A"/>
    <w:rsid w:val="00BC25DE"/>
    <w:rsid w:val="00BC25E8"/>
    <w:rsid w:val="00BC2C59"/>
    <w:rsid w:val="00BC2E00"/>
    <w:rsid w:val="00BC32F6"/>
    <w:rsid w:val="00BC3353"/>
    <w:rsid w:val="00BC3AAD"/>
    <w:rsid w:val="00BC3BB8"/>
    <w:rsid w:val="00BC408D"/>
    <w:rsid w:val="00BC41F5"/>
    <w:rsid w:val="00BC5126"/>
    <w:rsid w:val="00BC5196"/>
    <w:rsid w:val="00BC546D"/>
    <w:rsid w:val="00BC5538"/>
    <w:rsid w:val="00BC556C"/>
    <w:rsid w:val="00BC5975"/>
    <w:rsid w:val="00BC59ED"/>
    <w:rsid w:val="00BC5C43"/>
    <w:rsid w:val="00BC5C95"/>
    <w:rsid w:val="00BC5DBC"/>
    <w:rsid w:val="00BC615C"/>
    <w:rsid w:val="00BC65BB"/>
    <w:rsid w:val="00BC694C"/>
    <w:rsid w:val="00BC7450"/>
    <w:rsid w:val="00BC7850"/>
    <w:rsid w:val="00BC797C"/>
    <w:rsid w:val="00BC7E3A"/>
    <w:rsid w:val="00BD03B4"/>
    <w:rsid w:val="00BD0971"/>
    <w:rsid w:val="00BD0A20"/>
    <w:rsid w:val="00BD0C92"/>
    <w:rsid w:val="00BD0FD3"/>
    <w:rsid w:val="00BD0FDE"/>
    <w:rsid w:val="00BD141C"/>
    <w:rsid w:val="00BD150E"/>
    <w:rsid w:val="00BD216D"/>
    <w:rsid w:val="00BD237A"/>
    <w:rsid w:val="00BD2645"/>
    <w:rsid w:val="00BD2994"/>
    <w:rsid w:val="00BD2A90"/>
    <w:rsid w:val="00BD3059"/>
    <w:rsid w:val="00BD3365"/>
    <w:rsid w:val="00BD3417"/>
    <w:rsid w:val="00BD363D"/>
    <w:rsid w:val="00BD3A23"/>
    <w:rsid w:val="00BD3A6D"/>
    <w:rsid w:val="00BD3F8C"/>
    <w:rsid w:val="00BD4187"/>
    <w:rsid w:val="00BD41A4"/>
    <w:rsid w:val="00BD4A18"/>
    <w:rsid w:val="00BD4BAA"/>
    <w:rsid w:val="00BD4BC7"/>
    <w:rsid w:val="00BD4C6D"/>
    <w:rsid w:val="00BD54AF"/>
    <w:rsid w:val="00BD554A"/>
    <w:rsid w:val="00BD5566"/>
    <w:rsid w:val="00BD5E19"/>
    <w:rsid w:val="00BD6378"/>
    <w:rsid w:val="00BD65B0"/>
    <w:rsid w:val="00BD6615"/>
    <w:rsid w:val="00BD6664"/>
    <w:rsid w:val="00BD6AA8"/>
    <w:rsid w:val="00BD6CF3"/>
    <w:rsid w:val="00BD7444"/>
    <w:rsid w:val="00BD7490"/>
    <w:rsid w:val="00BD779E"/>
    <w:rsid w:val="00BD7806"/>
    <w:rsid w:val="00BD7900"/>
    <w:rsid w:val="00BD7B29"/>
    <w:rsid w:val="00BD7C38"/>
    <w:rsid w:val="00BE0053"/>
    <w:rsid w:val="00BE02AC"/>
    <w:rsid w:val="00BE0645"/>
    <w:rsid w:val="00BE0A74"/>
    <w:rsid w:val="00BE0A9F"/>
    <w:rsid w:val="00BE0B40"/>
    <w:rsid w:val="00BE0FC0"/>
    <w:rsid w:val="00BE147F"/>
    <w:rsid w:val="00BE1697"/>
    <w:rsid w:val="00BE1957"/>
    <w:rsid w:val="00BE1CA0"/>
    <w:rsid w:val="00BE1E83"/>
    <w:rsid w:val="00BE2009"/>
    <w:rsid w:val="00BE223D"/>
    <w:rsid w:val="00BE23C3"/>
    <w:rsid w:val="00BE243D"/>
    <w:rsid w:val="00BE25D9"/>
    <w:rsid w:val="00BE26C7"/>
    <w:rsid w:val="00BE2912"/>
    <w:rsid w:val="00BE2A83"/>
    <w:rsid w:val="00BE2D0D"/>
    <w:rsid w:val="00BE2EF7"/>
    <w:rsid w:val="00BE30EA"/>
    <w:rsid w:val="00BE38DF"/>
    <w:rsid w:val="00BE3977"/>
    <w:rsid w:val="00BE3BC3"/>
    <w:rsid w:val="00BE3CA5"/>
    <w:rsid w:val="00BE3EC2"/>
    <w:rsid w:val="00BE40CA"/>
    <w:rsid w:val="00BE4572"/>
    <w:rsid w:val="00BE45E1"/>
    <w:rsid w:val="00BE46BD"/>
    <w:rsid w:val="00BE46E8"/>
    <w:rsid w:val="00BE49FF"/>
    <w:rsid w:val="00BE4C5A"/>
    <w:rsid w:val="00BE5146"/>
    <w:rsid w:val="00BE51C3"/>
    <w:rsid w:val="00BE51CD"/>
    <w:rsid w:val="00BE56A7"/>
    <w:rsid w:val="00BE56DA"/>
    <w:rsid w:val="00BE574C"/>
    <w:rsid w:val="00BE5A91"/>
    <w:rsid w:val="00BE5B3C"/>
    <w:rsid w:val="00BE6018"/>
    <w:rsid w:val="00BE65B1"/>
    <w:rsid w:val="00BE6666"/>
    <w:rsid w:val="00BE6FE9"/>
    <w:rsid w:val="00BE7306"/>
    <w:rsid w:val="00BE7468"/>
    <w:rsid w:val="00BE768E"/>
    <w:rsid w:val="00BE79AC"/>
    <w:rsid w:val="00BE7EAB"/>
    <w:rsid w:val="00BF019F"/>
    <w:rsid w:val="00BF0542"/>
    <w:rsid w:val="00BF05FB"/>
    <w:rsid w:val="00BF0D9F"/>
    <w:rsid w:val="00BF1131"/>
    <w:rsid w:val="00BF15D2"/>
    <w:rsid w:val="00BF16B2"/>
    <w:rsid w:val="00BF170E"/>
    <w:rsid w:val="00BF17A3"/>
    <w:rsid w:val="00BF1896"/>
    <w:rsid w:val="00BF1915"/>
    <w:rsid w:val="00BF19B3"/>
    <w:rsid w:val="00BF1BC5"/>
    <w:rsid w:val="00BF1DAA"/>
    <w:rsid w:val="00BF2173"/>
    <w:rsid w:val="00BF2449"/>
    <w:rsid w:val="00BF27C6"/>
    <w:rsid w:val="00BF288E"/>
    <w:rsid w:val="00BF2CA3"/>
    <w:rsid w:val="00BF3105"/>
    <w:rsid w:val="00BF3217"/>
    <w:rsid w:val="00BF3560"/>
    <w:rsid w:val="00BF397D"/>
    <w:rsid w:val="00BF39EF"/>
    <w:rsid w:val="00BF3A10"/>
    <w:rsid w:val="00BF3C7C"/>
    <w:rsid w:val="00BF3EB4"/>
    <w:rsid w:val="00BF4022"/>
    <w:rsid w:val="00BF41EB"/>
    <w:rsid w:val="00BF4254"/>
    <w:rsid w:val="00BF4720"/>
    <w:rsid w:val="00BF4857"/>
    <w:rsid w:val="00BF4D7C"/>
    <w:rsid w:val="00BF4F0F"/>
    <w:rsid w:val="00BF4F9E"/>
    <w:rsid w:val="00BF4FED"/>
    <w:rsid w:val="00BF52F0"/>
    <w:rsid w:val="00BF553F"/>
    <w:rsid w:val="00BF5557"/>
    <w:rsid w:val="00BF59A2"/>
    <w:rsid w:val="00BF5B93"/>
    <w:rsid w:val="00BF5C4B"/>
    <w:rsid w:val="00BF686B"/>
    <w:rsid w:val="00BF69E7"/>
    <w:rsid w:val="00BF6A1E"/>
    <w:rsid w:val="00BF6EE2"/>
    <w:rsid w:val="00BF7110"/>
    <w:rsid w:val="00BF74CD"/>
    <w:rsid w:val="00BF7631"/>
    <w:rsid w:val="00BF79E7"/>
    <w:rsid w:val="00BF7D25"/>
    <w:rsid w:val="00C0018D"/>
    <w:rsid w:val="00C00A33"/>
    <w:rsid w:val="00C00A71"/>
    <w:rsid w:val="00C00CAC"/>
    <w:rsid w:val="00C00E65"/>
    <w:rsid w:val="00C01028"/>
    <w:rsid w:val="00C01455"/>
    <w:rsid w:val="00C01A7B"/>
    <w:rsid w:val="00C01DC4"/>
    <w:rsid w:val="00C01FDB"/>
    <w:rsid w:val="00C02321"/>
    <w:rsid w:val="00C033B7"/>
    <w:rsid w:val="00C03495"/>
    <w:rsid w:val="00C035AF"/>
    <w:rsid w:val="00C037CC"/>
    <w:rsid w:val="00C03E72"/>
    <w:rsid w:val="00C041FA"/>
    <w:rsid w:val="00C043B5"/>
    <w:rsid w:val="00C048F5"/>
    <w:rsid w:val="00C04AE5"/>
    <w:rsid w:val="00C05836"/>
    <w:rsid w:val="00C05860"/>
    <w:rsid w:val="00C05904"/>
    <w:rsid w:val="00C05CE0"/>
    <w:rsid w:val="00C05D78"/>
    <w:rsid w:val="00C05E23"/>
    <w:rsid w:val="00C06401"/>
    <w:rsid w:val="00C06411"/>
    <w:rsid w:val="00C06430"/>
    <w:rsid w:val="00C0643F"/>
    <w:rsid w:val="00C065B8"/>
    <w:rsid w:val="00C06640"/>
    <w:rsid w:val="00C068AC"/>
    <w:rsid w:val="00C06A40"/>
    <w:rsid w:val="00C06A6B"/>
    <w:rsid w:val="00C06C04"/>
    <w:rsid w:val="00C07065"/>
    <w:rsid w:val="00C07143"/>
    <w:rsid w:val="00C073C7"/>
    <w:rsid w:val="00C07633"/>
    <w:rsid w:val="00C07854"/>
    <w:rsid w:val="00C07BD7"/>
    <w:rsid w:val="00C07D68"/>
    <w:rsid w:val="00C07FF4"/>
    <w:rsid w:val="00C10191"/>
    <w:rsid w:val="00C10586"/>
    <w:rsid w:val="00C10899"/>
    <w:rsid w:val="00C10ABB"/>
    <w:rsid w:val="00C10DBE"/>
    <w:rsid w:val="00C1112D"/>
    <w:rsid w:val="00C1175F"/>
    <w:rsid w:val="00C118D9"/>
    <w:rsid w:val="00C11920"/>
    <w:rsid w:val="00C119AB"/>
    <w:rsid w:val="00C11A10"/>
    <w:rsid w:val="00C11A7F"/>
    <w:rsid w:val="00C11FFE"/>
    <w:rsid w:val="00C1203A"/>
    <w:rsid w:val="00C1208A"/>
    <w:rsid w:val="00C1295E"/>
    <w:rsid w:val="00C12B5F"/>
    <w:rsid w:val="00C12BE1"/>
    <w:rsid w:val="00C12C98"/>
    <w:rsid w:val="00C12DF6"/>
    <w:rsid w:val="00C13398"/>
    <w:rsid w:val="00C13522"/>
    <w:rsid w:val="00C13662"/>
    <w:rsid w:val="00C13D1B"/>
    <w:rsid w:val="00C13E43"/>
    <w:rsid w:val="00C14916"/>
    <w:rsid w:val="00C14FB6"/>
    <w:rsid w:val="00C15027"/>
    <w:rsid w:val="00C15095"/>
    <w:rsid w:val="00C150E9"/>
    <w:rsid w:val="00C15209"/>
    <w:rsid w:val="00C155CA"/>
    <w:rsid w:val="00C155EC"/>
    <w:rsid w:val="00C15650"/>
    <w:rsid w:val="00C15C7A"/>
    <w:rsid w:val="00C15EFB"/>
    <w:rsid w:val="00C165BC"/>
    <w:rsid w:val="00C168CE"/>
    <w:rsid w:val="00C16AA9"/>
    <w:rsid w:val="00C16F34"/>
    <w:rsid w:val="00C17113"/>
    <w:rsid w:val="00C173B0"/>
    <w:rsid w:val="00C17407"/>
    <w:rsid w:val="00C1764E"/>
    <w:rsid w:val="00C17745"/>
    <w:rsid w:val="00C17C84"/>
    <w:rsid w:val="00C17D2C"/>
    <w:rsid w:val="00C17FFD"/>
    <w:rsid w:val="00C20453"/>
    <w:rsid w:val="00C20B87"/>
    <w:rsid w:val="00C20E56"/>
    <w:rsid w:val="00C20F4E"/>
    <w:rsid w:val="00C212DB"/>
    <w:rsid w:val="00C2154C"/>
    <w:rsid w:val="00C21754"/>
    <w:rsid w:val="00C2179E"/>
    <w:rsid w:val="00C21BA9"/>
    <w:rsid w:val="00C21DF1"/>
    <w:rsid w:val="00C21E82"/>
    <w:rsid w:val="00C22063"/>
    <w:rsid w:val="00C2231D"/>
    <w:rsid w:val="00C22720"/>
    <w:rsid w:val="00C2272D"/>
    <w:rsid w:val="00C228E2"/>
    <w:rsid w:val="00C22B9E"/>
    <w:rsid w:val="00C22E8A"/>
    <w:rsid w:val="00C22FF6"/>
    <w:rsid w:val="00C23231"/>
    <w:rsid w:val="00C23CFD"/>
    <w:rsid w:val="00C24448"/>
    <w:rsid w:val="00C245F3"/>
    <w:rsid w:val="00C24DBF"/>
    <w:rsid w:val="00C2508A"/>
    <w:rsid w:val="00C25267"/>
    <w:rsid w:val="00C2537B"/>
    <w:rsid w:val="00C253EE"/>
    <w:rsid w:val="00C25704"/>
    <w:rsid w:val="00C25CEC"/>
    <w:rsid w:val="00C26288"/>
    <w:rsid w:val="00C26289"/>
    <w:rsid w:val="00C26341"/>
    <w:rsid w:val="00C26352"/>
    <w:rsid w:val="00C26862"/>
    <w:rsid w:val="00C26B19"/>
    <w:rsid w:val="00C26BA7"/>
    <w:rsid w:val="00C2749A"/>
    <w:rsid w:val="00C27632"/>
    <w:rsid w:val="00C276E0"/>
    <w:rsid w:val="00C279FE"/>
    <w:rsid w:val="00C27A55"/>
    <w:rsid w:val="00C300AA"/>
    <w:rsid w:val="00C300BC"/>
    <w:rsid w:val="00C30362"/>
    <w:rsid w:val="00C30503"/>
    <w:rsid w:val="00C305F5"/>
    <w:rsid w:val="00C3067F"/>
    <w:rsid w:val="00C30821"/>
    <w:rsid w:val="00C30976"/>
    <w:rsid w:val="00C30D9B"/>
    <w:rsid w:val="00C30E14"/>
    <w:rsid w:val="00C30F10"/>
    <w:rsid w:val="00C31018"/>
    <w:rsid w:val="00C31412"/>
    <w:rsid w:val="00C314BD"/>
    <w:rsid w:val="00C314D5"/>
    <w:rsid w:val="00C31AD8"/>
    <w:rsid w:val="00C31B08"/>
    <w:rsid w:val="00C31D4B"/>
    <w:rsid w:val="00C32228"/>
    <w:rsid w:val="00C3224C"/>
    <w:rsid w:val="00C32425"/>
    <w:rsid w:val="00C32495"/>
    <w:rsid w:val="00C325AB"/>
    <w:rsid w:val="00C32ACE"/>
    <w:rsid w:val="00C32D2C"/>
    <w:rsid w:val="00C32E96"/>
    <w:rsid w:val="00C330BF"/>
    <w:rsid w:val="00C33494"/>
    <w:rsid w:val="00C3357B"/>
    <w:rsid w:val="00C33584"/>
    <w:rsid w:val="00C338B8"/>
    <w:rsid w:val="00C33AA5"/>
    <w:rsid w:val="00C33C03"/>
    <w:rsid w:val="00C33C2A"/>
    <w:rsid w:val="00C34002"/>
    <w:rsid w:val="00C342F7"/>
    <w:rsid w:val="00C34585"/>
    <w:rsid w:val="00C3492B"/>
    <w:rsid w:val="00C34AC5"/>
    <w:rsid w:val="00C34B01"/>
    <w:rsid w:val="00C3549F"/>
    <w:rsid w:val="00C35B7A"/>
    <w:rsid w:val="00C35C84"/>
    <w:rsid w:val="00C35E1E"/>
    <w:rsid w:val="00C361AA"/>
    <w:rsid w:val="00C362D1"/>
    <w:rsid w:val="00C364A9"/>
    <w:rsid w:val="00C365A9"/>
    <w:rsid w:val="00C3677F"/>
    <w:rsid w:val="00C36A36"/>
    <w:rsid w:val="00C36A73"/>
    <w:rsid w:val="00C36A7A"/>
    <w:rsid w:val="00C36D84"/>
    <w:rsid w:val="00C374F5"/>
    <w:rsid w:val="00C376FB"/>
    <w:rsid w:val="00C377C6"/>
    <w:rsid w:val="00C37A43"/>
    <w:rsid w:val="00C37B69"/>
    <w:rsid w:val="00C37B77"/>
    <w:rsid w:val="00C37B94"/>
    <w:rsid w:val="00C37F46"/>
    <w:rsid w:val="00C40205"/>
    <w:rsid w:val="00C4028E"/>
    <w:rsid w:val="00C40509"/>
    <w:rsid w:val="00C40757"/>
    <w:rsid w:val="00C411F4"/>
    <w:rsid w:val="00C41B03"/>
    <w:rsid w:val="00C41B2C"/>
    <w:rsid w:val="00C41DB0"/>
    <w:rsid w:val="00C425C4"/>
    <w:rsid w:val="00C4286A"/>
    <w:rsid w:val="00C42995"/>
    <w:rsid w:val="00C42C21"/>
    <w:rsid w:val="00C42D30"/>
    <w:rsid w:val="00C42E34"/>
    <w:rsid w:val="00C42FF1"/>
    <w:rsid w:val="00C43159"/>
    <w:rsid w:val="00C4319E"/>
    <w:rsid w:val="00C4327B"/>
    <w:rsid w:val="00C433D3"/>
    <w:rsid w:val="00C434EE"/>
    <w:rsid w:val="00C43E08"/>
    <w:rsid w:val="00C442AA"/>
    <w:rsid w:val="00C4494C"/>
    <w:rsid w:val="00C44A95"/>
    <w:rsid w:val="00C44B92"/>
    <w:rsid w:val="00C44D9E"/>
    <w:rsid w:val="00C45107"/>
    <w:rsid w:val="00C4537F"/>
    <w:rsid w:val="00C453B1"/>
    <w:rsid w:val="00C45575"/>
    <w:rsid w:val="00C45585"/>
    <w:rsid w:val="00C45789"/>
    <w:rsid w:val="00C458A1"/>
    <w:rsid w:val="00C458C7"/>
    <w:rsid w:val="00C45BE5"/>
    <w:rsid w:val="00C45D54"/>
    <w:rsid w:val="00C45E24"/>
    <w:rsid w:val="00C460E7"/>
    <w:rsid w:val="00C461A6"/>
    <w:rsid w:val="00C4629B"/>
    <w:rsid w:val="00C464BD"/>
    <w:rsid w:val="00C46A4D"/>
    <w:rsid w:val="00C46CD4"/>
    <w:rsid w:val="00C47171"/>
    <w:rsid w:val="00C4735F"/>
    <w:rsid w:val="00C47C1C"/>
    <w:rsid w:val="00C47C5B"/>
    <w:rsid w:val="00C47D73"/>
    <w:rsid w:val="00C5021A"/>
    <w:rsid w:val="00C50427"/>
    <w:rsid w:val="00C50602"/>
    <w:rsid w:val="00C5091B"/>
    <w:rsid w:val="00C50B60"/>
    <w:rsid w:val="00C50DC8"/>
    <w:rsid w:val="00C5127D"/>
    <w:rsid w:val="00C51628"/>
    <w:rsid w:val="00C51665"/>
    <w:rsid w:val="00C51755"/>
    <w:rsid w:val="00C51932"/>
    <w:rsid w:val="00C519A4"/>
    <w:rsid w:val="00C51A43"/>
    <w:rsid w:val="00C51B4C"/>
    <w:rsid w:val="00C51C72"/>
    <w:rsid w:val="00C524D7"/>
    <w:rsid w:val="00C534B7"/>
    <w:rsid w:val="00C5350D"/>
    <w:rsid w:val="00C53D9B"/>
    <w:rsid w:val="00C53F2D"/>
    <w:rsid w:val="00C54351"/>
    <w:rsid w:val="00C543FC"/>
    <w:rsid w:val="00C547D8"/>
    <w:rsid w:val="00C5495F"/>
    <w:rsid w:val="00C54CED"/>
    <w:rsid w:val="00C54DA5"/>
    <w:rsid w:val="00C54DC4"/>
    <w:rsid w:val="00C54F2E"/>
    <w:rsid w:val="00C551BC"/>
    <w:rsid w:val="00C556B2"/>
    <w:rsid w:val="00C55734"/>
    <w:rsid w:val="00C557F6"/>
    <w:rsid w:val="00C557F9"/>
    <w:rsid w:val="00C558EB"/>
    <w:rsid w:val="00C55C51"/>
    <w:rsid w:val="00C56044"/>
    <w:rsid w:val="00C56D75"/>
    <w:rsid w:val="00C56F2A"/>
    <w:rsid w:val="00C57078"/>
    <w:rsid w:val="00C576BE"/>
    <w:rsid w:val="00C576C5"/>
    <w:rsid w:val="00C579A2"/>
    <w:rsid w:val="00C57E06"/>
    <w:rsid w:val="00C57EE2"/>
    <w:rsid w:val="00C601EC"/>
    <w:rsid w:val="00C6039A"/>
    <w:rsid w:val="00C60442"/>
    <w:rsid w:val="00C6046D"/>
    <w:rsid w:val="00C608C4"/>
    <w:rsid w:val="00C60CB7"/>
    <w:rsid w:val="00C60E0B"/>
    <w:rsid w:val="00C60F1F"/>
    <w:rsid w:val="00C60F38"/>
    <w:rsid w:val="00C614ED"/>
    <w:rsid w:val="00C614EE"/>
    <w:rsid w:val="00C61577"/>
    <w:rsid w:val="00C616A7"/>
    <w:rsid w:val="00C61750"/>
    <w:rsid w:val="00C61825"/>
    <w:rsid w:val="00C61A20"/>
    <w:rsid w:val="00C61D6A"/>
    <w:rsid w:val="00C61E7D"/>
    <w:rsid w:val="00C61ECE"/>
    <w:rsid w:val="00C61EE4"/>
    <w:rsid w:val="00C61EFE"/>
    <w:rsid w:val="00C62434"/>
    <w:rsid w:val="00C62463"/>
    <w:rsid w:val="00C62CF0"/>
    <w:rsid w:val="00C6331D"/>
    <w:rsid w:val="00C63368"/>
    <w:rsid w:val="00C63425"/>
    <w:rsid w:val="00C64894"/>
    <w:rsid w:val="00C6491F"/>
    <w:rsid w:val="00C649B5"/>
    <w:rsid w:val="00C64AE5"/>
    <w:rsid w:val="00C64B1C"/>
    <w:rsid w:val="00C64B46"/>
    <w:rsid w:val="00C64E78"/>
    <w:rsid w:val="00C64FCC"/>
    <w:rsid w:val="00C65222"/>
    <w:rsid w:val="00C652D8"/>
    <w:rsid w:val="00C654D0"/>
    <w:rsid w:val="00C65829"/>
    <w:rsid w:val="00C658FD"/>
    <w:rsid w:val="00C65C6A"/>
    <w:rsid w:val="00C65EEB"/>
    <w:rsid w:val="00C660B1"/>
    <w:rsid w:val="00C6619A"/>
    <w:rsid w:val="00C66443"/>
    <w:rsid w:val="00C66560"/>
    <w:rsid w:val="00C66B3D"/>
    <w:rsid w:val="00C66D6D"/>
    <w:rsid w:val="00C66DA0"/>
    <w:rsid w:val="00C66E04"/>
    <w:rsid w:val="00C66FCA"/>
    <w:rsid w:val="00C66FD8"/>
    <w:rsid w:val="00C67145"/>
    <w:rsid w:val="00C67267"/>
    <w:rsid w:val="00C67C33"/>
    <w:rsid w:val="00C67CBA"/>
    <w:rsid w:val="00C70037"/>
    <w:rsid w:val="00C7008F"/>
    <w:rsid w:val="00C700A2"/>
    <w:rsid w:val="00C7073E"/>
    <w:rsid w:val="00C7099E"/>
    <w:rsid w:val="00C70BF8"/>
    <w:rsid w:val="00C70EAE"/>
    <w:rsid w:val="00C71735"/>
    <w:rsid w:val="00C71FD6"/>
    <w:rsid w:val="00C722B7"/>
    <w:rsid w:val="00C722FE"/>
    <w:rsid w:val="00C7244B"/>
    <w:rsid w:val="00C728D8"/>
    <w:rsid w:val="00C73149"/>
    <w:rsid w:val="00C732BD"/>
    <w:rsid w:val="00C73528"/>
    <w:rsid w:val="00C7364D"/>
    <w:rsid w:val="00C737A4"/>
    <w:rsid w:val="00C73976"/>
    <w:rsid w:val="00C73DDD"/>
    <w:rsid w:val="00C740A9"/>
    <w:rsid w:val="00C7410D"/>
    <w:rsid w:val="00C74381"/>
    <w:rsid w:val="00C74BE9"/>
    <w:rsid w:val="00C74C60"/>
    <w:rsid w:val="00C74D48"/>
    <w:rsid w:val="00C757FD"/>
    <w:rsid w:val="00C7598D"/>
    <w:rsid w:val="00C75B8B"/>
    <w:rsid w:val="00C76057"/>
    <w:rsid w:val="00C760CA"/>
    <w:rsid w:val="00C761A3"/>
    <w:rsid w:val="00C7664A"/>
    <w:rsid w:val="00C766F0"/>
    <w:rsid w:val="00C76D92"/>
    <w:rsid w:val="00C76D95"/>
    <w:rsid w:val="00C76ECB"/>
    <w:rsid w:val="00C76EF0"/>
    <w:rsid w:val="00C76F3D"/>
    <w:rsid w:val="00C7780D"/>
    <w:rsid w:val="00C77AE0"/>
    <w:rsid w:val="00C80562"/>
    <w:rsid w:val="00C80BB9"/>
    <w:rsid w:val="00C80E66"/>
    <w:rsid w:val="00C80E94"/>
    <w:rsid w:val="00C80FDD"/>
    <w:rsid w:val="00C81020"/>
    <w:rsid w:val="00C811AE"/>
    <w:rsid w:val="00C817D6"/>
    <w:rsid w:val="00C819F1"/>
    <w:rsid w:val="00C81B27"/>
    <w:rsid w:val="00C81C75"/>
    <w:rsid w:val="00C81E61"/>
    <w:rsid w:val="00C82002"/>
    <w:rsid w:val="00C8214F"/>
    <w:rsid w:val="00C822FB"/>
    <w:rsid w:val="00C82618"/>
    <w:rsid w:val="00C828F7"/>
    <w:rsid w:val="00C82B02"/>
    <w:rsid w:val="00C82BDC"/>
    <w:rsid w:val="00C82C0D"/>
    <w:rsid w:val="00C82D0C"/>
    <w:rsid w:val="00C82D6C"/>
    <w:rsid w:val="00C82EF2"/>
    <w:rsid w:val="00C82EFC"/>
    <w:rsid w:val="00C8355B"/>
    <w:rsid w:val="00C835F1"/>
    <w:rsid w:val="00C84576"/>
    <w:rsid w:val="00C84C52"/>
    <w:rsid w:val="00C850D1"/>
    <w:rsid w:val="00C8521D"/>
    <w:rsid w:val="00C85338"/>
    <w:rsid w:val="00C85AFD"/>
    <w:rsid w:val="00C85B93"/>
    <w:rsid w:val="00C85C22"/>
    <w:rsid w:val="00C85F40"/>
    <w:rsid w:val="00C869E1"/>
    <w:rsid w:val="00C86B8D"/>
    <w:rsid w:val="00C871B6"/>
    <w:rsid w:val="00C87350"/>
    <w:rsid w:val="00C8747E"/>
    <w:rsid w:val="00C87AEC"/>
    <w:rsid w:val="00C87B51"/>
    <w:rsid w:val="00C87DF4"/>
    <w:rsid w:val="00C90A47"/>
    <w:rsid w:val="00C90E35"/>
    <w:rsid w:val="00C910C3"/>
    <w:rsid w:val="00C91890"/>
    <w:rsid w:val="00C9193B"/>
    <w:rsid w:val="00C91A22"/>
    <w:rsid w:val="00C91B80"/>
    <w:rsid w:val="00C91F4A"/>
    <w:rsid w:val="00C9210B"/>
    <w:rsid w:val="00C92DC2"/>
    <w:rsid w:val="00C931BD"/>
    <w:rsid w:val="00C93770"/>
    <w:rsid w:val="00C93AFC"/>
    <w:rsid w:val="00C93BC0"/>
    <w:rsid w:val="00C93F9D"/>
    <w:rsid w:val="00C93FF5"/>
    <w:rsid w:val="00C94482"/>
    <w:rsid w:val="00C948AA"/>
    <w:rsid w:val="00C948E9"/>
    <w:rsid w:val="00C94D03"/>
    <w:rsid w:val="00C94D7E"/>
    <w:rsid w:val="00C94FBE"/>
    <w:rsid w:val="00C95025"/>
    <w:rsid w:val="00C953D8"/>
    <w:rsid w:val="00C953E0"/>
    <w:rsid w:val="00C95AB2"/>
    <w:rsid w:val="00C95C8D"/>
    <w:rsid w:val="00C961E8"/>
    <w:rsid w:val="00C963FF"/>
    <w:rsid w:val="00C9655A"/>
    <w:rsid w:val="00C96708"/>
    <w:rsid w:val="00C9671B"/>
    <w:rsid w:val="00C96A9C"/>
    <w:rsid w:val="00C96B49"/>
    <w:rsid w:val="00C96DA1"/>
    <w:rsid w:val="00C96EC1"/>
    <w:rsid w:val="00C97295"/>
    <w:rsid w:val="00C97732"/>
    <w:rsid w:val="00C97788"/>
    <w:rsid w:val="00C979EC"/>
    <w:rsid w:val="00CA0046"/>
    <w:rsid w:val="00CA0053"/>
    <w:rsid w:val="00CA0394"/>
    <w:rsid w:val="00CA0425"/>
    <w:rsid w:val="00CA04FA"/>
    <w:rsid w:val="00CA07BF"/>
    <w:rsid w:val="00CA083B"/>
    <w:rsid w:val="00CA0A1A"/>
    <w:rsid w:val="00CA0AEB"/>
    <w:rsid w:val="00CA0B9F"/>
    <w:rsid w:val="00CA0CB0"/>
    <w:rsid w:val="00CA0DA3"/>
    <w:rsid w:val="00CA11F9"/>
    <w:rsid w:val="00CA1695"/>
    <w:rsid w:val="00CA1AAF"/>
    <w:rsid w:val="00CA1B12"/>
    <w:rsid w:val="00CA1E90"/>
    <w:rsid w:val="00CA24B6"/>
    <w:rsid w:val="00CA24DA"/>
    <w:rsid w:val="00CA2538"/>
    <w:rsid w:val="00CA2ADC"/>
    <w:rsid w:val="00CA2C2B"/>
    <w:rsid w:val="00CA32A0"/>
    <w:rsid w:val="00CA3440"/>
    <w:rsid w:val="00CA34B3"/>
    <w:rsid w:val="00CA359C"/>
    <w:rsid w:val="00CA38FF"/>
    <w:rsid w:val="00CA4094"/>
    <w:rsid w:val="00CA42E5"/>
    <w:rsid w:val="00CA4464"/>
    <w:rsid w:val="00CA45FE"/>
    <w:rsid w:val="00CA46A3"/>
    <w:rsid w:val="00CA4A80"/>
    <w:rsid w:val="00CA4B52"/>
    <w:rsid w:val="00CA4D94"/>
    <w:rsid w:val="00CA4DA3"/>
    <w:rsid w:val="00CA4DE0"/>
    <w:rsid w:val="00CA4F0B"/>
    <w:rsid w:val="00CA5216"/>
    <w:rsid w:val="00CA58C6"/>
    <w:rsid w:val="00CA5B50"/>
    <w:rsid w:val="00CA5CFE"/>
    <w:rsid w:val="00CA5ED8"/>
    <w:rsid w:val="00CA5F5E"/>
    <w:rsid w:val="00CA67CA"/>
    <w:rsid w:val="00CA6976"/>
    <w:rsid w:val="00CA6E53"/>
    <w:rsid w:val="00CA7096"/>
    <w:rsid w:val="00CA712B"/>
    <w:rsid w:val="00CA7154"/>
    <w:rsid w:val="00CA72A6"/>
    <w:rsid w:val="00CA7493"/>
    <w:rsid w:val="00CA74AB"/>
    <w:rsid w:val="00CA784E"/>
    <w:rsid w:val="00CA7A22"/>
    <w:rsid w:val="00CA7C62"/>
    <w:rsid w:val="00CA7E67"/>
    <w:rsid w:val="00CB00E3"/>
    <w:rsid w:val="00CB026D"/>
    <w:rsid w:val="00CB0290"/>
    <w:rsid w:val="00CB069F"/>
    <w:rsid w:val="00CB0A4B"/>
    <w:rsid w:val="00CB1672"/>
    <w:rsid w:val="00CB1A9C"/>
    <w:rsid w:val="00CB284C"/>
    <w:rsid w:val="00CB2A87"/>
    <w:rsid w:val="00CB2D1E"/>
    <w:rsid w:val="00CB306D"/>
    <w:rsid w:val="00CB3504"/>
    <w:rsid w:val="00CB3891"/>
    <w:rsid w:val="00CB3910"/>
    <w:rsid w:val="00CB3967"/>
    <w:rsid w:val="00CB3BFF"/>
    <w:rsid w:val="00CB3D9C"/>
    <w:rsid w:val="00CB419E"/>
    <w:rsid w:val="00CB420D"/>
    <w:rsid w:val="00CB433E"/>
    <w:rsid w:val="00CB43E1"/>
    <w:rsid w:val="00CB44F4"/>
    <w:rsid w:val="00CB45E7"/>
    <w:rsid w:val="00CB463E"/>
    <w:rsid w:val="00CB479E"/>
    <w:rsid w:val="00CB4946"/>
    <w:rsid w:val="00CB4AF1"/>
    <w:rsid w:val="00CB4C0E"/>
    <w:rsid w:val="00CB5067"/>
    <w:rsid w:val="00CB57F5"/>
    <w:rsid w:val="00CB5907"/>
    <w:rsid w:val="00CB5C24"/>
    <w:rsid w:val="00CB5E7F"/>
    <w:rsid w:val="00CB60D6"/>
    <w:rsid w:val="00CB62F2"/>
    <w:rsid w:val="00CB6313"/>
    <w:rsid w:val="00CB661E"/>
    <w:rsid w:val="00CB667E"/>
    <w:rsid w:val="00CB68EA"/>
    <w:rsid w:val="00CB6A95"/>
    <w:rsid w:val="00CB6CE6"/>
    <w:rsid w:val="00CB6D03"/>
    <w:rsid w:val="00CB6DBE"/>
    <w:rsid w:val="00CB7219"/>
    <w:rsid w:val="00CB7455"/>
    <w:rsid w:val="00CB749A"/>
    <w:rsid w:val="00CB7729"/>
    <w:rsid w:val="00CB7767"/>
    <w:rsid w:val="00CB7785"/>
    <w:rsid w:val="00CB7BA8"/>
    <w:rsid w:val="00CB7D3D"/>
    <w:rsid w:val="00CB7E33"/>
    <w:rsid w:val="00CB7ED7"/>
    <w:rsid w:val="00CC0307"/>
    <w:rsid w:val="00CC0535"/>
    <w:rsid w:val="00CC071A"/>
    <w:rsid w:val="00CC0A25"/>
    <w:rsid w:val="00CC0C86"/>
    <w:rsid w:val="00CC1323"/>
    <w:rsid w:val="00CC18E7"/>
    <w:rsid w:val="00CC1955"/>
    <w:rsid w:val="00CC1F59"/>
    <w:rsid w:val="00CC2035"/>
    <w:rsid w:val="00CC21AF"/>
    <w:rsid w:val="00CC21D2"/>
    <w:rsid w:val="00CC2E27"/>
    <w:rsid w:val="00CC3252"/>
    <w:rsid w:val="00CC349B"/>
    <w:rsid w:val="00CC3ADE"/>
    <w:rsid w:val="00CC3C6A"/>
    <w:rsid w:val="00CC3CCC"/>
    <w:rsid w:val="00CC3F75"/>
    <w:rsid w:val="00CC548F"/>
    <w:rsid w:val="00CC56BF"/>
    <w:rsid w:val="00CC5E87"/>
    <w:rsid w:val="00CC60C1"/>
    <w:rsid w:val="00CC6425"/>
    <w:rsid w:val="00CC6488"/>
    <w:rsid w:val="00CC67F9"/>
    <w:rsid w:val="00CC690C"/>
    <w:rsid w:val="00CC6CC3"/>
    <w:rsid w:val="00CC6D22"/>
    <w:rsid w:val="00CC70D1"/>
    <w:rsid w:val="00CC7185"/>
    <w:rsid w:val="00CC71A0"/>
    <w:rsid w:val="00CC76AD"/>
    <w:rsid w:val="00CC7857"/>
    <w:rsid w:val="00CC78A8"/>
    <w:rsid w:val="00CD000A"/>
    <w:rsid w:val="00CD04AF"/>
    <w:rsid w:val="00CD07FC"/>
    <w:rsid w:val="00CD0998"/>
    <w:rsid w:val="00CD0CB4"/>
    <w:rsid w:val="00CD0F37"/>
    <w:rsid w:val="00CD0FB3"/>
    <w:rsid w:val="00CD104D"/>
    <w:rsid w:val="00CD107E"/>
    <w:rsid w:val="00CD1785"/>
    <w:rsid w:val="00CD1826"/>
    <w:rsid w:val="00CD19B3"/>
    <w:rsid w:val="00CD20D8"/>
    <w:rsid w:val="00CD307D"/>
    <w:rsid w:val="00CD322C"/>
    <w:rsid w:val="00CD3412"/>
    <w:rsid w:val="00CD36F0"/>
    <w:rsid w:val="00CD3779"/>
    <w:rsid w:val="00CD394D"/>
    <w:rsid w:val="00CD3BA2"/>
    <w:rsid w:val="00CD3D0D"/>
    <w:rsid w:val="00CD3DF8"/>
    <w:rsid w:val="00CD3FEA"/>
    <w:rsid w:val="00CD433F"/>
    <w:rsid w:val="00CD4F05"/>
    <w:rsid w:val="00CD5017"/>
    <w:rsid w:val="00CD5257"/>
    <w:rsid w:val="00CD5297"/>
    <w:rsid w:val="00CD5361"/>
    <w:rsid w:val="00CD561C"/>
    <w:rsid w:val="00CD5761"/>
    <w:rsid w:val="00CD6468"/>
    <w:rsid w:val="00CD64C5"/>
    <w:rsid w:val="00CD6C39"/>
    <w:rsid w:val="00CD6DB0"/>
    <w:rsid w:val="00CD6E83"/>
    <w:rsid w:val="00CD72E6"/>
    <w:rsid w:val="00CD7333"/>
    <w:rsid w:val="00CD74C8"/>
    <w:rsid w:val="00CD76CE"/>
    <w:rsid w:val="00CD7EB5"/>
    <w:rsid w:val="00CD7F31"/>
    <w:rsid w:val="00CE010B"/>
    <w:rsid w:val="00CE0351"/>
    <w:rsid w:val="00CE06A1"/>
    <w:rsid w:val="00CE0704"/>
    <w:rsid w:val="00CE0DF6"/>
    <w:rsid w:val="00CE1092"/>
    <w:rsid w:val="00CE1EAF"/>
    <w:rsid w:val="00CE2F9F"/>
    <w:rsid w:val="00CE3288"/>
    <w:rsid w:val="00CE37D5"/>
    <w:rsid w:val="00CE3828"/>
    <w:rsid w:val="00CE3AB0"/>
    <w:rsid w:val="00CE3C75"/>
    <w:rsid w:val="00CE3C99"/>
    <w:rsid w:val="00CE41E5"/>
    <w:rsid w:val="00CE4250"/>
    <w:rsid w:val="00CE4B6B"/>
    <w:rsid w:val="00CE4CC6"/>
    <w:rsid w:val="00CE53C9"/>
    <w:rsid w:val="00CE5556"/>
    <w:rsid w:val="00CE57F9"/>
    <w:rsid w:val="00CE5C1F"/>
    <w:rsid w:val="00CE5D74"/>
    <w:rsid w:val="00CE5DC0"/>
    <w:rsid w:val="00CE609D"/>
    <w:rsid w:val="00CE677B"/>
    <w:rsid w:val="00CE697F"/>
    <w:rsid w:val="00CE6A83"/>
    <w:rsid w:val="00CE6B45"/>
    <w:rsid w:val="00CE6CFC"/>
    <w:rsid w:val="00CE725A"/>
    <w:rsid w:val="00CE73A1"/>
    <w:rsid w:val="00CE77D4"/>
    <w:rsid w:val="00CE7886"/>
    <w:rsid w:val="00CE7C04"/>
    <w:rsid w:val="00CF016C"/>
    <w:rsid w:val="00CF04AD"/>
    <w:rsid w:val="00CF068A"/>
    <w:rsid w:val="00CF0775"/>
    <w:rsid w:val="00CF0B0F"/>
    <w:rsid w:val="00CF0B14"/>
    <w:rsid w:val="00CF0F27"/>
    <w:rsid w:val="00CF1481"/>
    <w:rsid w:val="00CF1817"/>
    <w:rsid w:val="00CF196E"/>
    <w:rsid w:val="00CF1A85"/>
    <w:rsid w:val="00CF1B8E"/>
    <w:rsid w:val="00CF1ECE"/>
    <w:rsid w:val="00CF2289"/>
    <w:rsid w:val="00CF251F"/>
    <w:rsid w:val="00CF260E"/>
    <w:rsid w:val="00CF2801"/>
    <w:rsid w:val="00CF2DB7"/>
    <w:rsid w:val="00CF2F16"/>
    <w:rsid w:val="00CF3001"/>
    <w:rsid w:val="00CF3030"/>
    <w:rsid w:val="00CF3044"/>
    <w:rsid w:val="00CF34E7"/>
    <w:rsid w:val="00CF3729"/>
    <w:rsid w:val="00CF37C1"/>
    <w:rsid w:val="00CF3854"/>
    <w:rsid w:val="00CF3B85"/>
    <w:rsid w:val="00CF3B9D"/>
    <w:rsid w:val="00CF3C0D"/>
    <w:rsid w:val="00CF3CD2"/>
    <w:rsid w:val="00CF3D93"/>
    <w:rsid w:val="00CF44D5"/>
    <w:rsid w:val="00CF4A64"/>
    <w:rsid w:val="00CF4B2B"/>
    <w:rsid w:val="00CF4D9C"/>
    <w:rsid w:val="00CF50C4"/>
    <w:rsid w:val="00CF5212"/>
    <w:rsid w:val="00CF5C61"/>
    <w:rsid w:val="00CF6542"/>
    <w:rsid w:val="00CF6777"/>
    <w:rsid w:val="00CF6794"/>
    <w:rsid w:val="00CF6E82"/>
    <w:rsid w:val="00CF71AE"/>
    <w:rsid w:val="00CF78FC"/>
    <w:rsid w:val="00CF7E0B"/>
    <w:rsid w:val="00CF7E36"/>
    <w:rsid w:val="00CF82DB"/>
    <w:rsid w:val="00D00206"/>
    <w:rsid w:val="00D00A78"/>
    <w:rsid w:val="00D01049"/>
    <w:rsid w:val="00D010B7"/>
    <w:rsid w:val="00D0117B"/>
    <w:rsid w:val="00D01469"/>
    <w:rsid w:val="00D0150B"/>
    <w:rsid w:val="00D01575"/>
    <w:rsid w:val="00D0183C"/>
    <w:rsid w:val="00D01852"/>
    <w:rsid w:val="00D01FEF"/>
    <w:rsid w:val="00D0232F"/>
    <w:rsid w:val="00D02373"/>
    <w:rsid w:val="00D02515"/>
    <w:rsid w:val="00D028C9"/>
    <w:rsid w:val="00D029B5"/>
    <w:rsid w:val="00D02A7E"/>
    <w:rsid w:val="00D03284"/>
    <w:rsid w:val="00D03390"/>
    <w:rsid w:val="00D03597"/>
    <w:rsid w:val="00D03685"/>
    <w:rsid w:val="00D03C85"/>
    <w:rsid w:val="00D03E85"/>
    <w:rsid w:val="00D03EED"/>
    <w:rsid w:val="00D03EF5"/>
    <w:rsid w:val="00D04203"/>
    <w:rsid w:val="00D0445A"/>
    <w:rsid w:val="00D04BAC"/>
    <w:rsid w:val="00D04C0D"/>
    <w:rsid w:val="00D058FB"/>
    <w:rsid w:val="00D05970"/>
    <w:rsid w:val="00D06108"/>
    <w:rsid w:val="00D06598"/>
    <w:rsid w:val="00D068E4"/>
    <w:rsid w:val="00D069CE"/>
    <w:rsid w:val="00D06D85"/>
    <w:rsid w:val="00D06EF7"/>
    <w:rsid w:val="00D071A8"/>
    <w:rsid w:val="00D073E0"/>
    <w:rsid w:val="00D07471"/>
    <w:rsid w:val="00D077B9"/>
    <w:rsid w:val="00D07B68"/>
    <w:rsid w:val="00D07E8A"/>
    <w:rsid w:val="00D10264"/>
    <w:rsid w:val="00D107EB"/>
    <w:rsid w:val="00D108F6"/>
    <w:rsid w:val="00D109E2"/>
    <w:rsid w:val="00D10B44"/>
    <w:rsid w:val="00D10C44"/>
    <w:rsid w:val="00D1108C"/>
    <w:rsid w:val="00D1113D"/>
    <w:rsid w:val="00D11168"/>
    <w:rsid w:val="00D11652"/>
    <w:rsid w:val="00D117B5"/>
    <w:rsid w:val="00D117F9"/>
    <w:rsid w:val="00D11E53"/>
    <w:rsid w:val="00D12613"/>
    <w:rsid w:val="00D126FA"/>
    <w:rsid w:val="00D127B0"/>
    <w:rsid w:val="00D12869"/>
    <w:rsid w:val="00D12A41"/>
    <w:rsid w:val="00D12A52"/>
    <w:rsid w:val="00D12A53"/>
    <w:rsid w:val="00D13152"/>
    <w:rsid w:val="00D131B4"/>
    <w:rsid w:val="00D13521"/>
    <w:rsid w:val="00D13F90"/>
    <w:rsid w:val="00D13FD7"/>
    <w:rsid w:val="00D14459"/>
    <w:rsid w:val="00D144D7"/>
    <w:rsid w:val="00D14BF2"/>
    <w:rsid w:val="00D1500D"/>
    <w:rsid w:val="00D15189"/>
    <w:rsid w:val="00D152E2"/>
    <w:rsid w:val="00D15C29"/>
    <w:rsid w:val="00D15C7D"/>
    <w:rsid w:val="00D15EED"/>
    <w:rsid w:val="00D16202"/>
    <w:rsid w:val="00D16569"/>
    <w:rsid w:val="00D168AB"/>
    <w:rsid w:val="00D169BA"/>
    <w:rsid w:val="00D16BEB"/>
    <w:rsid w:val="00D17591"/>
    <w:rsid w:val="00D178ED"/>
    <w:rsid w:val="00D17AA1"/>
    <w:rsid w:val="00D17FC8"/>
    <w:rsid w:val="00D20B8F"/>
    <w:rsid w:val="00D2114A"/>
    <w:rsid w:val="00D212E2"/>
    <w:rsid w:val="00D2134C"/>
    <w:rsid w:val="00D21472"/>
    <w:rsid w:val="00D214B6"/>
    <w:rsid w:val="00D21B36"/>
    <w:rsid w:val="00D21C23"/>
    <w:rsid w:val="00D21EB2"/>
    <w:rsid w:val="00D22209"/>
    <w:rsid w:val="00D2222C"/>
    <w:rsid w:val="00D22640"/>
    <w:rsid w:val="00D22818"/>
    <w:rsid w:val="00D22A94"/>
    <w:rsid w:val="00D23247"/>
    <w:rsid w:val="00D234F5"/>
    <w:rsid w:val="00D2381B"/>
    <w:rsid w:val="00D2397B"/>
    <w:rsid w:val="00D23A1E"/>
    <w:rsid w:val="00D23F19"/>
    <w:rsid w:val="00D240F7"/>
    <w:rsid w:val="00D2421C"/>
    <w:rsid w:val="00D243C8"/>
    <w:rsid w:val="00D24A7B"/>
    <w:rsid w:val="00D24B83"/>
    <w:rsid w:val="00D25266"/>
    <w:rsid w:val="00D2534B"/>
    <w:rsid w:val="00D25822"/>
    <w:rsid w:val="00D2586E"/>
    <w:rsid w:val="00D25975"/>
    <w:rsid w:val="00D25A43"/>
    <w:rsid w:val="00D26562"/>
    <w:rsid w:val="00D265B8"/>
    <w:rsid w:val="00D26C13"/>
    <w:rsid w:val="00D27115"/>
    <w:rsid w:val="00D276B5"/>
    <w:rsid w:val="00D277D8"/>
    <w:rsid w:val="00D27F96"/>
    <w:rsid w:val="00D30003"/>
    <w:rsid w:val="00D30247"/>
    <w:rsid w:val="00D30389"/>
    <w:rsid w:val="00D30CD9"/>
    <w:rsid w:val="00D3106B"/>
    <w:rsid w:val="00D310EF"/>
    <w:rsid w:val="00D313E6"/>
    <w:rsid w:val="00D318CC"/>
    <w:rsid w:val="00D32011"/>
    <w:rsid w:val="00D32056"/>
    <w:rsid w:val="00D32CC6"/>
    <w:rsid w:val="00D3309A"/>
    <w:rsid w:val="00D330E0"/>
    <w:rsid w:val="00D33465"/>
    <w:rsid w:val="00D335BB"/>
    <w:rsid w:val="00D33759"/>
    <w:rsid w:val="00D33768"/>
    <w:rsid w:val="00D33A2F"/>
    <w:rsid w:val="00D33AF9"/>
    <w:rsid w:val="00D33E47"/>
    <w:rsid w:val="00D33F06"/>
    <w:rsid w:val="00D3406A"/>
    <w:rsid w:val="00D34455"/>
    <w:rsid w:val="00D34627"/>
    <w:rsid w:val="00D34AB4"/>
    <w:rsid w:val="00D34EB2"/>
    <w:rsid w:val="00D35835"/>
    <w:rsid w:val="00D35C3B"/>
    <w:rsid w:val="00D35C98"/>
    <w:rsid w:val="00D36028"/>
    <w:rsid w:val="00D362E7"/>
    <w:rsid w:val="00D36880"/>
    <w:rsid w:val="00D37157"/>
    <w:rsid w:val="00D376BE"/>
    <w:rsid w:val="00D37850"/>
    <w:rsid w:val="00D37D0E"/>
    <w:rsid w:val="00D37F37"/>
    <w:rsid w:val="00D37FB3"/>
    <w:rsid w:val="00D403B3"/>
    <w:rsid w:val="00D404E5"/>
    <w:rsid w:val="00D40AE4"/>
    <w:rsid w:val="00D40B54"/>
    <w:rsid w:val="00D40D24"/>
    <w:rsid w:val="00D40F3E"/>
    <w:rsid w:val="00D417CD"/>
    <w:rsid w:val="00D418BD"/>
    <w:rsid w:val="00D41BBD"/>
    <w:rsid w:val="00D41C6C"/>
    <w:rsid w:val="00D42643"/>
    <w:rsid w:val="00D42714"/>
    <w:rsid w:val="00D42912"/>
    <w:rsid w:val="00D42EAF"/>
    <w:rsid w:val="00D42F6E"/>
    <w:rsid w:val="00D43262"/>
    <w:rsid w:val="00D43E0C"/>
    <w:rsid w:val="00D44171"/>
    <w:rsid w:val="00D442F2"/>
    <w:rsid w:val="00D44544"/>
    <w:rsid w:val="00D44571"/>
    <w:rsid w:val="00D44633"/>
    <w:rsid w:val="00D4479D"/>
    <w:rsid w:val="00D447BE"/>
    <w:rsid w:val="00D448DE"/>
    <w:rsid w:val="00D44D9A"/>
    <w:rsid w:val="00D4543B"/>
    <w:rsid w:val="00D45824"/>
    <w:rsid w:val="00D4585A"/>
    <w:rsid w:val="00D45A10"/>
    <w:rsid w:val="00D46426"/>
    <w:rsid w:val="00D46842"/>
    <w:rsid w:val="00D46BC0"/>
    <w:rsid w:val="00D470C5"/>
    <w:rsid w:val="00D47112"/>
    <w:rsid w:val="00D4724E"/>
    <w:rsid w:val="00D47414"/>
    <w:rsid w:val="00D478F9"/>
    <w:rsid w:val="00D500C9"/>
    <w:rsid w:val="00D50127"/>
    <w:rsid w:val="00D502D3"/>
    <w:rsid w:val="00D50546"/>
    <w:rsid w:val="00D50F5D"/>
    <w:rsid w:val="00D50FB4"/>
    <w:rsid w:val="00D50FDD"/>
    <w:rsid w:val="00D51161"/>
    <w:rsid w:val="00D5122C"/>
    <w:rsid w:val="00D518B0"/>
    <w:rsid w:val="00D519D4"/>
    <w:rsid w:val="00D51BF8"/>
    <w:rsid w:val="00D51D2D"/>
    <w:rsid w:val="00D52138"/>
    <w:rsid w:val="00D5225E"/>
    <w:rsid w:val="00D5234E"/>
    <w:rsid w:val="00D52570"/>
    <w:rsid w:val="00D527AF"/>
    <w:rsid w:val="00D528F8"/>
    <w:rsid w:val="00D52973"/>
    <w:rsid w:val="00D52B49"/>
    <w:rsid w:val="00D52F5E"/>
    <w:rsid w:val="00D53232"/>
    <w:rsid w:val="00D53A08"/>
    <w:rsid w:val="00D54103"/>
    <w:rsid w:val="00D544AD"/>
    <w:rsid w:val="00D545D6"/>
    <w:rsid w:val="00D54638"/>
    <w:rsid w:val="00D54EF1"/>
    <w:rsid w:val="00D54F19"/>
    <w:rsid w:val="00D55133"/>
    <w:rsid w:val="00D5559F"/>
    <w:rsid w:val="00D555D9"/>
    <w:rsid w:val="00D55687"/>
    <w:rsid w:val="00D558F0"/>
    <w:rsid w:val="00D55BED"/>
    <w:rsid w:val="00D55C9E"/>
    <w:rsid w:val="00D56417"/>
    <w:rsid w:val="00D566B4"/>
    <w:rsid w:val="00D56806"/>
    <w:rsid w:val="00D56856"/>
    <w:rsid w:val="00D56DF4"/>
    <w:rsid w:val="00D5719B"/>
    <w:rsid w:val="00D57268"/>
    <w:rsid w:val="00D572A2"/>
    <w:rsid w:val="00D575A4"/>
    <w:rsid w:val="00D57823"/>
    <w:rsid w:val="00D57859"/>
    <w:rsid w:val="00D57C3F"/>
    <w:rsid w:val="00D57FB8"/>
    <w:rsid w:val="00D57FFC"/>
    <w:rsid w:val="00D6003D"/>
    <w:rsid w:val="00D60189"/>
    <w:rsid w:val="00D60363"/>
    <w:rsid w:val="00D608AF"/>
    <w:rsid w:val="00D60CDD"/>
    <w:rsid w:val="00D60D0E"/>
    <w:rsid w:val="00D60D34"/>
    <w:rsid w:val="00D60E6B"/>
    <w:rsid w:val="00D6100A"/>
    <w:rsid w:val="00D61166"/>
    <w:rsid w:val="00D611FA"/>
    <w:rsid w:val="00D6177B"/>
    <w:rsid w:val="00D619F6"/>
    <w:rsid w:val="00D61AF7"/>
    <w:rsid w:val="00D61E0F"/>
    <w:rsid w:val="00D61EE3"/>
    <w:rsid w:val="00D62024"/>
    <w:rsid w:val="00D6222B"/>
    <w:rsid w:val="00D6225E"/>
    <w:rsid w:val="00D62271"/>
    <w:rsid w:val="00D622F1"/>
    <w:rsid w:val="00D62630"/>
    <w:rsid w:val="00D626C3"/>
    <w:rsid w:val="00D62733"/>
    <w:rsid w:val="00D627D5"/>
    <w:rsid w:val="00D62B17"/>
    <w:rsid w:val="00D6311F"/>
    <w:rsid w:val="00D6333E"/>
    <w:rsid w:val="00D63BC4"/>
    <w:rsid w:val="00D648A7"/>
    <w:rsid w:val="00D64D73"/>
    <w:rsid w:val="00D6531C"/>
    <w:rsid w:val="00D6541F"/>
    <w:rsid w:val="00D654A0"/>
    <w:rsid w:val="00D65561"/>
    <w:rsid w:val="00D656CD"/>
    <w:rsid w:val="00D65806"/>
    <w:rsid w:val="00D65C92"/>
    <w:rsid w:val="00D65EAB"/>
    <w:rsid w:val="00D66104"/>
    <w:rsid w:val="00D66571"/>
    <w:rsid w:val="00D66649"/>
    <w:rsid w:val="00D66AD7"/>
    <w:rsid w:val="00D66B45"/>
    <w:rsid w:val="00D66BCD"/>
    <w:rsid w:val="00D66DD1"/>
    <w:rsid w:val="00D66ECC"/>
    <w:rsid w:val="00D66F25"/>
    <w:rsid w:val="00D6746F"/>
    <w:rsid w:val="00D67621"/>
    <w:rsid w:val="00D677D8"/>
    <w:rsid w:val="00D677EB"/>
    <w:rsid w:val="00D677FF"/>
    <w:rsid w:val="00D6794A"/>
    <w:rsid w:val="00D6795E"/>
    <w:rsid w:val="00D67A63"/>
    <w:rsid w:val="00D70112"/>
    <w:rsid w:val="00D70A22"/>
    <w:rsid w:val="00D70C49"/>
    <w:rsid w:val="00D70C59"/>
    <w:rsid w:val="00D70E01"/>
    <w:rsid w:val="00D71491"/>
    <w:rsid w:val="00D717F9"/>
    <w:rsid w:val="00D71843"/>
    <w:rsid w:val="00D71B31"/>
    <w:rsid w:val="00D71D3A"/>
    <w:rsid w:val="00D71DBC"/>
    <w:rsid w:val="00D71EDB"/>
    <w:rsid w:val="00D71EF4"/>
    <w:rsid w:val="00D720E3"/>
    <w:rsid w:val="00D72991"/>
    <w:rsid w:val="00D72E8D"/>
    <w:rsid w:val="00D73109"/>
    <w:rsid w:val="00D733E7"/>
    <w:rsid w:val="00D7374F"/>
    <w:rsid w:val="00D73848"/>
    <w:rsid w:val="00D73B44"/>
    <w:rsid w:val="00D73F2B"/>
    <w:rsid w:val="00D741A3"/>
    <w:rsid w:val="00D7433A"/>
    <w:rsid w:val="00D745F3"/>
    <w:rsid w:val="00D74886"/>
    <w:rsid w:val="00D74903"/>
    <w:rsid w:val="00D74CF0"/>
    <w:rsid w:val="00D74E35"/>
    <w:rsid w:val="00D75296"/>
    <w:rsid w:val="00D764BF"/>
    <w:rsid w:val="00D7681B"/>
    <w:rsid w:val="00D76908"/>
    <w:rsid w:val="00D76FEF"/>
    <w:rsid w:val="00D7735C"/>
    <w:rsid w:val="00D7741F"/>
    <w:rsid w:val="00D7751F"/>
    <w:rsid w:val="00D778BD"/>
    <w:rsid w:val="00D77CE6"/>
    <w:rsid w:val="00D80101"/>
    <w:rsid w:val="00D804C1"/>
    <w:rsid w:val="00D80507"/>
    <w:rsid w:val="00D80591"/>
    <w:rsid w:val="00D8093D"/>
    <w:rsid w:val="00D80BED"/>
    <w:rsid w:val="00D80D3D"/>
    <w:rsid w:val="00D80E0A"/>
    <w:rsid w:val="00D812C3"/>
    <w:rsid w:val="00D814E1"/>
    <w:rsid w:val="00D81950"/>
    <w:rsid w:val="00D81F83"/>
    <w:rsid w:val="00D81FD3"/>
    <w:rsid w:val="00D82074"/>
    <w:rsid w:val="00D8223B"/>
    <w:rsid w:val="00D82588"/>
    <w:rsid w:val="00D82926"/>
    <w:rsid w:val="00D82F25"/>
    <w:rsid w:val="00D82F4D"/>
    <w:rsid w:val="00D834BE"/>
    <w:rsid w:val="00D838B6"/>
    <w:rsid w:val="00D83DC8"/>
    <w:rsid w:val="00D8401F"/>
    <w:rsid w:val="00D84119"/>
    <w:rsid w:val="00D8419C"/>
    <w:rsid w:val="00D84746"/>
    <w:rsid w:val="00D84856"/>
    <w:rsid w:val="00D84BE0"/>
    <w:rsid w:val="00D85009"/>
    <w:rsid w:val="00D85296"/>
    <w:rsid w:val="00D852CE"/>
    <w:rsid w:val="00D85570"/>
    <w:rsid w:val="00D85589"/>
    <w:rsid w:val="00D858D9"/>
    <w:rsid w:val="00D859B8"/>
    <w:rsid w:val="00D85A14"/>
    <w:rsid w:val="00D85D38"/>
    <w:rsid w:val="00D865CA"/>
    <w:rsid w:val="00D86741"/>
    <w:rsid w:val="00D867E4"/>
    <w:rsid w:val="00D86944"/>
    <w:rsid w:val="00D869DC"/>
    <w:rsid w:val="00D86A1B"/>
    <w:rsid w:val="00D86A71"/>
    <w:rsid w:val="00D86C22"/>
    <w:rsid w:val="00D86CDD"/>
    <w:rsid w:val="00D8767B"/>
    <w:rsid w:val="00D87804"/>
    <w:rsid w:val="00D87848"/>
    <w:rsid w:val="00D87873"/>
    <w:rsid w:val="00D87BC7"/>
    <w:rsid w:val="00D87BD5"/>
    <w:rsid w:val="00D87DB6"/>
    <w:rsid w:val="00D87EDE"/>
    <w:rsid w:val="00D87FB6"/>
    <w:rsid w:val="00D90107"/>
    <w:rsid w:val="00D90A73"/>
    <w:rsid w:val="00D90AE7"/>
    <w:rsid w:val="00D90D6D"/>
    <w:rsid w:val="00D91187"/>
    <w:rsid w:val="00D916A0"/>
    <w:rsid w:val="00D91792"/>
    <w:rsid w:val="00D9189C"/>
    <w:rsid w:val="00D91C96"/>
    <w:rsid w:val="00D91D43"/>
    <w:rsid w:val="00D91F2F"/>
    <w:rsid w:val="00D91FC4"/>
    <w:rsid w:val="00D91FE0"/>
    <w:rsid w:val="00D9206B"/>
    <w:rsid w:val="00D92070"/>
    <w:rsid w:val="00D92090"/>
    <w:rsid w:val="00D92427"/>
    <w:rsid w:val="00D9251F"/>
    <w:rsid w:val="00D92547"/>
    <w:rsid w:val="00D9293E"/>
    <w:rsid w:val="00D92F5D"/>
    <w:rsid w:val="00D932C3"/>
    <w:rsid w:val="00D93308"/>
    <w:rsid w:val="00D9353A"/>
    <w:rsid w:val="00D9387B"/>
    <w:rsid w:val="00D93AF1"/>
    <w:rsid w:val="00D93BA7"/>
    <w:rsid w:val="00D93D05"/>
    <w:rsid w:val="00D93EF4"/>
    <w:rsid w:val="00D93F4C"/>
    <w:rsid w:val="00D93F9F"/>
    <w:rsid w:val="00D93FB2"/>
    <w:rsid w:val="00D94473"/>
    <w:rsid w:val="00D945AD"/>
    <w:rsid w:val="00D946F9"/>
    <w:rsid w:val="00D947AF"/>
    <w:rsid w:val="00D9483C"/>
    <w:rsid w:val="00D94B2E"/>
    <w:rsid w:val="00D952B2"/>
    <w:rsid w:val="00D956D0"/>
    <w:rsid w:val="00D957C8"/>
    <w:rsid w:val="00D95B46"/>
    <w:rsid w:val="00D961A9"/>
    <w:rsid w:val="00D9659B"/>
    <w:rsid w:val="00D97563"/>
    <w:rsid w:val="00D9765E"/>
    <w:rsid w:val="00D97B0E"/>
    <w:rsid w:val="00D97B2C"/>
    <w:rsid w:val="00D97BFD"/>
    <w:rsid w:val="00D97E8B"/>
    <w:rsid w:val="00D97FB9"/>
    <w:rsid w:val="00DA0180"/>
    <w:rsid w:val="00DA02D2"/>
    <w:rsid w:val="00DA0696"/>
    <w:rsid w:val="00DA0874"/>
    <w:rsid w:val="00DA0915"/>
    <w:rsid w:val="00DA0D0C"/>
    <w:rsid w:val="00DA19E0"/>
    <w:rsid w:val="00DA1A0E"/>
    <w:rsid w:val="00DA1C1C"/>
    <w:rsid w:val="00DA1D0A"/>
    <w:rsid w:val="00DA2398"/>
    <w:rsid w:val="00DA2468"/>
    <w:rsid w:val="00DA2472"/>
    <w:rsid w:val="00DA2624"/>
    <w:rsid w:val="00DA2AE8"/>
    <w:rsid w:val="00DA2DAF"/>
    <w:rsid w:val="00DA2E2B"/>
    <w:rsid w:val="00DA2EBE"/>
    <w:rsid w:val="00DA314E"/>
    <w:rsid w:val="00DA39EF"/>
    <w:rsid w:val="00DA3CEE"/>
    <w:rsid w:val="00DA420C"/>
    <w:rsid w:val="00DA4828"/>
    <w:rsid w:val="00DA5300"/>
    <w:rsid w:val="00DA5430"/>
    <w:rsid w:val="00DA5530"/>
    <w:rsid w:val="00DA5EC4"/>
    <w:rsid w:val="00DA5EE3"/>
    <w:rsid w:val="00DA6545"/>
    <w:rsid w:val="00DA6558"/>
    <w:rsid w:val="00DA6570"/>
    <w:rsid w:val="00DA6E9A"/>
    <w:rsid w:val="00DA6F81"/>
    <w:rsid w:val="00DA726A"/>
    <w:rsid w:val="00DA73D9"/>
    <w:rsid w:val="00DA7571"/>
    <w:rsid w:val="00DA7831"/>
    <w:rsid w:val="00DA7A5C"/>
    <w:rsid w:val="00DA7D10"/>
    <w:rsid w:val="00DB0141"/>
    <w:rsid w:val="00DB018E"/>
    <w:rsid w:val="00DB02CC"/>
    <w:rsid w:val="00DB02D3"/>
    <w:rsid w:val="00DB0C52"/>
    <w:rsid w:val="00DB179F"/>
    <w:rsid w:val="00DB1AF3"/>
    <w:rsid w:val="00DB2A6E"/>
    <w:rsid w:val="00DB2C13"/>
    <w:rsid w:val="00DB2ED1"/>
    <w:rsid w:val="00DB2F16"/>
    <w:rsid w:val="00DB344D"/>
    <w:rsid w:val="00DB3493"/>
    <w:rsid w:val="00DB34E0"/>
    <w:rsid w:val="00DB355F"/>
    <w:rsid w:val="00DB38BA"/>
    <w:rsid w:val="00DB3A6E"/>
    <w:rsid w:val="00DB3A9D"/>
    <w:rsid w:val="00DB3AAF"/>
    <w:rsid w:val="00DB3D74"/>
    <w:rsid w:val="00DB4707"/>
    <w:rsid w:val="00DB476D"/>
    <w:rsid w:val="00DB49DE"/>
    <w:rsid w:val="00DB4B14"/>
    <w:rsid w:val="00DB4C36"/>
    <w:rsid w:val="00DB4D4A"/>
    <w:rsid w:val="00DB5214"/>
    <w:rsid w:val="00DB5399"/>
    <w:rsid w:val="00DB57E6"/>
    <w:rsid w:val="00DB5BBE"/>
    <w:rsid w:val="00DB5C7D"/>
    <w:rsid w:val="00DB5D60"/>
    <w:rsid w:val="00DB61FA"/>
    <w:rsid w:val="00DB6921"/>
    <w:rsid w:val="00DB6C29"/>
    <w:rsid w:val="00DB78B7"/>
    <w:rsid w:val="00DB78CA"/>
    <w:rsid w:val="00DB7904"/>
    <w:rsid w:val="00DB7AD7"/>
    <w:rsid w:val="00DC0105"/>
    <w:rsid w:val="00DC04BF"/>
    <w:rsid w:val="00DC04F5"/>
    <w:rsid w:val="00DC0611"/>
    <w:rsid w:val="00DC069C"/>
    <w:rsid w:val="00DC070D"/>
    <w:rsid w:val="00DC0A9D"/>
    <w:rsid w:val="00DC0D97"/>
    <w:rsid w:val="00DC0DBB"/>
    <w:rsid w:val="00DC0F78"/>
    <w:rsid w:val="00DC10F5"/>
    <w:rsid w:val="00DC18F6"/>
    <w:rsid w:val="00DC1A5A"/>
    <w:rsid w:val="00DC1C0E"/>
    <w:rsid w:val="00DC21CB"/>
    <w:rsid w:val="00DC26A3"/>
    <w:rsid w:val="00DC2960"/>
    <w:rsid w:val="00DC2AEC"/>
    <w:rsid w:val="00DC2BD8"/>
    <w:rsid w:val="00DC3223"/>
    <w:rsid w:val="00DC3311"/>
    <w:rsid w:val="00DC3348"/>
    <w:rsid w:val="00DC336D"/>
    <w:rsid w:val="00DC3453"/>
    <w:rsid w:val="00DC3497"/>
    <w:rsid w:val="00DC363F"/>
    <w:rsid w:val="00DC372F"/>
    <w:rsid w:val="00DC3836"/>
    <w:rsid w:val="00DC3E4D"/>
    <w:rsid w:val="00DC400E"/>
    <w:rsid w:val="00DC41EB"/>
    <w:rsid w:val="00DC460D"/>
    <w:rsid w:val="00DC51FF"/>
    <w:rsid w:val="00DC542D"/>
    <w:rsid w:val="00DC54DE"/>
    <w:rsid w:val="00DC5659"/>
    <w:rsid w:val="00DC5E7E"/>
    <w:rsid w:val="00DC6132"/>
    <w:rsid w:val="00DC6269"/>
    <w:rsid w:val="00DC62E2"/>
    <w:rsid w:val="00DC635A"/>
    <w:rsid w:val="00DC63DD"/>
    <w:rsid w:val="00DC646B"/>
    <w:rsid w:val="00DC6471"/>
    <w:rsid w:val="00DC6627"/>
    <w:rsid w:val="00DC69D3"/>
    <w:rsid w:val="00DC6B5B"/>
    <w:rsid w:val="00DC6C38"/>
    <w:rsid w:val="00DC7312"/>
    <w:rsid w:val="00DC7361"/>
    <w:rsid w:val="00DC7800"/>
    <w:rsid w:val="00DC78F6"/>
    <w:rsid w:val="00DC7B77"/>
    <w:rsid w:val="00DC7C8B"/>
    <w:rsid w:val="00DC7F11"/>
    <w:rsid w:val="00DD0865"/>
    <w:rsid w:val="00DD0AFF"/>
    <w:rsid w:val="00DD0C97"/>
    <w:rsid w:val="00DD0F26"/>
    <w:rsid w:val="00DD106C"/>
    <w:rsid w:val="00DD12B4"/>
    <w:rsid w:val="00DD1855"/>
    <w:rsid w:val="00DD1900"/>
    <w:rsid w:val="00DD232F"/>
    <w:rsid w:val="00DD2B5E"/>
    <w:rsid w:val="00DD2C2F"/>
    <w:rsid w:val="00DD2CFC"/>
    <w:rsid w:val="00DD2DB3"/>
    <w:rsid w:val="00DD32EC"/>
    <w:rsid w:val="00DD368D"/>
    <w:rsid w:val="00DD36C2"/>
    <w:rsid w:val="00DD37E7"/>
    <w:rsid w:val="00DD3B70"/>
    <w:rsid w:val="00DD3EDA"/>
    <w:rsid w:val="00DD41FE"/>
    <w:rsid w:val="00DD4350"/>
    <w:rsid w:val="00DD4396"/>
    <w:rsid w:val="00DD449D"/>
    <w:rsid w:val="00DD45E2"/>
    <w:rsid w:val="00DD48E0"/>
    <w:rsid w:val="00DD4B4A"/>
    <w:rsid w:val="00DD4B4B"/>
    <w:rsid w:val="00DD4D78"/>
    <w:rsid w:val="00DD4EA8"/>
    <w:rsid w:val="00DD53EC"/>
    <w:rsid w:val="00DD57E6"/>
    <w:rsid w:val="00DD669A"/>
    <w:rsid w:val="00DD6B38"/>
    <w:rsid w:val="00DD6FAD"/>
    <w:rsid w:val="00DD72DF"/>
    <w:rsid w:val="00DD74E7"/>
    <w:rsid w:val="00DD777B"/>
    <w:rsid w:val="00DD77C5"/>
    <w:rsid w:val="00DD78A5"/>
    <w:rsid w:val="00DD78AD"/>
    <w:rsid w:val="00DD7955"/>
    <w:rsid w:val="00DD7AC6"/>
    <w:rsid w:val="00DD7C77"/>
    <w:rsid w:val="00DD7D82"/>
    <w:rsid w:val="00DD7DC5"/>
    <w:rsid w:val="00DD7E54"/>
    <w:rsid w:val="00DD7EFC"/>
    <w:rsid w:val="00DD7F3F"/>
    <w:rsid w:val="00DE059D"/>
    <w:rsid w:val="00DE05B2"/>
    <w:rsid w:val="00DE11B2"/>
    <w:rsid w:val="00DE13D4"/>
    <w:rsid w:val="00DE1423"/>
    <w:rsid w:val="00DE1866"/>
    <w:rsid w:val="00DE186F"/>
    <w:rsid w:val="00DE1A66"/>
    <w:rsid w:val="00DE1A85"/>
    <w:rsid w:val="00DE24AD"/>
    <w:rsid w:val="00DE282B"/>
    <w:rsid w:val="00DE2875"/>
    <w:rsid w:val="00DE2A8E"/>
    <w:rsid w:val="00DE2E79"/>
    <w:rsid w:val="00DE3388"/>
    <w:rsid w:val="00DE35AB"/>
    <w:rsid w:val="00DE35D2"/>
    <w:rsid w:val="00DE3809"/>
    <w:rsid w:val="00DE3D5E"/>
    <w:rsid w:val="00DE3FBC"/>
    <w:rsid w:val="00DE41CA"/>
    <w:rsid w:val="00DE436C"/>
    <w:rsid w:val="00DE45D8"/>
    <w:rsid w:val="00DE4708"/>
    <w:rsid w:val="00DE4795"/>
    <w:rsid w:val="00DE4798"/>
    <w:rsid w:val="00DE4BB4"/>
    <w:rsid w:val="00DE4D5B"/>
    <w:rsid w:val="00DE4F9C"/>
    <w:rsid w:val="00DE50C1"/>
    <w:rsid w:val="00DE537E"/>
    <w:rsid w:val="00DE5869"/>
    <w:rsid w:val="00DE5A61"/>
    <w:rsid w:val="00DE5B0F"/>
    <w:rsid w:val="00DE5D70"/>
    <w:rsid w:val="00DE5F5A"/>
    <w:rsid w:val="00DE6057"/>
    <w:rsid w:val="00DE6064"/>
    <w:rsid w:val="00DE6097"/>
    <w:rsid w:val="00DE60BF"/>
    <w:rsid w:val="00DE6112"/>
    <w:rsid w:val="00DE6C76"/>
    <w:rsid w:val="00DE6F2B"/>
    <w:rsid w:val="00DE7082"/>
    <w:rsid w:val="00DE717B"/>
    <w:rsid w:val="00DE71BC"/>
    <w:rsid w:val="00DE7333"/>
    <w:rsid w:val="00DE744C"/>
    <w:rsid w:val="00DE79FE"/>
    <w:rsid w:val="00DE7F22"/>
    <w:rsid w:val="00DF02FA"/>
    <w:rsid w:val="00DF04C2"/>
    <w:rsid w:val="00DF0770"/>
    <w:rsid w:val="00DF09A4"/>
    <w:rsid w:val="00DF0B14"/>
    <w:rsid w:val="00DF116C"/>
    <w:rsid w:val="00DF1CC8"/>
    <w:rsid w:val="00DF1F0C"/>
    <w:rsid w:val="00DF1F54"/>
    <w:rsid w:val="00DF201C"/>
    <w:rsid w:val="00DF235D"/>
    <w:rsid w:val="00DF24CE"/>
    <w:rsid w:val="00DF24D7"/>
    <w:rsid w:val="00DF26A3"/>
    <w:rsid w:val="00DF28AF"/>
    <w:rsid w:val="00DF29ED"/>
    <w:rsid w:val="00DF2DF4"/>
    <w:rsid w:val="00DF379C"/>
    <w:rsid w:val="00DF389A"/>
    <w:rsid w:val="00DF3BA4"/>
    <w:rsid w:val="00DF3D7D"/>
    <w:rsid w:val="00DF3DB1"/>
    <w:rsid w:val="00DF4159"/>
    <w:rsid w:val="00DF43B6"/>
    <w:rsid w:val="00DF43DE"/>
    <w:rsid w:val="00DF4438"/>
    <w:rsid w:val="00DF4948"/>
    <w:rsid w:val="00DF4A8C"/>
    <w:rsid w:val="00DF4AC1"/>
    <w:rsid w:val="00DF4B65"/>
    <w:rsid w:val="00DF4D3F"/>
    <w:rsid w:val="00DF4FE3"/>
    <w:rsid w:val="00DF51FF"/>
    <w:rsid w:val="00DF5318"/>
    <w:rsid w:val="00DF56AB"/>
    <w:rsid w:val="00DF57F7"/>
    <w:rsid w:val="00DF5B61"/>
    <w:rsid w:val="00DF5DF3"/>
    <w:rsid w:val="00DF6231"/>
    <w:rsid w:val="00DF642A"/>
    <w:rsid w:val="00DF649B"/>
    <w:rsid w:val="00DF654F"/>
    <w:rsid w:val="00DF6846"/>
    <w:rsid w:val="00DF6D41"/>
    <w:rsid w:val="00DF6D43"/>
    <w:rsid w:val="00DF6DF6"/>
    <w:rsid w:val="00DF6E6D"/>
    <w:rsid w:val="00DF718A"/>
    <w:rsid w:val="00DF7455"/>
    <w:rsid w:val="00DF7730"/>
    <w:rsid w:val="00DF77D0"/>
    <w:rsid w:val="00DF77E7"/>
    <w:rsid w:val="00DF78C5"/>
    <w:rsid w:val="00DF7CB1"/>
    <w:rsid w:val="00E003CA"/>
    <w:rsid w:val="00E00513"/>
    <w:rsid w:val="00E00B11"/>
    <w:rsid w:val="00E00BFC"/>
    <w:rsid w:val="00E00DA9"/>
    <w:rsid w:val="00E00E43"/>
    <w:rsid w:val="00E0104F"/>
    <w:rsid w:val="00E015E1"/>
    <w:rsid w:val="00E015FA"/>
    <w:rsid w:val="00E018EF"/>
    <w:rsid w:val="00E0240F"/>
    <w:rsid w:val="00E0245B"/>
    <w:rsid w:val="00E02AFD"/>
    <w:rsid w:val="00E02F87"/>
    <w:rsid w:val="00E0321A"/>
    <w:rsid w:val="00E03451"/>
    <w:rsid w:val="00E03477"/>
    <w:rsid w:val="00E038C8"/>
    <w:rsid w:val="00E03933"/>
    <w:rsid w:val="00E03BB9"/>
    <w:rsid w:val="00E040DC"/>
    <w:rsid w:val="00E042A1"/>
    <w:rsid w:val="00E0479F"/>
    <w:rsid w:val="00E048DF"/>
    <w:rsid w:val="00E04B53"/>
    <w:rsid w:val="00E04B69"/>
    <w:rsid w:val="00E04DB7"/>
    <w:rsid w:val="00E0557A"/>
    <w:rsid w:val="00E05920"/>
    <w:rsid w:val="00E05E99"/>
    <w:rsid w:val="00E06837"/>
    <w:rsid w:val="00E06DCD"/>
    <w:rsid w:val="00E06F18"/>
    <w:rsid w:val="00E07335"/>
    <w:rsid w:val="00E073D8"/>
    <w:rsid w:val="00E07CF3"/>
    <w:rsid w:val="00E07D42"/>
    <w:rsid w:val="00E10095"/>
    <w:rsid w:val="00E101F1"/>
    <w:rsid w:val="00E10233"/>
    <w:rsid w:val="00E102D5"/>
    <w:rsid w:val="00E1037F"/>
    <w:rsid w:val="00E107A0"/>
    <w:rsid w:val="00E108F3"/>
    <w:rsid w:val="00E11975"/>
    <w:rsid w:val="00E11A22"/>
    <w:rsid w:val="00E12185"/>
    <w:rsid w:val="00E122B2"/>
    <w:rsid w:val="00E125F9"/>
    <w:rsid w:val="00E1286A"/>
    <w:rsid w:val="00E12BD8"/>
    <w:rsid w:val="00E12E6E"/>
    <w:rsid w:val="00E135EE"/>
    <w:rsid w:val="00E13ADD"/>
    <w:rsid w:val="00E13C8E"/>
    <w:rsid w:val="00E14138"/>
    <w:rsid w:val="00E14339"/>
    <w:rsid w:val="00E14352"/>
    <w:rsid w:val="00E14365"/>
    <w:rsid w:val="00E14478"/>
    <w:rsid w:val="00E146DC"/>
    <w:rsid w:val="00E147D0"/>
    <w:rsid w:val="00E14954"/>
    <w:rsid w:val="00E14AF2"/>
    <w:rsid w:val="00E14C11"/>
    <w:rsid w:val="00E14EFF"/>
    <w:rsid w:val="00E15003"/>
    <w:rsid w:val="00E15343"/>
    <w:rsid w:val="00E155E0"/>
    <w:rsid w:val="00E15B10"/>
    <w:rsid w:val="00E1646D"/>
    <w:rsid w:val="00E16611"/>
    <w:rsid w:val="00E16987"/>
    <w:rsid w:val="00E16DBC"/>
    <w:rsid w:val="00E1728D"/>
    <w:rsid w:val="00E1790B"/>
    <w:rsid w:val="00E17B46"/>
    <w:rsid w:val="00E17F9A"/>
    <w:rsid w:val="00E2038E"/>
    <w:rsid w:val="00E209D8"/>
    <w:rsid w:val="00E20AC1"/>
    <w:rsid w:val="00E20D26"/>
    <w:rsid w:val="00E2173E"/>
    <w:rsid w:val="00E21760"/>
    <w:rsid w:val="00E2193B"/>
    <w:rsid w:val="00E219F6"/>
    <w:rsid w:val="00E21B47"/>
    <w:rsid w:val="00E21C24"/>
    <w:rsid w:val="00E22257"/>
    <w:rsid w:val="00E22262"/>
    <w:rsid w:val="00E2231A"/>
    <w:rsid w:val="00E224B5"/>
    <w:rsid w:val="00E2267F"/>
    <w:rsid w:val="00E22BAD"/>
    <w:rsid w:val="00E22D47"/>
    <w:rsid w:val="00E2330B"/>
    <w:rsid w:val="00E2350C"/>
    <w:rsid w:val="00E2366F"/>
    <w:rsid w:val="00E23682"/>
    <w:rsid w:val="00E23764"/>
    <w:rsid w:val="00E23C02"/>
    <w:rsid w:val="00E23D47"/>
    <w:rsid w:val="00E241AE"/>
    <w:rsid w:val="00E24484"/>
    <w:rsid w:val="00E2451B"/>
    <w:rsid w:val="00E247B9"/>
    <w:rsid w:val="00E24D00"/>
    <w:rsid w:val="00E25583"/>
    <w:rsid w:val="00E25680"/>
    <w:rsid w:val="00E25888"/>
    <w:rsid w:val="00E259AE"/>
    <w:rsid w:val="00E25B5D"/>
    <w:rsid w:val="00E25CA4"/>
    <w:rsid w:val="00E260F2"/>
    <w:rsid w:val="00E26111"/>
    <w:rsid w:val="00E2746A"/>
    <w:rsid w:val="00E27953"/>
    <w:rsid w:val="00E27B53"/>
    <w:rsid w:val="00E27CE7"/>
    <w:rsid w:val="00E27EE7"/>
    <w:rsid w:val="00E27F09"/>
    <w:rsid w:val="00E3011B"/>
    <w:rsid w:val="00E30534"/>
    <w:rsid w:val="00E305DE"/>
    <w:rsid w:val="00E305F3"/>
    <w:rsid w:val="00E30D75"/>
    <w:rsid w:val="00E30FC6"/>
    <w:rsid w:val="00E31685"/>
    <w:rsid w:val="00E31CB7"/>
    <w:rsid w:val="00E32309"/>
    <w:rsid w:val="00E324B9"/>
    <w:rsid w:val="00E3273F"/>
    <w:rsid w:val="00E327E7"/>
    <w:rsid w:val="00E32E1F"/>
    <w:rsid w:val="00E32FCF"/>
    <w:rsid w:val="00E33865"/>
    <w:rsid w:val="00E33917"/>
    <w:rsid w:val="00E33A51"/>
    <w:rsid w:val="00E33C98"/>
    <w:rsid w:val="00E34171"/>
    <w:rsid w:val="00E341F2"/>
    <w:rsid w:val="00E34436"/>
    <w:rsid w:val="00E346EE"/>
    <w:rsid w:val="00E34810"/>
    <w:rsid w:val="00E34C80"/>
    <w:rsid w:val="00E35379"/>
    <w:rsid w:val="00E353CD"/>
    <w:rsid w:val="00E356E3"/>
    <w:rsid w:val="00E35ADA"/>
    <w:rsid w:val="00E35B2D"/>
    <w:rsid w:val="00E35D79"/>
    <w:rsid w:val="00E3600D"/>
    <w:rsid w:val="00E3625E"/>
    <w:rsid w:val="00E36617"/>
    <w:rsid w:val="00E37548"/>
    <w:rsid w:val="00E4041B"/>
    <w:rsid w:val="00E4044C"/>
    <w:rsid w:val="00E405D7"/>
    <w:rsid w:val="00E40C3F"/>
    <w:rsid w:val="00E40CC1"/>
    <w:rsid w:val="00E41A56"/>
    <w:rsid w:val="00E41ABE"/>
    <w:rsid w:val="00E41B71"/>
    <w:rsid w:val="00E424C8"/>
    <w:rsid w:val="00E425EA"/>
    <w:rsid w:val="00E42CCE"/>
    <w:rsid w:val="00E42FEE"/>
    <w:rsid w:val="00E430BC"/>
    <w:rsid w:val="00E433AA"/>
    <w:rsid w:val="00E4389B"/>
    <w:rsid w:val="00E43DDD"/>
    <w:rsid w:val="00E43FB0"/>
    <w:rsid w:val="00E44107"/>
    <w:rsid w:val="00E446B2"/>
    <w:rsid w:val="00E44A87"/>
    <w:rsid w:val="00E44A8A"/>
    <w:rsid w:val="00E44C19"/>
    <w:rsid w:val="00E44E67"/>
    <w:rsid w:val="00E45431"/>
    <w:rsid w:val="00E4560C"/>
    <w:rsid w:val="00E458FF"/>
    <w:rsid w:val="00E45C65"/>
    <w:rsid w:val="00E45CE2"/>
    <w:rsid w:val="00E45D1D"/>
    <w:rsid w:val="00E4636C"/>
    <w:rsid w:val="00E46610"/>
    <w:rsid w:val="00E4662F"/>
    <w:rsid w:val="00E46BC7"/>
    <w:rsid w:val="00E46D10"/>
    <w:rsid w:val="00E4721B"/>
    <w:rsid w:val="00E472BD"/>
    <w:rsid w:val="00E4786A"/>
    <w:rsid w:val="00E47B8B"/>
    <w:rsid w:val="00E47D10"/>
    <w:rsid w:val="00E47E41"/>
    <w:rsid w:val="00E501C9"/>
    <w:rsid w:val="00E50213"/>
    <w:rsid w:val="00E506C5"/>
    <w:rsid w:val="00E5093C"/>
    <w:rsid w:val="00E50A44"/>
    <w:rsid w:val="00E50B62"/>
    <w:rsid w:val="00E51459"/>
    <w:rsid w:val="00E517BD"/>
    <w:rsid w:val="00E51CAD"/>
    <w:rsid w:val="00E51D5B"/>
    <w:rsid w:val="00E521C1"/>
    <w:rsid w:val="00E523E1"/>
    <w:rsid w:val="00E52512"/>
    <w:rsid w:val="00E529EB"/>
    <w:rsid w:val="00E52B28"/>
    <w:rsid w:val="00E52B9E"/>
    <w:rsid w:val="00E52D2B"/>
    <w:rsid w:val="00E530F7"/>
    <w:rsid w:val="00E531F3"/>
    <w:rsid w:val="00E5359C"/>
    <w:rsid w:val="00E537F1"/>
    <w:rsid w:val="00E538C3"/>
    <w:rsid w:val="00E538FE"/>
    <w:rsid w:val="00E53B70"/>
    <w:rsid w:val="00E5426C"/>
    <w:rsid w:val="00E54563"/>
    <w:rsid w:val="00E5456F"/>
    <w:rsid w:val="00E54C02"/>
    <w:rsid w:val="00E54EBD"/>
    <w:rsid w:val="00E55419"/>
    <w:rsid w:val="00E55498"/>
    <w:rsid w:val="00E56099"/>
    <w:rsid w:val="00E561C3"/>
    <w:rsid w:val="00E5694C"/>
    <w:rsid w:val="00E56A36"/>
    <w:rsid w:val="00E56DFB"/>
    <w:rsid w:val="00E57561"/>
    <w:rsid w:val="00E576FA"/>
    <w:rsid w:val="00E577DE"/>
    <w:rsid w:val="00E578FC"/>
    <w:rsid w:val="00E57AA0"/>
    <w:rsid w:val="00E57F0C"/>
    <w:rsid w:val="00E6018F"/>
    <w:rsid w:val="00E6041E"/>
    <w:rsid w:val="00E60618"/>
    <w:rsid w:val="00E606F0"/>
    <w:rsid w:val="00E608D5"/>
    <w:rsid w:val="00E6097C"/>
    <w:rsid w:val="00E60BB8"/>
    <w:rsid w:val="00E60BDE"/>
    <w:rsid w:val="00E60C7B"/>
    <w:rsid w:val="00E60F03"/>
    <w:rsid w:val="00E6124A"/>
    <w:rsid w:val="00E612EC"/>
    <w:rsid w:val="00E613C0"/>
    <w:rsid w:val="00E61839"/>
    <w:rsid w:val="00E6187F"/>
    <w:rsid w:val="00E61884"/>
    <w:rsid w:val="00E61EC2"/>
    <w:rsid w:val="00E620F2"/>
    <w:rsid w:val="00E620F9"/>
    <w:rsid w:val="00E62536"/>
    <w:rsid w:val="00E625C7"/>
    <w:rsid w:val="00E62A78"/>
    <w:rsid w:val="00E62F37"/>
    <w:rsid w:val="00E63109"/>
    <w:rsid w:val="00E638E0"/>
    <w:rsid w:val="00E63A55"/>
    <w:rsid w:val="00E6414C"/>
    <w:rsid w:val="00E6425D"/>
    <w:rsid w:val="00E649AB"/>
    <w:rsid w:val="00E64DD1"/>
    <w:rsid w:val="00E64E8E"/>
    <w:rsid w:val="00E658F5"/>
    <w:rsid w:val="00E658F9"/>
    <w:rsid w:val="00E659FC"/>
    <w:rsid w:val="00E65CDF"/>
    <w:rsid w:val="00E66090"/>
    <w:rsid w:val="00E668C8"/>
    <w:rsid w:val="00E66910"/>
    <w:rsid w:val="00E66968"/>
    <w:rsid w:val="00E66EB8"/>
    <w:rsid w:val="00E670FD"/>
    <w:rsid w:val="00E67117"/>
    <w:rsid w:val="00E671A9"/>
    <w:rsid w:val="00E67387"/>
    <w:rsid w:val="00E6744F"/>
    <w:rsid w:val="00E675B9"/>
    <w:rsid w:val="00E67975"/>
    <w:rsid w:val="00E70148"/>
    <w:rsid w:val="00E70BE3"/>
    <w:rsid w:val="00E70D09"/>
    <w:rsid w:val="00E711A1"/>
    <w:rsid w:val="00E71611"/>
    <w:rsid w:val="00E719B4"/>
    <w:rsid w:val="00E71BBA"/>
    <w:rsid w:val="00E72022"/>
    <w:rsid w:val="00E72113"/>
    <w:rsid w:val="00E721B1"/>
    <w:rsid w:val="00E7247A"/>
    <w:rsid w:val="00E72CFF"/>
    <w:rsid w:val="00E72DB5"/>
    <w:rsid w:val="00E732F6"/>
    <w:rsid w:val="00E74293"/>
    <w:rsid w:val="00E74628"/>
    <w:rsid w:val="00E7475C"/>
    <w:rsid w:val="00E74822"/>
    <w:rsid w:val="00E74AAC"/>
    <w:rsid w:val="00E74CDF"/>
    <w:rsid w:val="00E75454"/>
    <w:rsid w:val="00E75767"/>
    <w:rsid w:val="00E758C7"/>
    <w:rsid w:val="00E75A27"/>
    <w:rsid w:val="00E75B0F"/>
    <w:rsid w:val="00E75F27"/>
    <w:rsid w:val="00E7638C"/>
    <w:rsid w:val="00E76429"/>
    <w:rsid w:val="00E767BC"/>
    <w:rsid w:val="00E76E3E"/>
    <w:rsid w:val="00E76F05"/>
    <w:rsid w:val="00E772B1"/>
    <w:rsid w:val="00E772B7"/>
    <w:rsid w:val="00E77FC6"/>
    <w:rsid w:val="00E801D1"/>
    <w:rsid w:val="00E8034A"/>
    <w:rsid w:val="00E80BC7"/>
    <w:rsid w:val="00E80DD5"/>
    <w:rsid w:val="00E81017"/>
    <w:rsid w:val="00E8106D"/>
    <w:rsid w:val="00E8157A"/>
    <w:rsid w:val="00E8189C"/>
    <w:rsid w:val="00E818DF"/>
    <w:rsid w:val="00E81BA2"/>
    <w:rsid w:val="00E81DD4"/>
    <w:rsid w:val="00E81F67"/>
    <w:rsid w:val="00E82843"/>
    <w:rsid w:val="00E82BB1"/>
    <w:rsid w:val="00E82DA2"/>
    <w:rsid w:val="00E82E68"/>
    <w:rsid w:val="00E83024"/>
    <w:rsid w:val="00E833AD"/>
    <w:rsid w:val="00E836F2"/>
    <w:rsid w:val="00E839E4"/>
    <w:rsid w:val="00E83BB0"/>
    <w:rsid w:val="00E83E42"/>
    <w:rsid w:val="00E83E75"/>
    <w:rsid w:val="00E8490A"/>
    <w:rsid w:val="00E84944"/>
    <w:rsid w:val="00E84A3E"/>
    <w:rsid w:val="00E84B64"/>
    <w:rsid w:val="00E84DCC"/>
    <w:rsid w:val="00E8503F"/>
    <w:rsid w:val="00E851F4"/>
    <w:rsid w:val="00E85314"/>
    <w:rsid w:val="00E85380"/>
    <w:rsid w:val="00E85648"/>
    <w:rsid w:val="00E85A07"/>
    <w:rsid w:val="00E85C88"/>
    <w:rsid w:val="00E86505"/>
    <w:rsid w:val="00E86876"/>
    <w:rsid w:val="00E86B5A"/>
    <w:rsid w:val="00E86EB4"/>
    <w:rsid w:val="00E86EEE"/>
    <w:rsid w:val="00E870C1"/>
    <w:rsid w:val="00E878A5"/>
    <w:rsid w:val="00E87FDE"/>
    <w:rsid w:val="00E90886"/>
    <w:rsid w:val="00E90C2B"/>
    <w:rsid w:val="00E90FB3"/>
    <w:rsid w:val="00E9157B"/>
    <w:rsid w:val="00E91799"/>
    <w:rsid w:val="00E91D77"/>
    <w:rsid w:val="00E91DCF"/>
    <w:rsid w:val="00E91F7B"/>
    <w:rsid w:val="00E920C4"/>
    <w:rsid w:val="00E920CC"/>
    <w:rsid w:val="00E92264"/>
    <w:rsid w:val="00E927BB"/>
    <w:rsid w:val="00E92831"/>
    <w:rsid w:val="00E929D9"/>
    <w:rsid w:val="00E92AF8"/>
    <w:rsid w:val="00E92BB8"/>
    <w:rsid w:val="00E92E68"/>
    <w:rsid w:val="00E9305F"/>
    <w:rsid w:val="00E93635"/>
    <w:rsid w:val="00E93A34"/>
    <w:rsid w:val="00E93ABB"/>
    <w:rsid w:val="00E93B16"/>
    <w:rsid w:val="00E93DBA"/>
    <w:rsid w:val="00E94508"/>
    <w:rsid w:val="00E94ED3"/>
    <w:rsid w:val="00E9542C"/>
    <w:rsid w:val="00E95519"/>
    <w:rsid w:val="00E9555A"/>
    <w:rsid w:val="00E95902"/>
    <w:rsid w:val="00E95D54"/>
    <w:rsid w:val="00E95D64"/>
    <w:rsid w:val="00E95E6E"/>
    <w:rsid w:val="00E960D3"/>
    <w:rsid w:val="00E96276"/>
    <w:rsid w:val="00E964FE"/>
    <w:rsid w:val="00E967D3"/>
    <w:rsid w:val="00E97045"/>
    <w:rsid w:val="00E9711B"/>
    <w:rsid w:val="00E971A7"/>
    <w:rsid w:val="00E975FB"/>
    <w:rsid w:val="00E9761F"/>
    <w:rsid w:val="00E9795B"/>
    <w:rsid w:val="00E97A31"/>
    <w:rsid w:val="00E97C35"/>
    <w:rsid w:val="00E97C72"/>
    <w:rsid w:val="00E97D3D"/>
    <w:rsid w:val="00E97F32"/>
    <w:rsid w:val="00EA0094"/>
    <w:rsid w:val="00EA0224"/>
    <w:rsid w:val="00EA058E"/>
    <w:rsid w:val="00EA06DD"/>
    <w:rsid w:val="00EA0C2C"/>
    <w:rsid w:val="00EA1005"/>
    <w:rsid w:val="00EA10FA"/>
    <w:rsid w:val="00EA129A"/>
    <w:rsid w:val="00EA147A"/>
    <w:rsid w:val="00EA1491"/>
    <w:rsid w:val="00EA1632"/>
    <w:rsid w:val="00EA1658"/>
    <w:rsid w:val="00EA1667"/>
    <w:rsid w:val="00EA18E6"/>
    <w:rsid w:val="00EA1AF3"/>
    <w:rsid w:val="00EA1B70"/>
    <w:rsid w:val="00EA1E0D"/>
    <w:rsid w:val="00EA2453"/>
    <w:rsid w:val="00EA37CF"/>
    <w:rsid w:val="00EA3842"/>
    <w:rsid w:val="00EA3DF8"/>
    <w:rsid w:val="00EA4268"/>
    <w:rsid w:val="00EA445C"/>
    <w:rsid w:val="00EA49B0"/>
    <w:rsid w:val="00EA4CEC"/>
    <w:rsid w:val="00EA5333"/>
    <w:rsid w:val="00EA5465"/>
    <w:rsid w:val="00EA55E3"/>
    <w:rsid w:val="00EA58A7"/>
    <w:rsid w:val="00EA5BCE"/>
    <w:rsid w:val="00EA5BDA"/>
    <w:rsid w:val="00EA5CA8"/>
    <w:rsid w:val="00EA6218"/>
    <w:rsid w:val="00EA6362"/>
    <w:rsid w:val="00EA6E0C"/>
    <w:rsid w:val="00EA6E0D"/>
    <w:rsid w:val="00EA6EB2"/>
    <w:rsid w:val="00EA729E"/>
    <w:rsid w:val="00EA7454"/>
    <w:rsid w:val="00EA763D"/>
    <w:rsid w:val="00EA7C4D"/>
    <w:rsid w:val="00EA7E3B"/>
    <w:rsid w:val="00EB00A2"/>
    <w:rsid w:val="00EB01AF"/>
    <w:rsid w:val="00EB0319"/>
    <w:rsid w:val="00EB031A"/>
    <w:rsid w:val="00EB03F0"/>
    <w:rsid w:val="00EB0498"/>
    <w:rsid w:val="00EB0592"/>
    <w:rsid w:val="00EB0A48"/>
    <w:rsid w:val="00EB1171"/>
    <w:rsid w:val="00EB1A48"/>
    <w:rsid w:val="00EB1C01"/>
    <w:rsid w:val="00EB1CDD"/>
    <w:rsid w:val="00EB248D"/>
    <w:rsid w:val="00EB2823"/>
    <w:rsid w:val="00EB29D6"/>
    <w:rsid w:val="00EB30A0"/>
    <w:rsid w:val="00EB3225"/>
    <w:rsid w:val="00EB3227"/>
    <w:rsid w:val="00EB35F2"/>
    <w:rsid w:val="00EB3D2F"/>
    <w:rsid w:val="00EB43E7"/>
    <w:rsid w:val="00EB4847"/>
    <w:rsid w:val="00EB4A00"/>
    <w:rsid w:val="00EB4C31"/>
    <w:rsid w:val="00EB4FA4"/>
    <w:rsid w:val="00EB501F"/>
    <w:rsid w:val="00EB50E2"/>
    <w:rsid w:val="00EB511D"/>
    <w:rsid w:val="00EB5211"/>
    <w:rsid w:val="00EB5222"/>
    <w:rsid w:val="00EB530A"/>
    <w:rsid w:val="00EB540D"/>
    <w:rsid w:val="00EB54BE"/>
    <w:rsid w:val="00EB56CE"/>
    <w:rsid w:val="00EB5A4F"/>
    <w:rsid w:val="00EB5B25"/>
    <w:rsid w:val="00EB5B6A"/>
    <w:rsid w:val="00EB5CD7"/>
    <w:rsid w:val="00EB5CF2"/>
    <w:rsid w:val="00EB60D5"/>
    <w:rsid w:val="00EB623A"/>
    <w:rsid w:val="00EB64AE"/>
    <w:rsid w:val="00EB652C"/>
    <w:rsid w:val="00EB6C00"/>
    <w:rsid w:val="00EB6F21"/>
    <w:rsid w:val="00EB71B3"/>
    <w:rsid w:val="00EB7212"/>
    <w:rsid w:val="00EB73D6"/>
    <w:rsid w:val="00EB780A"/>
    <w:rsid w:val="00EC0486"/>
    <w:rsid w:val="00EC06D3"/>
    <w:rsid w:val="00EC0B5E"/>
    <w:rsid w:val="00EC0E72"/>
    <w:rsid w:val="00EC1603"/>
    <w:rsid w:val="00EC1D63"/>
    <w:rsid w:val="00EC20FD"/>
    <w:rsid w:val="00EC2FB4"/>
    <w:rsid w:val="00EC308A"/>
    <w:rsid w:val="00EC3478"/>
    <w:rsid w:val="00EC36DA"/>
    <w:rsid w:val="00EC3ADC"/>
    <w:rsid w:val="00EC3CC5"/>
    <w:rsid w:val="00EC3F1C"/>
    <w:rsid w:val="00EC406E"/>
    <w:rsid w:val="00EC4524"/>
    <w:rsid w:val="00EC4835"/>
    <w:rsid w:val="00EC4CC2"/>
    <w:rsid w:val="00EC5115"/>
    <w:rsid w:val="00EC55AF"/>
    <w:rsid w:val="00EC5973"/>
    <w:rsid w:val="00EC5C94"/>
    <w:rsid w:val="00EC5D62"/>
    <w:rsid w:val="00EC5DDA"/>
    <w:rsid w:val="00EC5E77"/>
    <w:rsid w:val="00EC6BEC"/>
    <w:rsid w:val="00EC7086"/>
    <w:rsid w:val="00EC72AD"/>
    <w:rsid w:val="00EC768B"/>
    <w:rsid w:val="00EC78A0"/>
    <w:rsid w:val="00EC78F8"/>
    <w:rsid w:val="00ED03B6"/>
    <w:rsid w:val="00ED05E5"/>
    <w:rsid w:val="00ED07BD"/>
    <w:rsid w:val="00ED0B5B"/>
    <w:rsid w:val="00ED120A"/>
    <w:rsid w:val="00ED164D"/>
    <w:rsid w:val="00ED1CC6"/>
    <w:rsid w:val="00ED1E70"/>
    <w:rsid w:val="00ED2282"/>
    <w:rsid w:val="00ED228C"/>
    <w:rsid w:val="00ED2B02"/>
    <w:rsid w:val="00ED2CFC"/>
    <w:rsid w:val="00ED2D0D"/>
    <w:rsid w:val="00ED2DE1"/>
    <w:rsid w:val="00ED2F9F"/>
    <w:rsid w:val="00ED2FE9"/>
    <w:rsid w:val="00ED3014"/>
    <w:rsid w:val="00ED3312"/>
    <w:rsid w:val="00ED36CF"/>
    <w:rsid w:val="00ED373C"/>
    <w:rsid w:val="00ED3A8C"/>
    <w:rsid w:val="00ED3C09"/>
    <w:rsid w:val="00ED3C1C"/>
    <w:rsid w:val="00ED4383"/>
    <w:rsid w:val="00ED4C9B"/>
    <w:rsid w:val="00ED4EFB"/>
    <w:rsid w:val="00ED518C"/>
    <w:rsid w:val="00ED57D1"/>
    <w:rsid w:val="00ED5918"/>
    <w:rsid w:val="00ED5D73"/>
    <w:rsid w:val="00ED5FD8"/>
    <w:rsid w:val="00ED63E5"/>
    <w:rsid w:val="00ED6484"/>
    <w:rsid w:val="00ED64C8"/>
    <w:rsid w:val="00ED66E9"/>
    <w:rsid w:val="00ED67F5"/>
    <w:rsid w:val="00ED6B6B"/>
    <w:rsid w:val="00ED70DD"/>
    <w:rsid w:val="00ED7108"/>
    <w:rsid w:val="00ED74DF"/>
    <w:rsid w:val="00ED75C6"/>
    <w:rsid w:val="00ED7678"/>
    <w:rsid w:val="00ED7B1E"/>
    <w:rsid w:val="00ED7BDF"/>
    <w:rsid w:val="00ED7C99"/>
    <w:rsid w:val="00ED7E9A"/>
    <w:rsid w:val="00EE0080"/>
    <w:rsid w:val="00EE07BB"/>
    <w:rsid w:val="00EE11AC"/>
    <w:rsid w:val="00EE11C7"/>
    <w:rsid w:val="00EE11E5"/>
    <w:rsid w:val="00EE15AA"/>
    <w:rsid w:val="00EE1780"/>
    <w:rsid w:val="00EE1EA1"/>
    <w:rsid w:val="00EE1F26"/>
    <w:rsid w:val="00EE24D6"/>
    <w:rsid w:val="00EE2523"/>
    <w:rsid w:val="00EE256E"/>
    <w:rsid w:val="00EE2847"/>
    <w:rsid w:val="00EE295E"/>
    <w:rsid w:val="00EE2CEB"/>
    <w:rsid w:val="00EE2E92"/>
    <w:rsid w:val="00EE2FE5"/>
    <w:rsid w:val="00EE30A7"/>
    <w:rsid w:val="00EE30A8"/>
    <w:rsid w:val="00EE3B0E"/>
    <w:rsid w:val="00EE3BFA"/>
    <w:rsid w:val="00EE3E6E"/>
    <w:rsid w:val="00EE3E76"/>
    <w:rsid w:val="00EE41A0"/>
    <w:rsid w:val="00EE444E"/>
    <w:rsid w:val="00EE54BD"/>
    <w:rsid w:val="00EE5647"/>
    <w:rsid w:val="00EE5F0A"/>
    <w:rsid w:val="00EE5F66"/>
    <w:rsid w:val="00EE6279"/>
    <w:rsid w:val="00EE64C1"/>
    <w:rsid w:val="00EE6666"/>
    <w:rsid w:val="00EE66A6"/>
    <w:rsid w:val="00EE69EE"/>
    <w:rsid w:val="00EE6A1E"/>
    <w:rsid w:val="00EE6A88"/>
    <w:rsid w:val="00EE6C63"/>
    <w:rsid w:val="00EE6DA0"/>
    <w:rsid w:val="00EE6EF5"/>
    <w:rsid w:val="00EE7208"/>
    <w:rsid w:val="00EE753B"/>
    <w:rsid w:val="00EE7B04"/>
    <w:rsid w:val="00EE7B49"/>
    <w:rsid w:val="00EE7E32"/>
    <w:rsid w:val="00EF0215"/>
    <w:rsid w:val="00EF042D"/>
    <w:rsid w:val="00EF0862"/>
    <w:rsid w:val="00EF08C7"/>
    <w:rsid w:val="00EF0BBF"/>
    <w:rsid w:val="00EF124B"/>
    <w:rsid w:val="00EF1425"/>
    <w:rsid w:val="00EF164B"/>
    <w:rsid w:val="00EF178D"/>
    <w:rsid w:val="00EF18E8"/>
    <w:rsid w:val="00EF1D58"/>
    <w:rsid w:val="00EF1FD7"/>
    <w:rsid w:val="00EF2108"/>
    <w:rsid w:val="00EF21F2"/>
    <w:rsid w:val="00EF2872"/>
    <w:rsid w:val="00EF29B7"/>
    <w:rsid w:val="00EF2C95"/>
    <w:rsid w:val="00EF3A69"/>
    <w:rsid w:val="00EF4065"/>
    <w:rsid w:val="00EF4098"/>
    <w:rsid w:val="00EF4A36"/>
    <w:rsid w:val="00EF4EDC"/>
    <w:rsid w:val="00EF52CE"/>
    <w:rsid w:val="00EF5313"/>
    <w:rsid w:val="00EF53FE"/>
    <w:rsid w:val="00EF577B"/>
    <w:rsid w:val="00EF5818"/>
    <w:rsid w:val="00EF5DA0"/>
    <w:rsid w:val="00EF674B"/>
    <w:rsid w:val="00EF6755"/>
    <w:rsid w:val="00EF676F"/>
    <w:rsid w:val="00EF6F98"/>
    <w:rsid w:val="00EF7051"/>
    <w:rsid w:val="00EF7519"/>
    <w:rsid w:val="00EF76EC"/>
    <w:rsid w:val="00EF7A2D"/>
    <w:rsid w:val="00EF7E4B"/>
    <w:rsid w:val="00F001FE"/>
    <w:rsid w:val="00F003A0"/>
    <w:rsid w:val="00F00737"/>
    <w:rsid w:val="00F00936"/>
    <w:rsid w:val="00F00B81"/>
    <w:rsid w:val="00F012C2"/>
    <w:rsid w:val="00F012DA"/>
    <w:rsid w:val="00F01416"/>
    <w:rsid w:val="00F014DA"/>
    <w:rsid w:val="00F014E5"/>
    <w:rsid w:val="00F016AD"/>
    <w:rsid w:val="00F017BC"/>
    <w:rsid w:val="00F01D00"/>
    <w:rsid w:val="00F01D19"/>
    <w:rsid w:val="00F02111"/>
    <w:rsid w:val="00F021DF"/>
    <w:rsid w:val="00F02243"/>
    <w:rsid w:val="00F022D0"/>
    <w:rsid w:val="00F02818"/>
    <w:rsid w:val="00F02A1E"/>
    <w:rsid w:val="00F03324"/>
    <w:rsid w:val="00F03AA9"/>
    <w:rsid w:val="00F03E38"/>
    <w:rsid w:val="00F04210"/>
    <w:rsid w:val="00F042E8"/>
    <w:rsid w:val="00F04340"/>
    <w:rsid w:val="00F047B2"/>
    <w:rsid w:val="00F04EDA"/>
    <w:rsid w:val="00F056EB"/>
    <w:rsid w:val="00F05FB1"/>
    <w:rsid w:val="00F06509"/>
    <w:rsid w:val="00F0665C"/>
    <w:rsid w:val="00F0669B"/>
    <w:rsid w:val="00F067B7"/>
    <w:rsid w:val="00F0708A"/>
    <w:rsid w:val="00F0710A"/>
    <w:rsid w:val="00F07149"/>
    <w:rsid w:val="00F07634"/>
    <w:rsid w:val="00F07818"/>
    <w:rsid w:val="00F07977"/>
    <w:rsid w:val="00F07C7A"/>
    <w:rsid w:val="00F07E45"/>
    <w:rsid w:val="00F1003A"/>
    <w:rsid w:val="00F1024A"/>
    <w:rsid w:val="00F10260"/>
    <w:rsid w:val="00F10791"/>
    <w:rsid w:val="00F108F9"/>
    <w:rsid w:val="00F10A7F"/>
    <w:rsid w:val="00F10B91"/>
    <w:rsid w:val="00F10D6A"/>
    <w:rsid w:val="00F10F43"/>
    <w:rsid w:val="00F114F7"/>
    <w:rsid w:val="00F11621"/>
    <w:rsid w:val="00F118FD"/>
    <w:rsid w:val="00F11F8B"/>
    <w:rsid w:val="00F12170"/>
    <w:rsid w:val="00F12267"/>
    <w:rsid w:val="00F1248F"/>
    <w:rsid w:val="00F12A08"/>
    <w:rsid w:val="00F12B04"/>
    <w:rsid w:val="00F12B42"/>
    <w:rsid w:val="00F12EB6"/>
    <w:rsid w:val="00F12F6D"/>
    <w:rsid w:val="00F12F97"/>
    <w:rsid w:val="00F1349D"/>
    <w:rsid w:val="00F13E76"/>
    <w:rsid w:val="00F13EEB"/>
    <w:rsid w:val="00F144AE"/>
    <w:rsid w:val="00F144E1"/>
    <w:rsid w:val="00F148D6"/>
    <w:rsid w:val="00F14977"/>
    <w:rsid w:val="00F14D66"/>
    <w:rsid w:val="00F152BD"/>
    <w:rsid w:val="00F155C3"/>
    <w:rsid w:val="00F15949"/>
    <w:rsid w:val="00F15A6A"/>
    <w:rsid w:val="00F15BBE"/>
    <w:rsid w:val="00F15C70"/>
    <w:rsid w:val="00F15CEC"/>
    <w:rsid w:val="00F1604B"/>
    <w:rsid w:val="00F160EB"/>
    <w:rsid w:val="00F1622A"/>
    <w:rsid w:val="00F16457"/>
    <w:rsid w:val="00F16905"/>
    <w:rsid w:val="00F16AC9"/>
    <w:rsid w:val="00F16DAE"/>
    <w:rsid w:val="00F1757E"/>
    <w:rsid w:val="00F17721"/>
    <w:rsid w:val="00F201DE"/>
    <w:rsid w:val="00F202AE"/>
    <w:rsid w:val="00F2041B"/>
    <w:rsid w:val="00F20525"/>
    <w:rsid w:val="00F20772"/>
    <w:rsid w:val="00F20956"/>
    <w:rsid w:val="00F20A21"/>
    <w:rsid w:val="00F20B79"/>
    <w:rsid w:val="00F21263"/>
    <w:rsid w:val="00F21341"/>
    <w:rsid w:val="00F21778"/>
    <w:rsid w:val="00F21D04"/>
    <w:rsid w:val="00F21FCD"/>
    <w:rsid w:val="00F223E1"/>
    <w:rsid w:val="00F2292C"/>
    <w:rsid w:val="00F22B8D"/>
    <w:rsid w:val="00F22C06"/>
    <w:rsid w:val="00F22FF2"/>
    <w:rsid w:val="00F23686"/>
    <w:rsid w:val="00F23908"/>
    <w:rsid w:val="00F23B1A"/>
    <w:rsid w:val="00F23CD7"/>
    <w:rsid w:val="00F24BED"/>
    <w:rsid w:val="00F2544A"/>
    <w:rsid w:val="00F26102"/>
    <w:rsid w:val="00F26552"/>
    <w:rsid w:val="00F265DB"/>
    <w:rsid w:val="00F26709"/>
    <w:rsid w:val="00F26F46"/>
    <w:rsid w:val="00F275D5"/>
    <w:rsid w:val="00F27805"/>
    <w:rsid w:val="00F2794A"/>
    <w:rsid w:val="00F27BA0"/>
    <w:rsid w:val="00F27CC1"/>
    <w:rsid w:val="00F27E73"/>
    <w:rsid w:val="00F300B4"/>
    <w:rsid w:val="00F3019C"/>
    <w:rsid w:val="00F304CC"/>
    <w:rsid w:val="00F306B5"/>
    <w:rsid w:val="00F309AB"/>
    <w:rsid w:val="00F309BF"/>
    <w:rsid w:val="00F30C9C"/>
    <w:rsid w:val="00F30DFF"/>
    <w:rsid w:val="00F30E8B"/>
    <w:rsid w:val="00F3107A"/>
    <w:rsid w:val="00F310D5"/>
    <w:rsid w:val="00F3197A"/>
    <w:rsid w:val="00F31D6E"/>
    <w:rsid w:val="00F3215E"/>
    <w:rsid w:val="00F32399"/>
    <w:rsid w:val="00F3240B"/>
    <w:rsid w:val="00F32849"/>
    <w:rsid w:val="00F32A5C"/>
    <w:rsid w:val="00F33330"/>
    <w:rsid w:val="00F33532"/>
    <w:rsid w:val="00F33A7E"/>
    <w:rsid w:val="00F33AB4"/>
    <w:rsid w:val="00F33B27"/>
    <w:rsid w:val="00F342AA"/>
    <w:rsid w:val="00F343D8"/>
    <w:rsid w:val="00F347F9"/>
    <w:rsid w:val="00F348F5"/>
    <w:rsid w:val="00F34933"/>
    <w:rsid w:val="00F34C91"/>
    <w:rsid w:val="00F34DCE"/>
    <w:rsid w:val="00F34ED9"/>
    <w:rsid w:val="00F34FE7"/>
    <w:rsid w:val="00F3535D"/>
    <w:rsid w:val="00F356CF"/>
    <w:rsid w:val="00F356FB"/>
    <w:rsid w:val="00F359D2"/>
    <w:rsid w:val="00F35A72"/>
    <w:rsid w:val="00F35E1B"/>
    <w:rsid w:val="00F35E7D"/>
    <w:rsid w:val="00F35EFB"/>
    <w:rsid w:val="00F36093"/>
    <w:rsid w:val="00F36201"/>
    <w:rsid w:val="00F363DC"/>
    <w:rsid w:val="00F3645D"/>
    <w:rsid w:val="00F36966"/>
    <w:rsid w:val="00F36B53"/>
    <w:rsid w:val="00F36CD5"/>
    <w:rsid w:val="00F36E9C"/>
    <w:rsid w:val="00F3723D"/>
    <w:rsid w:val="00F3726C"/>
    <w:rsid w:val="00F37E0A"/>
    <w:rsid w:val="00F37EF3"/>
    <w:rsid w:val="00F40933"/>
    <w:rsid w:val="00F40B8A"/>
    <w:rsid w:val="00F413DB"/>
    <w:rsid w:val="00F4167B"/>
    <w:rsid w:val="00F4170D"/>
    <w:rsid w:val="00F41E29"/>
    <w:rsid w:val="00F41E3B"/>
    <w:rsid w:val="00F422EA"/>
    <w:rsid w:val="00F42541"/>
    <w:rsid w:val="00F427F3"/>
    <w:rsid w:val="00F42AB3"/>
    <w:rsid w:val="00F42BFB"/>
    <w:rsid w:val="00F43904"/>
    <w:rsid w:val="00F43975"/>
    <w:rsid w:val="00F43BEF"/>
    <w:rsid w:val="00F43C86"/>
    <w:rsid w:val="00F43EAA"/>
    <w:rsid w:val="00F440FF"/>
    <w:rsid w:val="00F44256"/>
    <w:rsid w:val="00F443A8"/>
    <w:rsid w:val="00F443E2"/>
    <w:rsid w:val="00F443EC"/>
    <w:rsid w:val="00F443F2"/>
    <w:rsid w:val="00F44735"/>
    <w:rsid w:val="00F448F6"/>
    <w:rsid w:val="00F449E9"/>
    <w:rsid w:val="00F44A4E"/>
    <w:rsid w:val="00F44B7B"/>
    <w:rsid w:val="00F45037"/>
    <w:rsid w:val="00F45198"/>
    <w:rsid w:val="00F45831"/>
    <w:rsid w:val="00F45A74"/>
    <w:rsid w:val="00F45D23"/>
    <w:rsid w:val="00F45D54"/>
    <w:rsid w:val="00F45E07"/>
    <w:rsid w:val="00F46D74"/>
    <w:rsid w:val="00F47847"/>
    <w:rsid w:val="00F47904"/>
    <w:rsid w:val="00F479F6"/>
    <w:rsid w:val="00F47A4B"/>
    <w:rsid w:val="00F47C5E"/>
    <w:rsid w:val="00F5002B"/>
    <w:rsid w:val="00F5049A"/>
    <w:rsid w:val="00F50749"/>
    <w:rsid w:val="00F50785"/>
    <w:rsid w:val="00F50A2E"/>
    <w:rsid w:val="00F50BD9"/>
    <w:rsid w:val="00F50C1D"/>
    <w:rsid w:val="00F50E68"/>
    <w:rsid w:val="00F5118D"/>
    <w:rsid w:val="00F513AD"/>
    <w:rsid w:val="00F513D3"/>
    <w:rsid w:val="00F5140C"/>
    <w:rsid w:val="00F51567"/>
    <w:rsid w:val="00F516F6"/>
    <w:rsid w:val="00F51AD2"/>
    <w:rsid w:val="00F51DB5"/>
    <w:rsid w:val="00F51F7C"/>
    <w:rsid w:val="00F5210A"/>
    <w:rsid w:val="00F52135"/>
    <w:rsid w:val="00F52196"/>
    <w:rsid w:val="00F522CC"/>
    <w:rsid w:val="00F5261F"/>
    <w:rsid w:val="00F528B4"/>
    <w:rsid w:val="00F5291A"/>
    <w:rsid w:val="00F5308F"/>
    <w:rsid w:val="00F531C8"/>
    <w:rsid w:val="00F5381A"/>
    <w:rsid w:val="00F53957"/>
    <w:rsid w:val="00F53D83"/>
    <w:rsid w:val="00F54271"/>
    <w:rsid w:val="00F547DA"/>
    <w:rsid w:val="00F54845"/>
    <w:rsid w:val="00F54909"/>
    <w:rsid w:val="00F54BEE"/>
    <w:rsid w:val="00F5517F"/>
    <w:rsid w:val="00F559DC"/>
    <w:rsid w:val="00F55F4F"/>
    <w:rsid w:val="00F5628E"/>
    <w:rsid w:val="00F5635E"/>
    <w:rsid w:val="00F56364"/>
    <w:rsid w:val="00F566C0"/>
    <w:rsid w:val="00F569D2"/>
    <w:rsid w:val="00F56A53"/>
    <w:rsid w:val="00F56D13"/>
    <w:rsid w:val="00F56FC3"/>
    <w:rsid w:val="00F5733C"/>
    <w:rsid w:val="00F57882"/>
    <w:rsid w:val="00F578C7"/>
    <w:rsid w:val="00F5795B"/>
    <w:rsid w:val="00F57AE1"/>
    <w:rsid w:val="00F57AE7"/>
    <w:rsid w:val="00F57D3F"/>
    <w:rsid w:val="00F60048"/>
    <w:rsid w:val="00F60287"/>
    <w:rsid w:val="00F60B48"/>
    <w:rsid w:val="00F61037"/>
    <w:rsid w:val="00F61389"/>
    <w:rsid w:val="00F614AE"/>
    <w:rsid w:val="00F61806"/>
    <w:rsid w:val="00F61919"/>
    <w:rsid w:val="00F61C1A"/>
    <w:rsid w:val="00F620C4"/>
    <w:rsid w:val="00F62153"/>
    <w:rsid w:val="00F623CC"/>
    <w:rsid w:val="00F623E9"/>
    <w:rsid w:val="00F626E8"/>
    <w:rsid w:val="00F6330B"/>
    <w:rsid w:val="00F633C4"/>
    <w:rsid w:val="00F6342C"/>
    <w:rsid w:val="00F6364D"/>
    <w:rsid w:val="00F6385D"/>
    <w:rsid w:val="00F63AC5"/>
    <w:rsid w:val="00F63CBA"/>
    <w:rsid w:val="00F63D77"/>
    <w:rsid w:val="00F63E48"/>
    <w:rsid w:val="00F643F5"/>
    <w:rsid w:val="00F6440E"/>
    <w:rsid w:val="00F64512"/>
    <w:rsid w:val="00F64689"/>
    <w:rsid w:val="00F64CE9"/>
    <w:rsid w:val="00F64E8A"/>
    <w:rsid w:val="00F65453"/>
    <w:rsid w:val="00F65542"/>
    <w:rsid w:val="00F6572D"/>
    <w:rsid w:val="00F65810"/>
    <w:rsid w:val="00F658DF"/>
    <w:rsid w:val="00F65DF1"/>
    <w:rsid w:val="00F65F75"/>
    <w:rsid w:val="00F664C1"/>
    <w:rsid w:val="00F665EA"/>
    <w:rsid w:val="00F66700"/>
    <w:rsid w:val="00F66758"/>
    <w:rsid w:val="00F66888"/>
    <w:rsid w:val="00F66E1B"/>
    <w:rsid w:val="00F676A0"/>
    <w:rsid w:val="00F67860"/>
    <w:rsid w:val="00F67A0A"/>
    <w:rsid w:val="00F67B53"/>
    <w:rsid w:val="00F67C1F"/>
    <w:rsid w:val="00F70197"/>
    <w:rsid w:val="00F701EF"/>
    <w:rsid w:val="00F70570"/>
    <w:rsid w:val="00F706B3"/>
    <w:rsid w:val="00F7096E"/>
    <w:rsid w:val="00F70BC1"/>
    <w:rsid w:val="00F70D1F"/>
    <w:rsid w:val="00F710DE"/>
    <w:rsid w:val="00F711CD"/>
    <w:rsid w:val="00F712E3"/>
    <w:rsid w:val="00F71834"/>
    <w:rsid w:val="00F718FB"/>
    <w:rsid w:val="00F71A2D"/>
    <w:rsid w:val="00F71E8B"/>
    <w:rsid w:val="00F723D6"/>
    <w:rsid w:val="00F7245E"/>
    <w:rsid w:val="00F724AF"/>
    <w:rsid w:val="00F72BCB"/>
    <w:rsid w:val="00F72EEC"/>
    <w:rsid w:val="00F73080"/>
    <w:rsid w:val="00F73459"/>
    <w:rsid w:val="00F734A2"/>
    <w:rsid w:val="00F736E9"/>
    <w:rsid w:val="00F738D5"/>
    <w:rsid w:val="00F73B41"/>
    <w:rsid w:val="00F73F43"/>
    <w:rsid w:val="00F74804"/>
    <w:rsid w:val="00F751B4"/>
    <w:rsid w:val="00F752B0"/>
    <w:rsid w:val="00F7540A"/>
    <w:rsid w:val="00F76AC7"/>
    <w:rsid w:val="00F76BE5"/>
    <w:rsid w:val="00F76D25"/>
    <w:rsid w:val="00F76DB8"/>
    <w:rsid w:val="00F76E78"/>
    <w:rsid w:val="00F77001"/>
    <w:rsid w:val="00F77031"/>
    <w:rsid w:val="00F77718"/>
    <w:rsid w:val="00F77C77"/>
    <w:rsid w:val="00F77CD8"/>
    <w:rsid w:val="00F77E65"/>
    <w:rsid w:val="00F77EDA"/>
    <w:rsid w:val="00F802E2"/>
    <w:rsid w:val="00F8091E"/>
    <w:rsid w:val="00F80D55"/>
    <w:rsid w:val="00F81105"/>
    <w:rsid w:val="00F8143B"/>
    <w:rsid w:val="00F81519"/>
    <w:rsid w:val="00F817B1"/>
    <w:rsid w:val="00F81B88"/>
    <w:rsid w:val="00F81D97"/>
    <w:rsid w:val="00F81EBD"/>
    <w:rsid w:val="00F8201B"/>
    <w:rsid w:val="00F8210B"/>
    <w:rsid w:val="00F82190"/>
    <w:rsid w:val="00F82582"/>
    <w:rsid w:val="00F82657"/>
    <w:rsid w:val="00F82CAF"/>
    <w:rsid w:val="00F82E54"/>
    <w:rsid w:val="00F8372C"/>
    <w:rsid w:val="00F83746"/>
    <w:rsid w:val="00F83EB4"/>
    <w:rsid w:val="00F845A5"/>
    <w:rsid w:val="00F8470A"/>
    <w:rsid w:val="00F849A2"/>
    <w:rsid w:val="00F84EA9"/>
    <w:rsid w:val="00F851FB"/>
    <w:rsid w:val="00F85224"/>
    <w:rsid w:val="00F85277"/>
    <w:rsid w:val="00F85AA7"/>
    <w:rsid w:val="00F85AC6"/>
    <w:rsid w:val="00F86295"/>
    <w:rsid w:val="00F86F5A"/>
    <w:rsid w:val="00F8714F"/>
    <w:rsid w:val="00F873D6"/>
    <w:rsid w:val="00F87F07"/>
    <w:rsid w:val="00F87F34"/>
    <w:rsid w:val="00F90061"/>
    <w:rsid w:val="00F90062"/>
    <w:rsid w:val="00F90235"/>
    <w:rsid w:val="00F9057C"/>
    <w:rsid w:val="00F90A77"/>
    <w:rsid w:val="00F90E77"/>
    <w:rsid w:val="00F91496"/>
    <w:rsid w:val="00F91BEB"/>
    <w:rsid w:val="00F91C4B"/>
    <w:rsid w:val="00F91EA2"/>
    <w:rsid w:val="00F9235E"/>
    <w:rsid w:val="00F924C6"/>
    <w:rsid w:val="00F9260B"/>
    <w:rsid w:val="00F92737"/>
    <w:rsid w:val="00F92980"/>
    <w:rsid w:val="00F92CE0"/>
    <w:rsid w:val="00F92D83"/>
    <w:rsid w:val="00F93373"/>
    <w:rsid w:val="00F9347E"/>
    <w:rsid w:val="00F9354A"/>
    <w:rsid w:val="00F93559"/>
    <w:rsid w:val="00F937CF"/>
    <w:rsid w:val="00F937F8"/>
    <w:rsid w:val="00F93900"/>
    <w:rsid w:val="00F93A2D"/>
    <w:rsid w:val="00F93AB7"/>
    <w:rsid w:val="00F93B46"/>
    <w:rsid w:val="00F93E59"/>
    <w:rsid w:val="00F93FCB"/>
    <w:rsid w:val="00F940D3"/>
    <w:rsid w:val="00F9455C"/>
    <w:rsid w:val="00F94CCE"/>
    <w:rsid w:val="00F94D48"/>
    <w:rsid w:val="00F9516C"/>
    <w:rsid w:val="00F951F1"/>
    <w:rsid w:val="00F955ED"/>
    <w:rsid w:val="00F9585A"/>
    <w:rsid w:val="00F960E8"/>
    <w:rsid w:val="00F96138"/>
    <w:rsid w:val="00F9645C"/>
    <w:rsid w:val="00F96497"/>
    <w:rsid w:val="00F968C4"/>
    <w:rsid w:val="00F9690E"/>
    <w:rsid w:val="00F96B74"/>
    <w:rsid w:val="00F96BDD"/>
    <w:rsid w:val="00F96CD9"/>
    <w:rsid w:val="00F97836"/>
    <w:rsid w:val="00FA0248"/>
    <w:rsid w:val="00FA0A8B"/>
    <w:rsid w:val="00FA0D6F"/>
    <w:rsid w:val="00FA1112"/>
    <w:rsid w:val="00FA1642"/>
    <w:rsid w:val="00FA181C"/>
    <w:rsid w:val="00FA18BD"/>
    <w:rsid w:val="00FA192D"/>
    <w:rsid w:val="00FA19FA"/>
    <w:rsid w:val="00FA1B77"/>
    <w:rsid w:val="00FA1DA1"/>
    <w:rsid w:val="00FA20DB"/>
    <w:rsid w:val="00FA2573"/>
    <w:rsid w:val="00FA2CA2"/>
    <w:rsid w:val="00FA2E36"/>
    <w:rsid w:val="00FA2FA9"/>
    <w:rsid w:val="00FA32BD"/>
    <w:rsid w:val="00FA344F"/>
    <w:rsid w:val="00FA3933"/>
    <w:rsid w:val="00FA3941"/>
    <w:rsid w:val="00FA3DA8"/>
    <w:rsid w:val="00FA4720"/>
    <w:rsid w:val="00FA4AFC"/>
    <w:rsid w:val="00FA4F55"/>
    <w:rsid w:val="00FA5020"/>
    <w:rsid w:val="00FA5144"/>
    <w:rsid w:val="00FA5A72"/>
    <w:rsid w:val="00FA5CDD"/>
    <w:rsid w:val="00FA6231"/>
    <w:rsid w:val="00FA64AD"/>
    <w:rsid w:val="00FA67D0"/>
    <w:rsid w:val="00FA6E49"/>
    <w:rsid w:val="00FA7054"/>
    <w:rsid w:val="00FA749D"/>
    <w:rsid w:val="00FA7517"/>
    <w:rsid w:val="00FA776D"/>
    <w:rsid w:val="00FA7BBE"/>
    <w:rsid w:val="00FA7E3E"/>
    <w:rsid w:val="00FA7FF1"/>
    <w:rsid w:val="00FB0002"/>
    <w:rsid w:val="00FB0055"/>
    <w:rsid w:val="00FB075C"/>
    <w:rsid w:val="00FB07F7"/>
    <w:rsid w:val="00FB0E3A"/>
    <w:rsid w:val="00FB0F62"/>
    <w:rsid w:val="00FB13CB"/>
    <w:rsid w:val="00FB27E2"/>
    <w:rsid w:val="00FB2A2D"/>
    <w:rsid w:val="00FB2B0D"/>
    <w:rsid w:val="00FB2D1E"/>
    <w:rsid w:val="00FB2DA4"/>
    <w:rsid w:val="00FB3122"/>
    <w:rsid w:val="00FB3208"/>
    <w:rsid w:val="00FB34DB"/>
    <w:rsid w:val="00FB35E6"/>
    <w:rsid w:val="00FB4249"/>
    <w:rsid w:val="00FB45CF"/>
    <w:rsid w:val="00FB47D9"/>
    <w:rsid w:val="00FB506A"/>
    <w:rsid w:val="00FB5104"/>
    <w:rsid w:val="00FB512C"/>
    <w:rsid w:val="00FB549B"/>
    <w:rsid w:val="00FB564F"/>
    <w:rsid w:val="00FB57EF"/>
    <w:rsid w:val="00FB5C60"/>
    <w:rsid w:val="00FB640F"/>
    <w:rsid w:val="00FB646E"/>
    <w:rsid w:val="00FB71D0"/>
    <w:rsid w:val="00FB7402"/>
    <w:rsid w:val="00FB7664"/>
    <w:rsid w:val="00FB76A5"/>
    <w:rsid w:val="00FB7E54"/>
    <w:rsid w:val="00FB7F28"/>
    <w:rsid w:val="00FB7F61"/>
    <w:rsid w:val="00FB7F9F"/>
    <w:rsid w:val="00FC0005"/>
    <w:rsid w:val="00FC00DB"/>
    <w:rsid w:val="00FC040C"/>
    <w:rsid w:val="00FC0644"/>
    <w:rsid w:val="00FC0742"/>
    <w:rsid w:val="00FC0997"/>
    <w:rsid w:val="00FC0F0D"/>
    <w:rsid w:val="00FC0FA6"/>
    <w:rsid w:val="00FC1041"/>
    <w:rsid w:val="00FC11DF"/>
    <w:rsid w:val="00FC161A"/>
    <w:rsid w:val="00FC19AA"/>
    <w:rsid w:val="00FC219B"/>
    <w:rsid w:val="00FC239A"/>
    <w:rsid w:val="00FC2579"/>
    <w:rsid w:val="00FC268B"/>
    <w:rsid w:val="00FC2989"/>
    <w:rsid w:val="00FC2A7A"/>
    <w:rsid w:val="00FC2A99"/>
    <w:rsid w:val="00FC2D50"/>
    <w:rsid w:val="00FC2F5B"/>
    <w:rsid w:val="00FC3023"/>
    <w:rsid w:val="00FC31FC"/>
    <w:rsid w:val="00FC335A"/>
    <w:rsid w:val="00FC33F7"/>
    <w:rsid w:val="00FC3693"/>
    <w:rsid w:val="00FC3AAC"/>
    <w:rsid w:val="00FC3B5B"/>
    <w:rsid w:val="00FC3BDF"/>
    <w:rsid w:val="00FC44A3"/>
    <w:rsid w:val="00FC453E"/>
    <w:rsid w:val="00FC45B6"/>
    <w:rsid w:val="00FC4947"/>
    <w:rsid w:val="00FC5001"/>
    <w:rsid w:val="00FC51FC"/>
    <w:rsid w:val="00FC56FB"/>
    <w:rsid w:val="00FC5A0F"/>
    <w:rsid w:val="00FC5FC3"/>
    <w:rsid w:val="00FC60A2"/>
    <w:rsid w:val="00FC6807"/>
    <w:rsid w:val="00FC68C7"/>
    <w:rsid w:val="00FC6B2C"/>
    <w:rsid w:val="00FC7246"/>
    <w:rsid w:val="00FC760F"/>
    <w:rsid w:val="00FC781A"/>
    <w:rsid w:val="00FC7967"/>
    <w:rsid w:val="00FD01E6"/>
    <w:rsid w:val="00FD027D"/>
    <w:rsid w:val="00FD0680"/>
    <w:rsid w:val="00FD07C6"/>
    <w:rsid w:val="00FD0875"/>
    <w:rsid w:val="00FD0A90"/>
    <w:rsid w:val="00FD0F09"/>
    <w:rsid w:val="00FD11CA"/>
    <w:rsid w:val="00FD12AC"/>
    <w:rsid w:val="00FD198D"/>
    <w:rsid w:val="00FD1A62"/>
    <w:rsid w:val="00FD1B98"/>
    <w:rsid w:val="00FD1C0B"/>
    <w:rsid w:val="00FD1CEA"/>
    <w:rsid w:val="00FD1D4F"/>
    <w:rsid w:val="00FD2234"/>
    <w:rsid w:val="00FD2608"/>
    <w:rsid w:val="00FD2D40"/>
    <w:rsid w:val="00FD350B"/>
    <w:rsid w:val="00FD3A68"/>
    <w:rsid w:val="00FD426A"/>
    <w:rsid w:val="00FD45E6"/>
    <w:rsid w:val="00FD49B2"/>
    <w:rsid w:val="00FD4B5B"/>
    <w:rsid w:val="00FD4DD9"/>
    <w:rsid w:val="00FD509F"/>
    <w:rsid w:val="00FD50D0"/>
    <w:rsid w:val="00FD5203"/>
    <w:rsid w:val="00FD5C5D"/>
    <w:rsid w:val="00FD5D83"/>
    <w:rsid w:val="00FD5F16"/>
    <w:rsid w:val="00FD6146"/>
    <w:rsid w:val="00FD62EE"/>
    <w:rsid w:val="00FD654F"/>
    <w:rsid w:val="00FD6707"/>
    <w:rsid w:val="00FD6751"/>
    <w:rsid w:val="00FD6AB0"/>
    <w:rsid w:val="00FD6DA7"/>
    <w:rsid w:val="00FD7002"/>
    <w:rsid w:val="00FD7061"/>
    <w:rsid w:val="00FD71DF"/>
    <w:rsid w:val="00FD74DD"/>
    <w:rsid w:val="00FD762D"/>
    <w:rsid w:val="00FD7717"/>
    <w:rsid w:val="00FD77DE"/>
    <w:rsid w:val="00FD7882"/>
    <w:rsid w:val="00FD7987"/>
    <w:rsid w:val="00FD7997"/>
    <w:rsid w:val="00FD7D26"/>
    <w:rsid w:val="00FE0041"/>
    <w:rsid w:val="00FE0200"/>
    <w:rsid w:val="00FE045B"/>
    <w:rsid w:val="00FE08B9"/>
    <w:rsid w:val="00FE08C7"/>
    <w:rsid w:val="00FE0C35"/>
    <w:rsid w:val="00FE1438"/>
    <w:rsid w:val="00FE173D"/>
    <w:rsid w:val="00FE180A"/>
    <w:rsid w:val="00FE1E37"/>
    <w:rsid w:val="00FE1EE9"/>
    <w:rsid w:val="00FE1F5C"/>
    <w:rsid w:val="00FE2352"/>
    <w:rsid w:val="00FE24BA"/>
    <w:rsid w:val="00FE26D7"/>
    <w:rsid w:val="00FE27AB"/>
    <w:rsid w:val="00FE2A4E"/>
    <w:rsid w:val="00FE2AED"/>
    <w:rsid w:val="00FE3074"/>
    <w:rsid w:val="00FE33E7"/>
    <w:rsid w:val="00FE35B6"/>
    <w:rsid w:val="00FE3B50"/>
    <w:rsid w:val="00FE3C59"/>
    <w:rsid w:val="00FE3D50"/>
    <w:rsid w:val="00FE3E60"/>
    <w:rsid w:val="00FE3F2C"/>
    <w:rsid w:val="00FE40B2"/>
    <w:rsid w:val="00FE433F"/>
    <w:rsid w:val="00FE44C5"/>
    <w:rsid w:val="00FE4620"/>
    <w:rsid w:val="00FE477A"/>
    <w:rsid w:val="00FE479E"/>
    <w:rsid w:val="00FE47FA"/>
    <w:rsid w:val="00FE490A"/>
    <w:rsid w:val="00FE52F5"/>
    <w:rsid w:val="00FE5309"/>
    <w:rsid w:val="00FE56D3"/>
    <w:rsid w:val="00FE5DDD"/>
    <w:rsid w:val="00FE6563"/>
    <w:rsid w:val="00FE684A"/>
    <w:rsid w:val="00FE69EA"/>
    <w:rsid w:val="00FE6F03"/>
    <w:rsid w:val="00FE7070"/>
    <w:rsid w:val="00FE7073"/>
    <w:rsid w:val="00FE720F"/>
    <w:rsid w:val="00FE7358"/>
    <w:rsid w:val="00FE74A9"/>
    <w:rsid w:val="00FE7C80"/>
    <w:rsid w:val="00FE7CE9"/>
    <w:rsid w:val="00FE7F4D"/>
    <w:rsid w:val="00FE7FD7"/>
    <w:rsid w:val="00FF01A6"/>
    <w:rsid w:val="00FF0241"/>
    <w:rsid w:val="00FF073E"/>
    <w:rsid w:val="00FF07D0"/>
    <w:rsid w:val="00FF13F6"/>
    <w:rsid w:val="00FF145E"/>
    <w:rsid w:val="00FF1813"/>
    <w:rsid w:val="00FF18CB"/>
    <w:rsid w:val="00FF192A"/>
    <w:rsid w:val="00FF1CAF"/>
    <w:rsid w:val="00FF1F68"/>
    <w:rsid w:val="00FF1FA1"/>
    <w:rsid w:val="00FF20B4"/>
    <w:rsid w:val="00FF24D9"/>
    <w:rsid w:val="00FF24DD"/>
    <w:rsid w:val="00FF2604"/>
    <w:rsid w:val="00FF2E6C"/>
    <w:rsid w:val="00FF2FD8"/>
    <w:rsid w:val="00FF30BA"/>
    <w:rsid w:val="00FF30C8"/>
    <w:rsid w:val="00FF344F"/>
    <w:rsid w:val="00FF3505"/>
    <w:rsid w:val="00FF3932"/>
    <w:rsid w:val="00FF3E12"/>
    <w:rsid w:val="00FF3EC0"/>
    <w:rsid w:val="00FF41EF"/>
    <w:rsid w:val="00FF42B2"/>
    <w:rsid w:val="00FF4319"/>
    <w:rsid w:val="00FF431A"/>
    <w:rsid w:val="00FF467E"/>
    <w:rsid w:val="00FF495B"/>
    <w:rsid w:val="00FF4B1B"/>
    <w:rsid w:val="00FF4C76"/>
    <w:rsid w:val="00FF55EA"/>
    <w:rsid w:val="00FF5702"/>
    <w:rsid w:val="00FF5825"/>
    <w:rsid w:val="00FF5AA1"/>
    <w:rsid w:val="00FF5B76"/>
    <w:rsid w:val="00FF5C8F"/>
    <w:rsid w:val="00FF5CB3"/>
    <w:rsid w:val="00FF6603"/>
    <w:rsid w:val="00FF67D6"/>
    <w:rsid w:val="00FF6F49"/>
    <w:rsid w:val="00FF72B1"/>
    <w:rsid w:val="00FF734F"/>
    <w:rsid w:val="00FF7387"/>
    <w:rsid w:val="00FF7B6A"/>
    <w:rsid w:val="00FF7D08"/>
    <w:rsid w:val="00FF7D7E"/>
    <w:rsid w:val="00FF7EEB"/>
    <w:rsid w:val="00FF7EEC"/>
    <w:rsid w:val="010DDB15"/>
    <w:rsid w:val="01159236"/>
    <w:rsid w:val="0117F2EB"/>
    <w:rsid w:val="011F8772"/>
    <w:rsid w:val="013C3915"/>
    <w:rsid w:val="015A1312"/>
    <w:rsid w:val="0163E46E"/>
    <w:rsid w:val="0166B964"/>
    <w:rsid w:val="01707D50"/>
    <w:rsid w:val="018667FC"/>
    <w:rsid w:val="018A2182"/>
    <w:rsid w:val="018BCECB"/>
    <w:rsid w:val="01ACC70D"/>
    <w:rsid w:val="01F79814"/>
    <w:rsid w:val="02240283"/>
    <w:rsid w:val="022BCC80"/>
    <w:rsid w:val="024DAD4D"/>
    <w:rsid w:val="02551953"/>
    <w:rsid w:val="028DA37C"/>
    <w:rsid w:val="02B11FBF"/>
    <w:rsid w:val="02B2D6E4"/>
    <w:rsid w:val="02E3CB9A"/>
    <w:rsid w:val="02FD4F6B"/>
    <w:rsid w:val="030DD889"/>
    <w:rsid w:val="03107034"/>
    <w:rsid w:val="0314B72F"/>
    <w:rsid w:val="0318C3B4"/>
    <w:rsid w:val="0321A122"/>
    <w:rsid w:val="032EB554"/>
    <w:rsid w:val="03369421"/>
    <w:rsid w:val="0346A1E8"/>
    <w:rsid w:val="036535E2"/>
    <w:rsid w:val="03683088"/>
    <w:rsid w:val="03A1A970"/>
    <w:rsid w:val="03B024B9"/>
    <w:rsid w:val="03B0DA9A"/>
    <w:rsid w:val="03CFA49D"/>
    <w:rsid w:val="03DAB90F"/>
    <w:rsid w:val="03F18FE8"/>
    <w:rsid w:val="040AEDE9"/>
    <w:rsid w:val="0426E18C"/>
    <w:rsid w:val="04349E41"/>
    <w:rsid w:val="0439AD24"/>
    <w:rsid w:val="043A65E3"/>
    <w:rsid w:val="046C5A93"/>
    <w:rsid w:val="0479C436"/>
    <w:rsid w:val="0496D43A"/>
    <w:rsid w:val="04992678"/>
    <w:rsid w:val="04B9276E"/>
    <w:rsid w:val="04C8BCEB"/>
    <w:rsid w:val="04D45DC4"/>
    <w:rsid w:val="04E4E6F1"/>
    <w:rsid w:val="0504A247"/>
    <w:rsid w:val="0509D29F"/>
    <w:rsid w:val="050C08F0"/>
    <w:rsid w:val="05111AD8"/>
    <w:rsid w:val="0549750F"/>
    <w:rsid w:val="056C738C"/>
    <w:rsid w:val="0578070F"/>
    <w:rsid w:val="05AB099C"/>
    <w:rsid w:val="05AD8B1A"/>
    <w:rsid w:val="05C5AA98"/>
    <w:rsid w:val="05F306BD"/>
    <w:rsid w:val="0600ECC7"/>
    <w:rsid w:val="0603D99D"/>
    <w:rsid w:val="0607D01C"/>
    <w:rsid w:val="062BCBA6"/>
    <w:rsid w:val="062BF93B"/>
    <w:rsid w:val="06658742"/>
    <w:rsid w:val="0669D0C8"/>
    <w:rsid w:val="067A37AF"/>
    <w:rsid w:val="068307D0"/>
    <w:rsid w:val="06ACBD6D"/>
    <w:rsid w:val="06CEDBFC"/>
    <w:rsid w:val="0701044F"/>
    <w:rsid w:val="07040761"/>
    <w:rsid w:val="070D77DC"/>
    <w:rsid w:val="070FD11A"/>
    <w:rsid w:val="0711A232"/>
    <w:rsid w:val="07139DD5"/>
    <w:rsid w:val="0723D197"/>
    <w:rsid w:val="073D4C65"/>
    <w:rsid w:val="077CCF9F"/>
    <w:rsid w:val="0791030D"/>
    <w:rsid w:val="07AA50A0"/>
    <w:rsid w:val="07E3A3C2"/>
    <w:rsid w:val="07F673DD"/>
    <w:rsid w:val="07FE70F5"/>
    <w:rsid w:val="0812B8EE"/>
    <w:rsid w:val="0821E210"/>
    <w:rsid w:val="0833680E"/>
    <w:rsid w:val="0842A49A"/>
    <w:rsid w:val="0859DD8E"/>
    <w:rsid w:val="086270BD"/>
    <w:rsid w:val="087C07A3"/>
    <w:rsid w:val="0884023A"/>
    <w:rsid w:val="08886BD4"/>
    <w:rsid w:val="088D9A0C"/>
    <w:rsid w:val="0895544B"/>
    <w:rsid w:val="089833F9"/>
    <w:rsid w:val="08ABD1F9"/>
    <w:rsid w:val="08B23A13"/>
    <w:rsid w:val="08C9B0C4"/>
    <w:rsid w:val="08DCE519"/>
    <w:rsid w:val="08DE5680"/>
    <w:rsid w:val="08E4BE01"/>
    <w:rsid w:val="08F00933"/>
    <w:rsid w:val="08F8E11C"/>
    <w:rsid w:val="090D2F14"/>
    <w:rsid w:val="090ED9A1"/>
    <w:rsid w:val="09157B25"/>
    <w:rsid w:val="091BE09A"/>
    <w:rsid w:val="092969DA"/>
    <w:rsid w:val="098D4BFB"/>
    <w:rsid w:val="09ABB6F2"/>
    <w:rsid w:val="09C603A5"/>
    <w:rsid w:val="09D597B7"/>
    <w:rsid w:val="0A491870"/>
    <w:rsid w:val="0A574C60"/>
    <w:rsid w:val="0A703752"/>
    <w:rsid w:val="0A75EAA8"/>
    <w:rsid w:val="0A8D25EE"/>
    <w:rsid w:val="0AA35577"/>
    <w:rsid w:val="0ABA0994"/>
    <w:rsid w:val="0AC84322"/>
    <w:rsid w:val="0AD25F09"/>
    <w:rsid w:val="0ADD463A"/>
    <w:rsid w:val="0AFBDDC0"/>
    <w:rsid w:val="0B1916A7"/>
    <w:rsid w:val="0B6455E3"/>
    <w:rsid w:val="0B732C19"/>
    <w:rsid w:val="0B7759D0"/>
    <w:rsid w:val="0B8231BE"/>
    <w:rsid w:val="0BAAD3F9"/>
    <w:rsid w:val="0BABDAAA"/>
    <w:rsid w:val="0BC6325C"/>
    <w:rsid w:val="0BCD6254"/>
    <w:rsid w:val="0BCF2DE7"/>
    <w:rsid w:val="0BD3AD45"/>
    <w:rsid w:val="0BEA1BD6"/>
    <w:rsid w:val="0BF01B49"/>
    <w:rsid w:val="0C10D65D"/>
    <w:rsid w:val="0C1F651A"/>
    <w:rsid w:val="0C2440BA"/>
    <w:rsid w:val="0C306C80"/>
    <w:rsid w:val="0C3232E8"/>
    <w:rsid w:val="0C37490E"/>
    <w:rsid w:val="0C50B3EB"/>
    <w:rsid w:val="0C637F71"/>
    <w:rsid w:val="0C77049D"/>
    <w:rsid w:val="0C97C5E0"/>
    <w:rsid w:val="0CB787B6"/>
    <w:rsid w:val="0CBA9C2B"/>
    <w:rsid w:val="0CBDF279"/>
    <w:rsid w:val="0CCCF7F1"/>
    <w:rsid w:val="0CDA9234"/>
    <w:rsid w:val="0CE3E69D"/>
    <w:rsid w:val="0CE770C1"/>
    <w:rsid w:val="0D13B5C7"/>
    <w:rsid w:val="0D2C6B75"/>
    <w:rsid w:val="0D2C74EB"/>
    <w:rsid w:val="0D2CCD86"/>
    <w:rsid w:val="0D4B9B64"/>
    <w:rsid w:val="0D66A86C"/>
    <w:rsid w:val="0D6CAD7B"/>
    <w:rsid w:val="0D8671F0"/>
    <w:rsid w:val="0D8D58FD"/>
    <w:rsid w:val="0D9AE2F2"/>
    <w:rsid w:val="0D9B1373"/>
    <w:rsid w:val="0D9DF702"/>
    <w:rsid w:val="0DACC89F"/>
    <w:rsid w:val="0DBEA822"/>
    <w:rsid w:val="0DBFE508"/>
    <w:rsid w:val="0DE1F9F2"/>
    <w:rsid w:val="0DF9C088"/>
    <w:rsid w:val="0E19AD57"/>
    <w:rsid w:val="0E1AEAEF"/>
    <w:rsid w:val="0E1E3C87"/>
    <w:rsid w:val="0E21FF21"/>
    <w:rsid w:val="0E2E7947"/>
    <w:rsid w:val="0E584CDF"/>
    <w:rsid w:val="0E5B9B0A"/>
    <w:rsid w:val="0E62FDC4"/>
    <w:rsid w:val="0E7DA4EB"/>
    <w:rsid w:val="0E848115"/>
    <w:rsid w:val="0EA2181E"/>
    <w:rsid w:val="0EBDDC0D"/>
    <w:rsid w:val="0EC414B3"/>
    <w:rsid w:val="0EE339FC"/>
    <w:rsid w:val="0EFB4AE8"/>
    <w:rsid w:val="0F227861"/>
    <w:rsid w:val="0F2906D2"/>
    <w:rsid w:val="0F483F9C"/>
    <w:rsid w:val="0F4A50A9"/>
    <w:rsid w:val="0F7ACD88"/>
    <w:rsid w:val="0F8D243B"/>
    <w:rsid w:val="0F9410B3"/>
    <w:rsid w:val="0FBD9B74"/>
    <w:rsid w:val="0FC11997"/>
    <w:rsid w:val="0FDB7082"/>
    <w:rsid w:val="0FDF23C0"/>
    <w:rsid w:val="0FF48DE3"/>
    <w:rsid w:val="100161CC"/>
    <w:rsid w:val="1001C90C"/>
    <w:rsid w:val="100677D6"/>
    <w:rsid w:val="1007173D"/>
    <w:rsid w:val="100FDD29"/>
    <w:rsid w:val="10238A6A"/>
    <w:rsid w:val="102D805F"/>
    <w:rsid w:val="103BDFA5"/>
    <w:rsid w:val="1065DC44"/>
    <w:rsid w:val="106C2DEE"/>
    <w:rsid w:val="10915D70"/>
    <w:rsid w:val="10AB6B16"/>
    <w:rsid w:val="10AB76CD"/>
    <w:rsid w:val="10C15567"/>
    <w:rsid w:val="10C5CF0D"/>
    <w:rsid w:val="1100F53E"/>
    <w:rsid w:val="110BD3A3"/>
    <w:rsid w:val="1111FB3D"/>
    <w:rsid w:val="111274A1"/>
    <w:rsid w:val="11304F03"/>
    <w:rsid w:val="1130B67E"/>
    <w:rsid w:val="1146D1C8"/>
    <w:rsid w:val="1149B08D"/>
    <w:rsid w:val="114CB3D5"/>
    <w:rsid w:val="115AA47A"/>
    <w:rsid w:val="117FFF94"/>
    <w:rsid w:val="118F0C84"/>
    <w:rsid w:val="118F40F9"/>
    <w:rsid w:val="11B71F85"/>
    <w:rsid w:val="11BEC948"/>
    <w:rsid w:val="11CC05AB"/>
    <w:rsid w:val="11D49905"/>
    <w:rsid w:val="11DFBA30"/>
    <w:rsid w:val="1207C6F1"/>
    <w:rsid w:val="121BD54F"/>
    <w:rsid w:val="1225B721"/>
    <w:rsid w:val="124BF972"/>
    <w:rsid w:val="1278DEA7"/>
    <w:rsid w:val="127ED592"/>
    <w:rsid w:val="1282AC2D"/>
    <w:rsid w:val="128681FD"/>
    <w:rsid w:val="129EC587"/>
    <w:rsid w:val="12A6DF35"/>
    <w:rsid w:val="12B2BEFF"/>
    <w:rsid w:val="12D26E2A"/>
    <w:rsid w:val="12E1D212"/>
    <w:rsid w:val="132061EF"/>
    <w:rsid w:val="132F06EE"/>
    <w:rsid w:val="1337CC31"/>
    <w:rsid w:val="134B55D5"/>
    <w:rsid w:val="134CAEB0"/>
    <w:rsid w:val="13509A7F"/>
    <w:rsid w:val="135E4316"/>
    <w:rsid w:val="13707CE9"/>
    <w:rsid w:val="13878B06"/>
    <w:rsid w:val="1392BEAD"/>
    <w:rsid w:val="139C1ECC"/>
    <w:rsid w:val="13A20944"/>
    <w:rsid w:val="13A431A1"/>
    <w:rsid w:val="13A4C080"/>
    <w:rsid w:val="13D394DB"/>
    <w:rsid w:val="1400FB7E"/>
    <w:rsid w:val="142A6659"/>
    <w:rsid w:val="144CB558"/>
    <w:rsid w:val="14597DE1"/>
    <w:rsid w:val="145FA170"/>
    <w:rsid w:val="14649CEF"/>
    <w:rsid w:val="147CF860"/>
    <w:rsid w:val="14A2D886"/>
    <w:rsid w:val="14B330C4"/>
    <w:rsid w:val="14C60020"/>
    <w:rsid w:val="14CC1938"/>
    <w:rsid w:val="14D55D9E"/>
    <w:rsid w:val="14D773EA"/>
    <w:rsid w:val="14E26586"/>
    <w:rsid w:val="14EBC7B8"/>
    <w:rsid w:val="1541D632"/>
    <w:rsid w:val="155673CB"/>
    <w:rsid w:val="1571BC27"/>
    <w:rsid w:val="15722654"/>
    <w:rsid w:val="157B8D76"/>
    <w:rsid w:val="158F645D"/>
    <w:rsid w:val="1590E865"/>
    <w:rsid w:val="1595B3F3"/>
    <w:rsid w:val="15C98F6A"/>
    <w:rsid w:val="15DFD77E"/>
    <w:rsid w:val="1600BFF1"/>
    <w:rsid w:val="161D5E13"/>
    <w:rsid w:val="161D8EDF"/>
    <w:rsid w:val="1625C31F"/>
    <w:rsid w:val="163126AF"/>
    <w:rsid w:val="163FA436"/>
    <w:rsid w:val="1651DF93"/>
    <w:rsid w:val="165C98F0"/>
    <w:rsid w:val="16600F7D"/>
    <w:rsid w:val="16606E6B"/>
    <w:rsid w:val="1674ACC9"/>
    <w:rsid w:val="1678715D"/>
    <w:rsid w:val="168E0881"/>
    <w:rsid w:val="16B0DCE6"/>
    <w:rsid w:val="16D76243"/>
    <w:rsid w:val="16E6C0C3"/>
    <w:rsid w:val="16F26A65"/>
    <w:rsid w:val="16F6100D"/>
    <w:rsid w:val="172B7CDD"/>
    <w:rsid w:val="172C0DDB"/>
    <w:rsid w:val="174A6E79"/>
    <w:rsid w:val="176B59DA"/>
    <w:rsid w:val="1784BB64"/>
    <w:rsid w:val="178BF3A4"/>
    <w:rsid w:val="179926D6"/>
    <w:rsid w:val="179F4F52"/>
    <w:rsid w:val="17A40EF3"/>
    <w:rsid w:val="17BDCD6F"/>
    <w:rsid w:val="17C1C790"/>
    <w:rsid w:val="17E3BE97"/>
    <w:rsid w:val="17EC7191"/>
    <w:rsid w:val="17EE7B74"/>
    <w:rsid w:val="17FA6713"/>
    <w:rsid w:val="17FCC490"/>
    <w:rsid w:val="18038528"/>
    <w:rsid w:val="1805816D"/>
    <w:rsid w:val="18075AB8"/>
    <w:rsid w:val="1808C6E2"/>
    <w:rsid w:val="1814992E"/>
    <w:rsid w:val="181A4B50"/>
    <w:rsid w:val="18224A15"/>
    <w:rsid w:val="183E5D1D"/>
    <w:rsid w:val="18451AFC"/>
    <w:rsid w:val="1852248D"/>
    <w:rsid w:val="18844070"/>
    <w:rsid w:val="189023A7"/>
    <w:rsid w:val="18BFC27C"/>
    <w:rsid w:val="18C77536"/>
    <w:rsid w:val="1920E16E"/>
    <w:rsid w:val="1926496C"/>
    <w:rsid w:val="1930FBCA"/>
    <w:rsid w:val="193C3ADB"/>
    <w:rsid w:val="193FAC45"/>
    <w:rsid w:val="194DE3A3"/>
    <w:rsid w:val="19564EA9"/>
    <w:rsid w:val="195A80F7"/>
    <w:rsid w:val="1975A233"/>
    <w:rsid w:val="198420AF"/>
    <w:rsid w:val="198A6516"/>
    <w:rsid w:val="19AB67A4"/>
    <w:rsid w:val="19BD699B"/>
    <w:rsid w:val="19CE4F9A"/>
    <w:rsid w:val="19D555EE"/>
    <w:rsid w:val="19DC9B43"/>
    <w:rsid w:val="19FF3A67"/>
    <w:rsid w:val="1A2A7878"/>
    <w:rsid w:val="1A2A88E3"/>
    <w:rsid w:val="1A3D082E"/>
    <w:rsid w:val="1A4DB234"/>
    <w:rsid w:val="1A511E6E"/>
    <w:rsid w:val="1A53E41F"/>
    <w:rsid w:val="1A6DA438"/>
    <w:rsid w:val="1A6E8F12"/>
    <w:rsid w:val="1A70F55A"/>
    <w:rsid w:val="1A7DE532"/>
    <w:rsid w:val="1A817007"/>
    <w:rsid w:val="1A8BB860"/>
    <w:rsid w:val="1A98FC71"/>
    <w:rsid w:val="1AA57B30"/>
    <w:rsid w:val="1AF18A59"/>
    <w:rsid w:val="1B00DC3F"/>
    <w:rsid w:val="1B0DFE0C"/>
    <w:rsid w:val="1B1055F2"/>
    <w:rsid w:val="1B150E48"/>
    <w:rsid w:val="1B18C49A"/>
    <w:rsid w:val="1B3DB854"/>
    <w:rsid w:val="1B6A2235"/>
    <w:rsid w:val="1B8E8F14"/>
    <w:rsid w:val="1BA2AC85"/>
    <w:rsid w:val="1BBA6E30"/>
    <w:rsid w:val="1BE2FAE2"/>
    <w:rsid w:val="1C366690"/>
    <w:rsid w:val="1C544876"/>
    <w:rsid w:val="1C87E7F3"/>
    <w:rsid w:val="1C9A22A9"/>
    <w:rsid w:val="1CBCB027"/>
    <w:rsid w:val="1CD2039D"/>
    <w:rsid w:val="1CD5A5E0"/>
    <w:rsid w:val="1CD7C686"/>
    <w:rsid w:val="1CDDF50B"/>
    <w:rsid w:val="1CEB7C52"/>
    <w:rsid w:val="1D2B1A08"/>
    <w:rsid w:val="1D2BAD0E"/>
    <w:rsid w:val="1D3464D5"/>
    <w:rsid w:val="1D34C899"/>
    <w:rsid w:val="1D38D38E"/>
    <w:rsid w:val="1D5E8818"/>
    <w:rsid w:val="1D6B6FD0"/>
    <w:rsid w:val="1D850A29"/>
    <w:rsid w:val="1D915F23"/>
    <w:rsid w:val="1D98FEB9"/>
    <w:rsid w:val="1D9BFE2F"/>
    <w:rsid w:val="1DBA5C80"/>
    <w:rsid w:val="1DE07267"/>
    <w:rsid w:val="1DE5C3D5"/>
    <w:rsid w:val="1E0783DC"/>
    <w:rsid w:val="1E137A1C"/>
    <w:rsid w:val="1E164AC1"/>
    <w:rsid w:val="1E387694"/>
    <w:rsid w:val="1E3C838F"/>
    <w:rsid w:val="1E503A86"/>
    <w:rsid w:val="1E77839B"/>
    <w:rsid w:val="1E812E88"/>
    <w:rsid w:val="1E92516D"/>
    <w:rsid w:val="1EAB7E57"/>
    <w:rsid w:val="1EC240BA"/>
    <w:rsid w:val="1EFBB738"/>
    <w:rsid w:val="1EFDF633"/>
    <w:rsid w:val="1F0F5BDD"/>
    <w:rsid w:val="1F11E6D8"/>
    <w:rsid w:val="1F6EDCBF"/>
    <w:rsid w:val="1F77B832"/>
    <w:rsid w:val="1F80C70B"/>
    <w:rsid w:val="1F8934EB"/>
    <w:rsid w:val="1FC4386E"/>
    <w:rsid w:val="1FD7CF5D"/>
    <w:rsid w:val="1FE51E22"/>
    <w:rsid w:val="1FE827E7"/>
    <w:rsid w:val="1FEF338F"/>
    <w:rsid w:val="201BAC0E"/>
    <w:rsid w:val="201CA3ED"/>
    <w:rsid w:val="2026D469"/>
    <w:rsid w:val="202CFE11"/>
    <w:rsid w:val="202F8C66"/>
    <w:rsid w:val="2030B643"/>
    <w:rsid w:val="20341D77"/>
    <w:rsid w:val="204ABA22"/>
    <w:rsid w:val="2063AA09"/>
    <w:rsid w:val="2078B8FB"/>
    <w:rsid w:val="208AEC6D"/>
    <w:rsid w:val="20A3A5A3"/>
    <w:rsid w:val="20AF1585"/>
    <w:rsid w:val="20DBC12E"/>
    <w:rsid w:val="20F3C04F"/>
    <w:rsid w:val="21010CE8"/>
    <w:rsid w:val="211BF66F"/>
    <w:rsid w:val="215C159C"/>
    <w:rsid w:val="21667F26"/>
    <w:rsid w:val="217BC3AC"/>
    <w:rsid w:val="218A183D"/>
    <w:rsid w:val="219EA99F"/>
    <w:rsid w:val="21AA69BF"/>
    <w:rsid w:val="21B4BBF1"/>
    <w:rsid w:val="21BB8A81"/>
    <w:rsid w:val="21C2D3CE"/>
    <w:rsid w:val="21CC3BFF"/>
    <w:rsid w:val="21D6053D"/>
    <w:rsid w:val="21DD82F7"/>
    <w:rsid w:val="21DDC2AB"/>
    <w:rsid w:val="21EBEAC0"/>
    <w:rsid w:val="21FF7765"/>
    <w:rsid w:val="2200016D"/>
    <w:rsid w:val="220C3A13"/>
    <w:rsid w:val="223F753F"/>
    <w:rsid w:val="228941FB"/>
    <w:rsid w:val="22902032"/>
    <w:rsid w:val="229F5420"/>
    <w:rsid w:val="22A1358E"/>
    <w:rsid w:val="22B4C2C0"/>
    <w:rsid w:val="22C3585C"/>
    <w:rsid w:val="22C692CE"/>
    <w:rsid w:val="22CD48A3"/>
    <w:rsid w:val="22E5C0CA"/>
    <w:rsid w:val="22FCE4F9"/>
    <w:rsid w:val="23055A42"/>
    <w:rsid w:val="231C8062"/>
    <w:rsid w:val="23216C8F"/>
    <w:rsid w:val="23277595"/>
    <w:rsid w:val="233D68C7"/>
    <w:rsid w:val="23686AC3"/>
    <w:rsid w:val="237125F8"/>
    <w:rsid w:val="23865271"/>
    <w:rsid w:val="238F8CEB"/>
    <w:rsid w:val="239AAA11"/>
    <w:rsid w:val="239F6885"/>
    <w:rsid w:val="23A06D4D"/>
    <w:rsid w:val="23BE2362"/>
    <w:rsid w:val="23C7E9C6"/>
    <w:rsid w:val="23D895D6"/>
    <w:rsid w:val="23F7F120"/>
    <w:rsid w:val="23FCB310"/>
    <w:rsid w:val="2410D7B9"/>
    <w:rsid w:val="2433C0FF"/>
    <w:rsid w:val="247BA221"/>
    <w:rsid w:val="24AC0E77"/>
    <w:rsid w:val="24CEF90C"/>
    <w:rsid w:val="24E32DC5"/>
    <w:rsid w:val="250F7D1E"/>
    <w:rsid w:val="25291D8E"/>
    <w:rsid w:val="252C343B"/>
    <w:rsid w:val="254AAB6D"/>
    <w:rsid w:val="255797B1"/>
    <w:rsid w:val="255EDF8D"/>
    <w:rsid w:val="25618940"/>
    <w:rsid w:val="25A3266A"/>
    <w:rsid w:val="25BD7E3D"/>
    <w:rsid w:val="25C691D9"/>
    <w:rsid w:val="25F8A1AA"/>
    <w:rsid w:val="2604DBD8"/>
    <w:rsid w:val="2608B53E"/>
    <w:rsid w:val="262425F5"/>
    <w:rsid w:val="2629EC8A"/>
    <w:rsid w:val="26510391"/>
    <w:rsid w:val="26897FEE"/>
    <w:rsid w:val="268D4580"/>
    <w:rsid w:val="26A624C8"/>
    <w:rsid w:val="26AA72D3"/>
    <w:rsid w:val="26AE9FE9"/>
    <w:rsid w:val="26BE8A7B"/>
    <w:rsid w:val="26E1DBAC"/>
    <w:rsid w:val="26E3CE3D"/>
    <w:rsid w:val="26E7AB7C"/>
    <w:rsid w:val="26F4291E"/>
    <w:rsid w:val="270AF118"/>
    <w:rsid w:val="270B8D24"/>
    <w:rsid w:val="2721BFFB"/>
    <w:rsid w:val="273261E1"/>
    <w:rsid w:val="27354F7B"/>
    <w:rsid w:val="2743D22B"/>
    <w:rsid w:val="27562C80"/>
    <w:rsid w:val="27852A07"/>
    <w:rsid w:val="278E159D"/>
    <w:rsid w:val="27946365"/>
    <w:rsid w:val="27AAB277"/>
    <w:rsid w:val="27BEC384"/>
    <w:rsid w:val="27C1DF83"/>
    <w:rsid w:val="280B8928"/>
    <w:rsid w:val="28212612"/>
    <w:rsid w:val="282B16C5"/>
    <w:rsid w:val="283EB838"/>
    <w:rsid w:val="283FEACA"/>
    <w:rsid w:val="284EA980"/>
    <w:rsid w:val="285363F0"/>
    <w:rsid w:val="285F141B"/>
    <w:rsid w:val="289E2D1E"/>
    <w:rsid w:val="28B945FF"/>
    <w:rsid w:val="28C6FB8A"/>
    <w:rsid w:val="28D589F7"/>
    <w:rsid w:val="28DFF0E0"/>
    <w:rsid w:val="28E06FBA"/>
    <w:rsid w:val="28FBEEC2"/>
    <w:rsid w:val="29252B01"/>
    <w:rsid w:val="2933ADBF"/>
    <w:rsid w:val="293459C7"/>
    <w:rsid w:val="293A3C4E"/>
    <w:rsid w:val="295B7D5E"/>
    <w:rsid w:val="296A4EB9"/>
    <w:rsid w:val="2971676B"/>
    <w:rsid w:val="29854126"/>
    <w:rsid w:val="29861F07"/>
    <w:rsid w:val="298C3C5C"/>
    <w:rsid w:val="2999041E"/>
    <w:rsid w:val="29A80500"/>
    <w:rsid w:val="29AF4356"/>
    <w:rsid w:val="29C7B91D"/>
    <w:rsid w:val="29C9CF79"/>
    <w:rsid w:val="29D93385"/>
    <w:rsid w:val="29DB3589"/>
    <w:rsid w:val="29E24E46"/>
    <w:rsid w:val="29E27593"/>
    <w:rsid w:val="2A1E8291"/>
    <w:rsid w:val="2A2D95C5"/>
    <w:rsid w:val="2A2EF41A"/>
    <w:rsid w:val="2A549B63"/>
    <w:rsid w:val="2A62FA08"/>
    <w:rsid w:val="2A6380D2"/>
    <w:rsid w:val="2A6A637C"/>
    <w:rsid w:val="2A711918"/>
    <w:rsid w:val="2A9D99F5"/>
    <w:rsid w:val="2AB4F325"/>
    <w:rsid w:val="2AB76817"/>
    <w:rsid w:val="2AB78EA5"/>
    <w:rsid w:val="2AC118F1"/>
    <w:rsid w:val="2AD798E0"/>
    <w:rsid w:val="2B01620B"/>
    <w:rsid w:val="2B2B97AD"/>
    <w:rsid w:val="2B386CDF"/>
    <w:rsid w:val="2B3987D2"/>
    <w:rsid w:val="2B4C6049"/>
    <w:rsid w:val="2B4CC0BA"/>
    <w:rsid w:val="2B4F8F6F"/>
    <w:rsid w:val="2B6C71EC"/>
    <w:rsid w:val="2B90BEC8"/>
    <w:rsid w:val="2B923EF4"/>
    <w:rsid w:val="2B9ED590"/>
    <w:rsid w:val="2BC33A66"/>
    <w:rsid w:val="2BEB3C3E"/>
    <w:rsid w:val="2C12419A"/>
    <w:rsid w:val="2C1E4771"/>
    <w:rsid w:val="2C84429C"/>
    <w:rsid w:val="2C9FDB6D"/>
    <w:rsid w:val="2CB14DEC"/>
    <w:rsid w:val="2CD6A41C"/>
    <w:rsid w:val="2CDCEA26"/>
    <w:rsid w:val="2CDE87EF"/>
    <w:rsid w:val="2CEC2666"/>
    <w:rsid w:val="2CED32A0"/>
    <w:rsid w:val="2CF4A252"/>
    <w:rsid w:val="2CF92633"/>
    <w:rsid w:val="2D0B88D1"/>
    <w:rsid w:val="2D432FC7"/>
    <w:rsid w:val="2D755F39"/>
    <w:rsid w:val="2D77B1FD"/>
    <w:rsid w:val="2DB3B5BF"/>
    <w:rsid w:val="2DC1057C"/>
    <w:rsid w:val="2DC79FA2"/>
    <w:rsid w:val="2DC8E4A7"/>
    <w:rsid w:val="2DD53D1A"/>
    <w:rsid w:val="2DE298B6"/>
    <w:rsid w:val="2DEFDF13"/>
    <w:rsid w:val="2DF5C9C4"/>
    <w:rsid w:val="2E1E6A2D"/>
    <w:rsid w:val="2E1FBFE5"/>
    <w:rsid w:val="2E2BA915"/>
    <w:rsid w:val="2E2C67A0"/>
    <w:rsid w:val="2E4B16EF"/>
    <w:rsid w:val="2E504A1A"/>
    <w:rsid w:val="2E698D27"/>
    <w:rsid w:val="2E762E9F"/>
    <w:rsid w:val="2E796CEE"/>
    <w:rsid w:val="2E803266"/>
    <w:rsid w:val="2EC065CC"/>
    <w:rsid w:val="2ED33078"/>
    <w:rsid w:val="2ED5408D"/>
    <w:rsid w:val="2EDFA327"/>
    <w:rsid w:val="2EEEEFE6"/>
    <w:rsid w:val="2EF28BAF"/>
    <w:rsid w:val="2EF4C89E"/>
    <w:rsid w:val="2F06BF90"/>
    <w:rsid w:val="2F06F551"/>
    <w:rsid w:val="2F18CF23"/>
    <w:rsid w:val="2F1BAA13"/>
    <w:rsid w:val="2F1FA28C"/>
    <w:rsid w:val="2F3793A3"/>
    <w:rsid w:val="2F4CD5EF"/>
    <w:rsid w:val="2F5934A1"/>
    <w:rsid w:val="2F69677F"/>
    <w:rsid w:val="2F86CD93"/>
    <w:rsid w:val="2F8A8CB3"/>
    <w:rsid w:val="2F90BE0B"/>
    <w:rsid w:val="2F985C66"/>
    <w:rsid w:val="2FBA2F62"/>
    <w:rsid w:val="2FC02DEF"/>
    <w:rsid w:val="2FCB5AD6"/>
    <w:rsid w:val="2FCEC78B"/>
    <w:rsid w:val="2FEB8656"/>
    <w:rsid w:val="2FF02822"/>
    <w:rsid w:val="2FF12A64"/>
    <w:rsid w:val="2FF38C63"/>
    <w:rsid w:val="2FF60916"/>
    <w:rsid w:val="302B3671"/>
    <w:rsid w:val="3036C1F0"/>
    <w:rsid w:val="3053DC08"/>
    <w:rsid w:val="3065ACC5"/>
    <w:rsid w:val="306AD27E"/>
    <w:rsid w:val="30750C77"/>
    <w:rsid w:val="308AB35C"/>
    <w:rsid w:val="309331AF"/>
    <w:rsid w:val="309824AB"/>
    <w:rsid w:val="30DED094"/>
    <w:rsid w:val="30FF8622"/>
    <w:rsid w:val="31068D0F"/>
    <w:rsid w:val="31168AB8"/>
    <w:rsid w:val="3119C32B"/>
    <w:rsid w:val="3121450E"/>
    <w:rsid w:val="312BDD50"/>
    <w:rsid w:val="31399833"/>
    <w:rsid w:val="314064F1"/>
    <w:rsid w:val="3145F5DB"/>
    <w:rsid w:val="3149F6CB"/>
    <w:rsid w:val="31874950"/>
    <w:rsid w:val="319A0B5F"/>
    <w:rsid w:val="31ACA340"/>
    <w:rsid w:val="31DEFAAC"/>
    <w:rsid w:val="31DF435A"/>
    <w:rsid w:val="31F3C419"/>
    <w:rsid w:val="322DF22A"/>
    <w:rsid w:val="32383EF4"/>
    <w:rsid w:val="32483D10"/>
    <w:rsid w:val="324CE9C5"/>
    <w:rsid w:val="324DBD6C"/>
    <w:rsid w:val="328807FF"/>
    <w:rsid w:val="32928A14"/>
    <w:rsid w:val="32ADA8F6"/>
    <w:rsid w:val="32AEE992"/>
    <w:rsid w:val="32BE8EE8"/>
    <w:rsid w:val="32C035EE"/>
    <w:rsid w:val="32DA1BA2"/>
    <w:rsid w:val="32EEA21B"/>
    <w:rsid w:val="32F6951E"/>
    <w:rsid w:val="32F6F915"/>
    <w:rsid w:val="33000CC7"/>
    <w:rsid w:val="330D3B92"/>
    <w:rsid w:val="3315665C"/>
    <w:rsid w:val="33182C12"/>
    <w:rsid w:val="33227B53"/>
    <w:rsid w:val="332584D8"/>
    <w:rsid w:val="33493C7D"/>
    <w:rsid w:val="335482B0"/>
    <w:rsid w:val="3357C4B1"/>
    <w:rsid w:val="3385A42A"/>
    <w:rsid w:val="3389060D"/>
    <w:rsid w:val="338F7AA8"/>
    <w:rsid w:val="33ACD87B"/>
    <w:rsid w:val="33CAE7AB"/>
    <w:rsid w:val="33D9DC17"/>
    <w:rsid w:val="33FC0BF7"/>
    <w:rsid w:val="340E0754"/>
    <w:rsid w:val="34154D8C"/>
    <w:rsid w:val="341DFE0D"/>
    <w:rsid w:val="344243B7"/>
    <w:rsid w:val="347260EC"/>
    <w:rsid w:val="347AB8E8"/>
    <w:rsid w:val="347BE251"/>
    <w:rsid w:val="34A891CF"/>
    <w:rsid w:val="34ABF23A"/>
    <w:rsid w:val="34B41244"/>
    <w:rsid w:val="34E3ED05"/>
    <w:rsid w:val="35535FB6"/>
    <w:rsid w:val="3556617A"/>
    <w:rsid w:val="35626391"/>
    <w:rsid w:val="356D85D2"/>
    <w:rsid w:val="357665D1"/>
    <w:rsid w:val="357AFFC6"/>
    <w:rsid w:val="35A5DCB0"/>
    <w:rsid w:val="35ADAA70"/>
    <w:rsid w:val="35BEC2A8"/>
    <w:rsid w:val="35C6B467"/>
    <w:rsid w:val="35DAEBC6"/>
    <w:rsid w:val="35E7FB8E"/>
    <w:rsid w:val="3602354D"/>
    <w:rsid w:val="361CA065"/>
    <w:rsid w:val="363DAE4C"/>
    <w:rsid w:val="36437E7C"/>
    <w:rsid w:val="3654357A"/>
    <w:rsid w:val="365553B8"/>
    <w:rsid w:val="36779204"/>
    <w:rsid w:val="368339CD"/>
    <w:rsid w:val="36840A89"/>
    <w:rsid w:val="369EE911"/>
    <w:rsid w:val="36B3C4A0"/>
    <w:rsid w:val="36F2C219"/>
    <w:rsid w:val="3712F38B"/>
    <w:rsid w:val="371D831A"/>
    <w:rsid w:val="372A4604"/>
    <w:rsid w:val="372DFB81"/>
    <w:rsid w:val="3737DF3B"/>
    <w:rsid w:val="373AB639"/>
    <w:rsid w:val="374FE6EB"/>
    <w:rsid w:val="375FA4DC"/>
    <w:rsid w:val="37829FFD"/>
    <w:rsid w:val="3785E4EB"/>
    <w:rsid w:val="3798A1FB"/>
    <w:rsid w:val="379FBE83"/>
    <w:rsid w:val="37C1C86A"/>
    <w:rsid w:val="37DB0AC1"/>
    <w:rsid w:val="37F1836E"/>
    <w:rsid w:val="37FD8D42"/>
    <w:rsid w:val="37FE87EF"/>
    <w:rsid w:val="38141139"/>
    <w:rsid w:val="3825E400"/>
    <w:rsid w:val="3825F45B"/>
    <w:rsid w:val="38415AEE"/>
    <w:rsid w:val="384B42E0"/>
    <w:rsid w:val="38561F91"/>
    <w:rsid w:val="3856F934"/>
    <w:rsid w:val="387AAD6A"/>
    <w:rsid w:val="38ADB947"/>
    <w:rsid w:val="38B48DA0"/>
    <w:rsid w:val="38BF16DB"/>
    <w:rsid w:val="38BF3988"/>
    <w:rsid w:val="38BFDEF5"/>
    <w:rsid w:val="38D4E344"/>
    <w:rsid w:val="38DBE31A"/>
    <w:rsid w:val="38E23791"/>
    <w:rsid w:val="38F9D08B"/>
    <w:rsid w:val="3904DDD1"/>
    <w:rsid w:val="3923E1EF"/>
    <w:rsid w:val="39589542"/>
    <w:rsid w:val="396BA706"/>
    <w:rsid w:val="399B7F46"/>
    <w:rsid w:val="399D4C96"/>
    <w:rsid w:val="39B7A4F5"/>
    <w:rsid w:val="39BB2A06"/>
    <w:rsid w:val="39BDCFD4"/>
    <w:rsid w:val="39C28810"/>
    <w:rsid w:val="39C2D95D"/>
    <w:rsid w:val="39DB04A5"/>
    <w:rsid w:val="39E35952"/>
    <w:rsid w:val="3A002D01"/>
    <w:rsid w:val="3A1DE3B6"/>
    <w:rsid w:val="3A311E6C"/>
    <w:rsid w:val="3A4CE0E6"/>
    <w:rsid w:val="3A527824"/>
    <w:rsid w:val="3A6209F3"/>
    <w:rsid w:val="3A9D64A7"/>
    <w:rsid w:val="3ADCF491"/>
    <w:rsid w:val="3B155361"/>
    <w:rsid w:val="3B191C2C"/>
    <w:rsid w:val="3B192F7D"/>
    <w:rsid w:val="3B211B95"/>
    <w:rsid w:val="3B3BE033"/>
    <w:rsid w:val="3B4F3BE9"/>
    <w:rsid w:val="3B54CE26"/>
    <w:rsid w:val="3B561675"/>
    <w:rsid w:val="3B5FF04D"/>
    <w:rsid w:val="3B68AF0E"/>
    <w:rsid w:val="3B70963B"/>
    <w:rsid w:val="3B7AE413"/>
    <w:rsid w:val="3B812A17"/>
    <w:rsid w:val="3B82F943"/>
    <w:rsid w:val="3B8B1256"/>
    <w:rsid w:val="3BA2BAF4"/>
    <w:rsid w:val="3BD104A6"/>
    <w:rsid w:val="3BF21F59"/>
    <w:rsid w:val="3C16C5DF"/>
    <w:rsid w:val="3C1A7EFF"/>
    <w:rsid w:val="3C231245"/>
    <w:rsid w:val="3C2E5D63"/>
    <w:rsid w:val="3C4EC422"/>
    <w:rsid w:val="3C5A0021"/>
    <w:rsid w:val="3C5F5872"/>
    <w:rsid w:val="3C717A31"/>
    <w:rsid w:val="3C7899FC"/>
    <w:rsid w:val="3CA3CB2A"/>
    <w:rsid w:val="3CB10E01"/>
    <w:rsid w:val="3CC6A296"/>
    <w:rsid w:val="3CE75916"/>
    <w:rsid w:val="3CF1387F"/>
    <w:rsid w:val="3CFE5393"/>
    <w:rsid w:val="3D086035"/>
    <w:rsid w:val="3D0F2B8E"/>
    <w:rsid w:val="3D1E6179"/>
    <w:rsid w:val="3D3184AD"/>
    <w:rsid w:val="3D423488"/>
    <w:rsid w:val="3D5DE01C"/>
    <w:rsid w:val="3D74AA05"/>
    <w:rsid w:val="3DA8DB0A"/>
    <w:rsid w:val="3DC6D999"/>
    <w:rsid w:val="3DD915B5"/>
    <w:rsid w:val="3DEB803C"/>
    <w:rsid w:val="3DF094C5"/>
    <w:rsid w:val="3E004A15"/>
    <w:rsid w:val="3E1BAACD"/>
    <w:rsid w:val="3E349DF1"/>
    <w:rsid w:val="3E3EAB1E"/>
    <w:rsid w:val="3E553F56"/>
    <w:rsid w:val="3E711CEE"/>
    <w:rsid w:val="3E73E17F"/>
    <w:rsid w:val="3E894EB5"/>
    <w:rsid w:val="3E94728A"/>
    <w:rsid w:val="3EA0C6EF"/>
    <w:rsid w:val="3EA814A2"/>
    <w:rsid w:val="3EB9BD77"/>
    <w:rsid w:val="3EDDC15C"/>
    <w:rsid w:val="3EE1B54E"/>
    <w:rsid w:val="3EEBE809"/>
    <w:rsid w:val="3EF4ECE7"/>
    <w:rsid w:val="3F07A7D9"/>
    <w:rsid w:val="3F20C90A"/>
    <w:rsid w:val="3F7564F8"/>
    <w:rsid w:val="3F911231"/>
    <w:rsid w:val="3F9234C8"/>
    <w:rsid w:val="3FB10885"/>
    <w:rsid w:val="3FB3E2B3"/>
    <w:rsid w:val="3FC326CE"/>
    <w:rsid w:val="3FE6F82A"/>
    <w:rsid w:val="3FFFF983"/>
    <w:rsid w:val="402695BC"/>
    <w:rsid w:val="402A4F18"/>
    <w:rsid w:val="402F5EF1"/>
    <w:rsid w:val="403E5261"/>
    <w:rsid w:val="4045B38E"/>
    <w:rsid w:val="4051710E"/>
    <w:rsid w:val="4053D41D"/>
    <w:rsid w:val="4069EC60"/>
    <w:rsid w:val="40742A0A"/>
    <w:rsid w:val="40898223"/>
    <w:rsid w:val="408FA403"/>
    <w:rsid w:val="4091911F"/>
    <w:rsid w:val="4093DBF8"/>
    <w:rsid w:val="40D0EE3A"/>
    <w:rsid w:val="4101A5B2"/>
    <w:rsid w:val="4118DABE"/>
    <w:rsid w:val="411D1261"/>
    <w:rsid w:val="4130991A"/>
    <w:rsid w:val="41445235"/>
    <w:rsid w:val="4144D9CE"/>
    <w:rsid w:val="414AB97B"/>
    <w:rsid w:val="414F6137"/>
    <w:rsid w:val="41671087"/>
    <w:rsid w:val="416A4D01"/>
    <w:rsid w:val="4172E8C4"/>
    <w:rsid w:val="41769610"/>
    <w:rsid w:val="418072D4"/>
    <w:rsid w:val="4193F578"/>
    <w:rsid w:val="41A67CF0"/>
    <w:rsid w:val="41A90D9D"/>
    <w:rsid w:val="41C75F08"/>
    <w:rsid w:val="420AB18D"/>
    <w:rsid w:val="42135799"/>
    <w:rsid w:val="4214CAA6"/>
    <w:rsid w:val="421C65C8"/>
    <w:rsid w:val="42244B58"/>
    <w:rsid w:val="424B21B5"/>
    <w:rsid w:val="424CC922"/>
    <w:rsid w:val="424DF48C"/>
    <w:rsid w:val="426C54A0"/>
    <w:rsid w:val="42ABBEA7"/>
    <w:rsid w:val="42CF804D"/>
    <w:rsid w:val="42D7CECF"/>
    <w:rsid w:val="42F91720"/>
    <w:rsid w:val="43079674"/>
    <w:rsid w:val="431D7F5C"/>
    <w:rsid w:val="434F2A7E"/>
    <w:rsid w:val="435AD924"/>
    <w:rsid w:val="435E36D6"/>
    <w:rsid w:val="43805E10"/>
    <w:rsid w:val="4381E5DB"/>
    <w:rsid w:val="4382ADD6"/>
    <w:rsid w:val="4384F63D"/>
    <w:rsid w:val="43972979"/>
    <w:rsid w:val="43D91521"/>
    <w:rsid w:val="43F0F258"/>
    <w:rsid w:val="43FE5AD5"/>
    <w:rsid w:val="4447D208"/>
    <w:rsid w:val="4460A30F"/>
    <w:rsid w:val="4468EDA3"/>
    <w:rsid w:val="449A1826"/>
    <w:rsid w:val="44A195AB"/>
    <w:rsid w:val="44B5FDC3"/>
    <w:rsid w:val="44C3F071"/>
    <w:rsid w:val="44C54E83"/>
    <w:rsid w:val="44C8D4C7"/>
    <w:rsid w:val="44E51FB1"/>
    <w:rsid w:val="44F40D1D"/>
    <w:rsid w:val="45119303"/>
    <w:rsid w:val="45138076"/>
    <w:rsid w:val="4539A111"/>
    <w:rsid w:val="4558AA4E"/>
    <w:rsid w:val="455F1418"/>
    <w:rsid w:val="455F2DB2"/>
    <w:rsid w:val="4572A0E1"/>
    <w:rsid w:val="4577BE3B"/>
    <w:rsid w:val="4583F364"/>
    <w:rsid w:val="45A9D4C6"/>
    <w:rsid w:val="45D0BC8E"/>
    <w:rsid w:val="45E27B01"/>
    <w:rsid w:val="460BB373"/>
    <w:rsid w:val="462857DE"/>
    <w:rsid w:val="4662C163"/>
    <w:rsid w:val="46C5B95E"/>
    <w:rsid w:val="46D54A6E"/>
    <w:rsid w:val="46F565CB"/>
    <w:rsid w:val="470D4F3A"/>
    <w:rsid w:val="47153734"/>
    <w:rsid w:val="471DD680"/>
    <w:rsid w:val="47324EE9"/>
    <w:rsid w:val="474A3A7E"/>
    <w:rsid w:val="474EC528"/>
    <w:rsid w:val="476B1FFE"/>
    <w:rsid w:val="477A0C72"/>
    <w:rsid w:val="477A2BFC"/>
    <w:rsid w:val="477FE764"/>
    <w:rsid w:val="47924020"/>
    <w:rsid w:val="47A31626"/>
    <w:rsid w:val="47A61D96"/>
    <w:rsid w:val="47E5AAAE"/>
    <w:rsid w:val="481183CD"/>
    <w:rsid w:val="481CEF2E"/>
    <w:rsid w:val="481F5EC4"/>
    <w:rsid w:val="482ED2E4"/>
    <w:rsid w:val="4836579C"/>
    <w:rsid w:val="484778F3"/>
    <w:rsid w:val="484F0F76"/>
    <w:rsid w:val="485723FB"/>
    <w:rsid w:val="485D4EF1"/>
    <w:rsid w:val="48685D34"/>
    <w:rsid w:val="48774D30"/>
    <w:rsid w:val="4888A73F"/>
    <w:rsid w:val="48A63362"/>
    <w:rsid w:val="48BFB957"/>
    <w:rsid w:val="48F3AA02"/>
    <w:rsid w:val="48F5C2D7"/>
    <w:rsid w:val="49003303"/>
    <w:rsid w:val="49089021"/>
    <w:rsid w:val="49111FB0"/>
    <w:rsid w:val="49147B5F"/>
    <w:rsid w:val="492BB71E"/>
    <w:rsid w:val="49474CD0"/>
    <w:rsid w:val="4981B1F3"/>
    <w:rsid w:val="4988CADE"/>
    <w:rsid w:val="4998F757"/>
    <w:rsid w:val="49AA57CB"/>
    <w:rsid w:val="49BB9DFC"/>
    <w:rsid w:val="49C04B09"/>
    <w:rsid w:val="49CA2881"/>
    <w:rsid w:val="49D1F617"/>
    <w:rsid w:val="49F39D68"/>
    <w:rsid w:val="4A1CEA88"/>
    <w:rsid w:val="4A4F1CA4"/>
    <w:rsid w:val="4A99ED22"/>
    <w:rsid w:val="4AA7B4F9"/>
    <w:rsid w:val="4ABEF6E1"/>
    <w:rsid w:val="4ACCD7B9"/>
    <w:rsid w:val="4ACE64F2"/>
    <w:rsid w:val="4AF1A0CC"/>
    <w:rsid w:val="4AF5178B"/>
    <w:rsid w:val="4B0BEA1A"/>
    <w:rsid w:val="4B16A092"/>
    <w:rsid w:val="4B2264BB"/>
    <w:rsid w:val="4B28AF0F"/>
    <w:rsid w:val="4B5B4BE2"/>
    <w:rsid w:val="4B6B57B0"/>
    <w:rsid w:val="4B6B8D6F"/>
    <w:rsid w:val="4B9B952E"/>
    <w:rsid w:val="4BB5CDBD"/>
    <w:rsid w:val="4BDEACA7"/>
    <w:rsid w:val="4BE2AFB5"/>
    <w:rsid w:val="4C04BD50"/>
    <w:rsid w:val="4C0A2D7D"/>
    <w:rsid w:val="4C151263"/>
    <w:rsid w:val="4C1EE92A"/>
    <w:rsid w:val="4C394544"/>
    <w:rsid w:val="4C3E81E5"/>
    <w:rsid w:val="4C5765ED"/>
    <w:rsid w:val="4C58C1C8"/>
    <w:rsid w:val="4C5BC098"/>
    <w:rsid w:val="4C87A980"/>
    <w:rsid w:val="4C8CB421"/>
    <w:rsid w:val="4CB18DDC"/>
    <w:rsid w:val="4CB4A183"/>
    <w:rsid w:val="4D29F9B1"/>
    <w:rsid w:val="4D2D9487"/>
    <w:rsid w:val="4D380209"/>
    <w:rsid w:val="4D44DFFD"/>
    <w:rsid w:val="4D5CC20D"/>
    <w:rsid w:val="4D75884A"/>
    <w:rsid w:val="4D8D9B5E"/>
    <w:rsid w:val="4D8F1C6A"/>
    <w:rsid w:val="4D93F916"/>
    <w:rsid w:val="4DADDF6A"/>
    <w:rsid w:val="4DBE370D"/>
    <w:rsid w:val="4DBF7572"/>
    <w:rsid w:val="4DC9AAEB"/>
    <w:rsid w:val="4DE862F1"/>
    <w:rsid w:val="4DEC2602"/>
    <w:rsid w:val="4E018586"/>
    <w:rsid w:val="4E050915"/>
    <w:rsid w:val="4E0C020D"/>
    <w:rsid w:val="4E1EEC10"/>
    <w:rsid w:val="4E24B2E7"/>
    <w:rsid w:val="4E47962B"/>
    <w:rsid w:val="4E7CC437"/>
    <w:rsid w:val="4E88D54B"/>
    <w:rsid w:val="4E8A5F45"/>
    <w:rsid w:val="4E972743"/>
    <w:rsid w:val="4EB179F1"/>
    <w:rsid w:val="4EBC11D5"/>
    <w:rsid w:val="4EC26774"/>
    <w:rsid w:val="4ED05BAF"/>
    <w:rsid w:val="4ED5CF54"/>
    <w:rsid w:val="4EEF4492"/>
    <w:rsid w:val="4EF80DEB"/>
    <w:rsid w:val="4F22DCF9"/>
    <w:rsid w:val="4F58BE72"/>
    <w:rsid w:val="4F6D6788"/>
    <w:rsid w:val="4F8949E0"/>
    <w:rsid w:val="4F8E1654"/>
    <w:rsid w:val="4F9E89EA"/>
    <w:rsid w:val="4FB7C510"/>
    <w:rsid w:val="4FC63763"/>
    <w:rsid w:val="4FC8A903"/>
    <w:rsid w:val="4FE44C9B"/>
    <w:rsid w:val="501134B3"/>
    <w:rsid w:val="502D2984"/>
    <w:rsid w:val="505DFFA2"/>
    <w:rsid w:val="5061C681"/>
    <w:rsid w:val="506B71F1"/>
    <w:rsid w:val="507C8917"/>
    <w:rsid w:val="50BB651C"/>
    <w:rsid w:val="50C625E7"/>
    <w:rsid w:val="50E7A0F8"/>
    <w:rsid w:val="50FE853A"/>
    <w:rsid w:val="511C2104"/>
    <w:rsid w:val="5153E935"/>
    <w:rsid w:val="51BD7256"/>
    <w:rsid w:val="51BEC01E"/>
    <w:rsid w:val="51CAF1C1"/>
    <w:rsid w:val="51E48925"/>
    <w:rsid w:val="51E5E451"/>
    <w:rsid w:val="51F9417B"/>
    <w:rsid w:val="51FFB598"/>
    <w:rsid w:val="523792DA"/>
    <w:rsid w:val="5250D437"/>
    <w:rsid w:val="52527AC0"/>
    <w:rsid w:val="52586810"/>
    <w:rsid w:val="5258E593"/>
    <w:rsid w:val="528274E5"/>
    <w:rsid w:val="528C40B9"/>
    <w:rsid w:val="52C5ED6D"/>
    <w:rsid w:val="52F63809"/>
    <w:rsid w:val="52FBD122"/>
    <w:rsid w:val="52FD415F"/>
    <w:rsid w:val="535950D2"/>
    <w:rsid w:val="535FB55C"/>
    <w:rsid w:val="5364B9AF"/>
    <w:rsid w:val="536E04FB"/>
    <w:rsid w:val="536FFD27"/>
    <w:rsid w:val="53776EB5"/>
    <w:rsid w:val="5377CF64"/>
    <w:rsid w:val="53D0B067"/>
    <w:rsid w:val="53DAB411"/>
    <w:rsid w:val="53E7D3C0"/>
    <w:rsid w:val="53E820C8"/>
    <w:rsid w:val="53F07EEA"/>
    <w:rsid w:val="53F3800F"/>
    <w:rsid w:val="5409C743"/>
    <w:rsid w:val="5417B19B"/>
    <w:rsid w:val="541CC983"/>
    <w:rsid w:val="542E94F0"/>
    <w:rsid w:val="5440F574"/>
    <w:rsid w:val="5445C422"/>
    <w:rsid w:val="54468861"/>
    <w:rsid w:val="54633836"/>
    <w:rsid w:val="5468E749"/>
    <w:rsid w:val="546F5FC4"/>
    <w:rsid w:val="5473D4E3"/>
    <w:rsid w:val="54A98BA9"/>
    <w:rsid w:val="54BFA644"/>
    <w:rsid w:val="54C8D021"/>
    <w:rsid w:val="54CD8C1C"/>
    <w:rsid w:val="54D604A6"/>
    <w:rsid w:val="54E2C351"/>
    <w:rsid w:val="54EDDCAA"/>
    <w:rsid w:val="54FC6BDD"/>
    <w:rsid w:val="550340BD"/>
    <w:rsid w:val="55203C99"/>
    <w:rsid w:val="5525FDA4"/>
    <w:rsid w:val="5527967D"/>
    <w:rsid w:val="552D179F"/>
    <w:rsid w:val="554FCD8D"/>
    <w:rsid w:val="5552D29A"/>
    <w:rsid w:val="55666DE7"/>
    <w:rsid w:val="5574D17B"/>
    <w:rsid w:val="55873434"/>
    <w:rsid w:val="55983676"/>
    <w:rsid w:val="55995319"/>
    <w:rsid w:val="55A9D19F"/>
    <w:rsid w:val="55BE600A"/>
    <w:rsid w:val="55C0ABF2"/>
    <w:rsid w:val="55EFF435"/>
    <w:rsid w:val="560E0100"/>
    <w:rsid w:val="560E2405"/>
    <w:rsid w:val="5611612B"/>
    <w:rsid w:val="56195D3A"/>
    <w:rsid w:val="56203C22"/>
    <w:rsid w:val="562E1697"/>
    <w:rsid w:val="562EF1FB"/>
    <w:rsid w:val="5670EF88"/>
    <w:rsid w:val="5684A340"/>
    <w:rsid w:val="568612DD"/>
    <w:rsid w:val="56922164"/>
    <w:rsid w:val="56A5B8EF"/>
    <w:rsid w:val="56AE209B"/>
    <w:rsid w:val="56B04FDE"/>
    <w:rsid w:val="56D7E0C4"/>
    <w:rsid w:val="56F50964"/>
    <w:rsid w:val="56F5E0A9"/>
    <w:rsid w:val="57018545"/>
    <w:rsid w:val="5704EF28"/>
    <w:rsid w:val="570DC238"/>
    <w:rsid w:val="5711E8A1"/>
    <w:rsid w:val="571959A5"/>
    <w:rsid w:val="573156A1"/>
    <w:rsid w:val="573FA93A"/>
    <w:rsid w:val="57619DC7"/>
    <w:rsid w:val="5778B68A"/>
    <w:rsid w:val="5788A506"/>
    <w:rsid w:val="578DACF1"/>
    <w:rsid w:val="578FEE2A"/>
    <w:rsid w:val="5799D6AE"/>
    <w:rsid w:val="579C27F9"/>
    <w:rsid w:val="57B1DB48"/>
    <w:rsid w:val="57BF9EA1"/>
    <w:rsid w:val="57C552E6"/>
    <w:rsid w:val="57CB92F6"/>
    <w:rsid w:val="57DACC9E"/>
    <w:rsid w:val="57DC6E70"/>
    <w:rsid w:val="57E07674"/>
    <w:rsid w:val="57E52A4F"/>
    <w:rsid w:val="57F31788"/>
    <w:rsid w:val="57FA79D9"/>
    <w:rsid w:val="5817CAAA"/>
    <w:rsid w:val="581CFFA9"/>
    <w:rsid w:val="583B44E4"/>
    <w:rsid w:val="585E8DA7"/>
    <w:rsid w:val="5870CE20"/>
    <w:rsid w:val="589D3E61"/>
    <w:rsid w:val="58B95CFA"/>
    <w:rsid w:val="58F56696"/>
    <w:rsid w:val="5910A488"/>
    <w:rsid w:val="591D84FB"/>
    <w:rsid w:val="593121DD"/>
    <w:rsid w:val="59467077"/>
    <w:rsid w:val="594973A9"/>
    <w:rsid w:val="597541C8"/>
    <w:rsid w:val="59773D35"/>
    <w:rsid w:val="59A33376"/>
    <w:rsid w:val="59D8AEDE"/>
    <w:rsid w:val="5A15AB48"/>
    <w:rsid w:val="5A376B0A"/>
    <w:rsid w:val="5A3872D8"/>
    <w:rsid w:val="5A3C7441"/>
    <w:rsid w:val="5A3E4850"/>
    <w:rsid w:val="5A699F6B"/>
    <w:rsid w:val="5A94490A"/>
    <w:rsid w:val="5A9F188D"/>
    <w:rsid w:val="5A9FA3BE"/>
    <w:rsid w:val="5AC6FF62"/>
    <w:rsid w:val="5AC7286A"/>
    <w:rsid w:val="5AD86929"/>
    <w:rsid w:val="5ADB0A30"/>
    <w:rsid w:val="5ADF04A6"/>
    <w:rsid w:val="5AEDAA74"/>
    <w:rsid w:val="5AEFDE77"/>
    <w:rsid w:val="5B03CCEF"/>
    <w:rsid w:val="5B0A0BFF"/>
    <w:rsid w:val="5B128A23"/>
    <w:rsid w:val="5B20E8CA"/>
    <w:rsid w:val="5B451382"/>
    <w:rsid w:val="5B4E149C"/>
    <w:rsid w:val="5B6A629A"/>
    <w:rsid w:val="5B6FA6A0"/>
    <w:rsid w:val="5B799699"/>
    <w:rsid w:val="5B850C31"/>
    <w:rsid w:val="5B8C0792"/>
    <w:rsid w:val="5B8CB7B3"/>
    <w:rsid w:val="5B954107"/>
    <w:rsid w:val="5B9D7716"/>
    <w:rsid w:val="5BBEFC8C"/>
    <w:rsid w:val="5BC71100"/>
    <w:rsid w:val="5BC77492"/>
    <w:rsid w:val="5BCAE428"/>
    <w:rsid w:val="5BDE8BD5"/>
    <w:rsid w:val="5BE9172A"/>
    <w:rsid w:val="5BF87D0D"/>
    <w:rsid w:val="5C03714F"/>
    <w:rsid w:val="5C10E8D9"/>
    <w:rsid w:val="5C14D0F8"/>
    <w:rsid w:val="5C26D316"/>
    <w:rsid w:val="5C26FDB1"/>
    <w:rsid w:val="5C271FC8"/>
    <w:rsid w:val="5C29F55D"/>
    <w:rsid w:val="5C355C00"/>
    <w:rsid w:val="5C4716C9"/>
    <w:rsid w:val="5C4DF05D"/>
    <w:rsid w:val="5C59D0EE"/>
    <w:rsid w:val="5C635639"/>
    <w:rsid w:val="5C658717"/>
    <w:rsid w:val="5C6C0EA1"/>
    <w:rsid w:val="5C7ECD6C"/>
    <w:rsid w:val="5C7FFA28"/>
    <w:rsid w:val="5C965025"/>
    <w:rsid w:val="5C980D8F"/>
    <w:rsid w:val="5CA5B202"/>
    <w:rsid w:val="5CB5CFDF"/>
    <w:rsid w:val="5CC35E2C"/>
    <w:rsid w:val="5CD4D90E"/>
    <w:rsid w:val="5D1C268A"/>
    <w:rsid w:val="5D229D87"/>
    <w:rsid w:val="5D4A0643"/>
    <w:rsid w:val="5D70CE5B"/>
    <w:rsid w:val="5D778638"/>
    <w:rsid w:val="5D84951E"/>
    <w:rsid w:val="5D8EE12F"/>
    <w:rsid w:val="5DA27333"/>
    <w:rsid w:val="5DA50D7A"/>
    <w:rsid w:val="5DA6DF05"/>
    <w:rsid w:val="5DB31ED7"/>
    <w:rsid w:val="5DB998CF"/>
    <w:rsid w:val="5DD810BD"/>
    <w:rsid w:val="5DE796DC"/>
    <w:rsid w:val="5DFD83E0"/>
    <w:rsid w:val="5DFFD410"/>
    <w:rsid w:val="5E0F04FE"/>
    <w:rsid w:val="5E30B0FB"/>
    <w:rsid w:val="5E355B72"/>
    <w:rsid w:val="5E3EFF0B"/>
    <w:rsid w:val="5E4055C3"/>
    <w:rsid w:val="5E4484F2"/>
    <w:rsid w:val="5E4DEDE4"/>
    <w:rsid w:val="5E5E434E"/>
    <w:rsid w:val="5E7A3BD1"/>
    <w:rsid w:val="5E7F1747"/>
    <w:rsid w:val="5E8316BF"/>
    <w:rsid w:val="5E84D2CF"/>
    <w:rsid w:val="5E88BC1E"/>
    <w:rsid w:val="5EC2B01A"/>
    <w:rsid w:val="5ECC5466"/>
    <w:rsid w:val="5ED88300"/>
    <w:rsid w:val="5ED8D7F2"/>
    <w:rsid w:val="5EE1E3BE"/>
    <w:rsid w:val="5EEA7786"/>
    <w:rsid w:val="5EF1DD04"/>
    <w:rsid w:val="5EFF0F51"/>
    <w:rsid w:val="5F4423CF"/>
    <w:rsid w:val="5F48CA90"/>
    <w:rsid w:val="5F515403"/>
    <w:rsid w:val="5F54DB79"/>
    <w:rsid w:val="5F57497F"/>
    <w:rsid w:val="5F760548"/>
    <w:rsid w:val="5F8213F4"/>
    <w:rsid w:val="5F92C2BD"/>
    <w:rsid w:val="5F9874AB"/>
    <w:rsid w:val="5FA7503B"/>
    <w:rsid w:val="5FA7781D"/>
    <w:rsid w:val="5FB90DBA"/>
    <w:rsid w:val="5FC253AD"/>
    <w:rsid w:val="5FC73EA0"/>
    <w:rsid w:val="5FCABD14"/>
    <w:rsid w:val="5FD6BC36"/>
    <w:rsid w:val="5FD7A1F7"/>
    <w:rsid w:val="5FEC7490"/>
    <w:rsid w:val="5FF493EC"/>
    <w:rsid w:val="600B9B20"/>
    <w:rsid w:val="602A2A50"/>
    <w:rsid w:val="603D6DB2"/>
    <w:rsid w:val="6042502F"/>
    <w:rsid w:val="60434627"/>
    <w:rsid w:val="604483AC"/>
    <w:rsid w:val="606EA571"/>
    <w:rsid w:val="6075A3F2"/>
    <w:rsid w:val="608C5242"/>
    <w:rsid w:val="6094446B"/>
    <w:rsid w:val="60BE2EA9"/>
    <w:rsid w:val="60BE3DF0"/>
    <w:rsid w:val="60D6ECA9"/>
    <w:rsid w:val="60DEA32C"/>
    <w:rsid w:val="60F238BB"/>
    <w:rsid w:val="60F5307B"/>
    <w:rsid w:val="612C675A"/>
    <w:rsid w:val="613EBD7A"/>
    <w:rsid w:val="61418EE8"/>
    <w:rsid w:val="6169B25B"/>
    <w:rsid w:val="616DEF26"/>
    <w:rsid w:val="617BD30F"/>
    <w:rsid w:val="61994631"/>
    <w:rsid w:val="61B47682"/>
    <w:rsid w:val="61B64637"/>
    <w:rsid w:val="61C2C5CA"/>
    <w:rsid w:val="61C4A6E1"/>
    <w:rsid w:val="61CD3A00"/>
    <w:rsid w:val="61EA8E3A"/>
    <w:rsid w:val="61F05F72"/>
    <w:rsid w:val="61F1EBB8"/>
    <w:rsid w:val="620D5F8A"/>
    <w:rsid w:val="62136695"/>
    <w:rsid w:val="621BB2AE"/>
    <w:rsid w:val="6226CF6B"/>
    <w:rsid w:val="6237A7F9"/>
    <w:rsid w:val="6238C81F"/>
    <w:rsid w:val="625D831B"/>
    <w:rsid w:val="626BF121"/>
    <w:rsid w:val="628BA344"/>
    <w:rsid w:val="628D2124"/>
    <w:rsid w:val="62A47626"/>
    <w:rsid w:val="62B119B4"/>
    <w:rsid w:val="62CEF544"/>
    <w:rsid w:val="62DB9336"/>
    <w:rsid w:val="62FE2C72"/>
    <w:rsid w:val="6302AB2D"/>
    <w:rsid w:val="6304D2AE"/>
    <w:rsid w:val="631962A6"/>
    <w:rsid w:val="63270901"/>
    <w:rsid w:val="6335BC77"/>
    <w:rsid w:val="633BEF99"/>
    <w:rsid w:val="63604A7F"/>
    <w:rsid w:val="636872DA"/>
    <w:rsid w:val="63746235"/>
    <w:rsid w:val="637F306D"/>
    <w:rsid w:val="638E850C"/>
    <w:rsid w:val="639E30CB"/>
    <w:rsid w:val="63E0FF5F"/>
    <w:rsid w:val="6405493A"/>
    <w:rsid w:val="6418ADD0"/>
    <w:rsid w:val="6419C3DB"/>
    <w:rsid w:val="641C218A"/>
    <w:rsid w:val="6424DE0C"/>
    <w:rsid w:val="6436CEED"/>
    <w:rsid w:val="644A684F"/>
    <w:rsid w:val="6451B4FD"/>
    <w:rsid w:val="6465EDD1"/>
    <w:rsid w:val="6479E5C5"/>
    <w:rsid w:val="647BEED2"/>
    <w:rsid w:val="647FBDC4"/>
    <w:rsid w:val="648F775D"/>
    <w:rsid w:val="64951A18"/>
    <w:rsid w:val="649D6586"/>
    <w:rsid w:val="64A6EB07"/>
    <w:rsid w:val="64BAB124"/>
    <w:rsid w:val="64C29E8D"/>
    <w:rsid w:val="64EB5406"/>
    <w:rsid w:val="64F686A7"/>
    <w:rsid w:val="64F6E11F"/>
    <w:rsid w:val="651C01E7"/>
    <w:rsid w:val="6537CC2A"/>
    <w:rsid w:val="653F71F5"/>
    <w:rsid w:val="655A9CF0"/>
    <w:rsid w:val="656BBD18"/>
    <w:rsid w:val="659FFE26"/>
    <w:rsid w:val="65AD2373"/>
    <w:rsid w:val="65B38A45"/>
    <w:rsid w:val="65BD085A"/>
    <w:rsid w:val="65D57C99"/>
    <w:rsid w:val="65DDA395"/>
    <w:rsid w:val="65F6C6D1"/>
    <w:rsid w:val="66124F37"/>
    <w:rsid w:val="66195A89"/>
    <w:rsid w:val="66214BCB"/>
    <w:rsid w:val="662E9D7D"/>
    <w:rsid w:val="662EF3B5"/>
    <w:rsid w:val="6661C575"/>
    <w:rsid w:val="666A68CF"/>
    <w:rsid w:val="667540FE"/>
    <w:rsid w:val="6675424E"/>
    <w:rsid w:val="6678B5DC"/>
    <w:rsid w:val="669710BE"/>
    <w:rsid w:val="669B0A82"/>
    <w:rsid w:val="66A711EB"/>
    <w:rsid w:val="66B165BF"/>
    <w:rsid w:val="66C1AE95"/>
    <w:rsid w:val="66C1F957"/>
    <w:rsid w:val="66CF6425"/>
    <w:rsid w:val="66E4AC64"/>
    <w:rsid w:val="66EBD918"/>
    <w:rsid w:val="66F58B78"/>
    <w:rsid w:val="67276A11"/>
    <w:rsid w:val="67377B69"/>
    <w:rsid w:val="67536B9A"/>
    <w:rsid w:val="676EFA0F"/>
    <w:rsid w:val="6771BD60"/>
    <w:rsid w:val="67739C55"/>
    <w:rsid w:val="679B94D9"/>
    <w:rsid w:val="67AB4828"/>
    <w:rsid w:val="67CE9CBE"/>
    <w:rsid w:val="67D30D9A"/>
    <w:rsid w:val="67D9762C"/>
    <w:rsid w:val="67F10167"/>
    <w:rsid w:val="680F5DD5"/>
    <w:rsid w:val="68446989"/>
    <w:rsid w:val="685608D6"/>
    <w:rsid w:val="68624B96"/>
    <w:rsid w:val="6863E831"/>
    <w:rsid w:val="687A06A0"/>
    <w:rsid w:val="68953C74"/>
    <w:rsid w:val="68BC6D69"/>
    <w:rsid w:val="68F3F9F0"/>
    <w:rsid w:val="68F40DEB"/>
    <w:rsid w:val="69075F6B"/>
    <w:rsid w:val="69099E27"/>
    <w:rsid w:val="690C094F"/>
    <w:rsid w:val="690D7634"/>
    <w:rsid w:val="691B7152"/>
    <w:rsid w:val="691FEB10"/>
    <w:rsid w:val="69278C37"/>
    <w:rsid w:val="69454FF3"/>
    <w:rsid w:val="694582CE"/>
    <w:rsid w:val="6947B764"/>
    <w:rsid w:val="694B5707"/>
    <w:rsid w:val="6968111B"/>
    <w:rsid w:val="697601E2"/>
    <w:rsid w:val="697DE29F"/>
    <w:rsid w:val="69A12596"/>
    <w:rsid w:val="69ABBD02"/>
    <w:rsid w:val="69B73ACD"/>
    <w:rsid w:val="69DA629F"/>
    <w:rsid w:val="69E511BB"/>
    <w:rsid w:val="69F3A874"/>
    <w:rsid w:val="69F96714"/>
    <w:rsid w:val="6A1317BD"/>
    <w:rsid w:val="6A191F49"/>
    <w:rsid w:val="6A45A125"/>
    <w:rsid w:val="6A4E8151"/>
    <w:rsid w:val="6A4EEF4B"/>
    <w:rsid w:val="6A7503B0"/>
    <w:rsid w:val="6A7AD365"/>
    <w:rsid w:val="6A7FAE1B"/>
    <w:rsid w:val="6A832E73"/>
    <w:rsid w:val="6A91F2AF"/>
    <w:rsid w:val="6AA666EC"/>
    <w:rsid w:val="6AB3BBC1"/>
    <w:rsid w:val="6ABDF293"/>
    <w:rsid w:val="6ADA6FF0"/>
    <w:rsid w:val="6AE827A6"/>
    <w:rsid w:val="6AE9D85F"/>
    <w:rsid w:val="6AF15D30"/>
    <w:rsid w:val="6B08EB48"/>
    <w:rsid w:val="6B11AD8E"/>
    <w:rsid w:val="6B1C819C"/>
    <w:rsid w:val="6B37C0B5"/>
    <w:rsid w:val="6B3C6D63"/>
    <w:rsid w:val="6B62F525"/>
    <w:rsid w:val="6B68D37F"/>
    <w:rsid w:val="6B7C340F"/>
    <w:rsid w:val="6B7E7E20"/>
    <w:rsid w:val="6B836544"/>
    <w:rsid w:val="6B8CC78F"/>
    <w:rsid w:val="6BA5A6B5"/>
    <w:rsid w:val="6BB2BAAD"/>
    <w:rsid w:val="6BC0ED1B"/>
    <w:rsid w:val="6BC4AEB4"/>
    <w:rsid w:val="6BC6FEDB"/>
    <w:rsid w:val="6C02CE42"/>
    <w:rsid w:val="6C06B6A6"/>
    <w:rsid w:val="6C3370C0"/>
    <w:rsid w:val="6C416832"/>
    <w:rsid w:val="6C48DCB9"/>
    <w:rsid w:val="6C50DFF4"/>
    <w:rsid w:val="6C53B3A3"/>
    <w:rsid w:val="6CA19AC7"/>
    <w:rsid w:val="6CEB99E3"/>
    <w:rsid w:val="6D2CEB46"/>
    <w:rsid w:val="6D3C9DFD"/>
    <w:rsid w:val="6D416D43"/>
    <w:rsid w:val="6D57409E"/>
    <w:rsid w:val="6D8D0361"/>
    <w:rsid w:val="6DAD3406"/>
    <w:rsid w:val="6DB48EFA"/>
    <w:rsid w:val="6DC4FEBC"/>
    <w:rsid w:val="6E0EE5B1"/>
    <w:rsid w:val="6E15A36D"/>
    <w:rsid w:val="6E187582"/>
    <w:rsid w:val="6E62EE16"/>
    <w:rsid w:val="6E688C03"/>
    <w:rsid w:val="6E873598"/>
    <w:rsid w:val="6E8DA428"/>
    <w:rsid w:val="6E9747CA"/>
    <w:rsid w:val="6E9A0A2A"/>
    <w:rsid w:val="6EA2A1C5"/>
    <w:rsid w:val="6EB1FC71"/>
    <w:rsid w:val="6EBFE1E2"/>
    <w:rsid w:val="6ED2A9CA"/>
    <w:rsid w:val="6ED365A9"/>
    <w:rsid w:val="6F024592"/>
    <w:rsid w:val="6F29450B"/>
    <w:rsid w:val="6F353278"/>
    <w:rsid w:val="6F459C21"/>
    <w:rsid w:val="6F8B7215"/>
    <w:rsid w:val="6F8E1015"/>
    <w:rsid w:val="6F998278"/>
    <w:rsid w:val="6FA91973"/>
    <w:rsid w:val="6FAE2056"/>
    <w:rsid w:val="6FC1E134"/>
    <w:rsid w:val="6FC68595"/>
    <w:rsid w:val="6FFB7C78"/>
    <w:rsid w:val="6FFCD9F6"/>
    <w:rsid w:val="700715BE"/>
    <w:rsid w:val="7009DF5D"/>
    <w:rsid w:val="7013A0D2"/>
    <w:rsid w:val="702A0C69"/>
    <w:rsid w:val="70330643"/>
    <w:rsid w:val="7042A2DB"/>
    <w:rsid w:val="70714C50"/>
    <w:rsid w:val="70BC0875"/>
    <w:rsid w:val="70EDFBC9"/>
    <w:rsid w:val="7104FFAB"/>
    <w:rsid w:val="71129F8B"/>
    <w:rsid w:val="7130C9D2"/>
    <w:rsid w:val="7132B926"/>
    <w:rsid w:val="71382B2A"/>
    <w:rsid w:val="713B2B6A"/>
    <w:rsid w:val="714F425E"/>
    <w:rsid w:val="7195C0C7"/>
    <w:rsid w:val="71A5344A"/>
    <w:rsid w:val="71A77F0B"/>
    <w:rsid w:val="71BF721C"/>
    <w:rsid w:val="71CCEBE6"/>
    <w:rsid w:val="71CEFB46"/>
    <w:rsid w:val="71CFF5A7"/>
    <w:rsid w:val="71F5AFB8"/>
    <w:rsid w:val="71FB3C9A"/>
    <w:rsid w:val="720AAFEF"/>
    <w:rsid w:val="722F84F4"/>
    <w:rsid w:val="7252291C"/>
    <w:rsid w:val="7254BDA4"/>
    <w:rsid w:val="7262BA64"/>
    <w:rsid w:val="7264A699"/>
    <w:rsid w:val="726F46D1"/>
    <w:rsid w:val="727D776E"/>
    <w:rsid w:val="728A6FE6"/>
    <w:rsid w:val="729AEACE"/>
    <w:rsid w:val="72BB4542"/>
    <w:rsid w:val="72BEECF8"/>
    <w:rsid w:val="72C35243"/>
    <w:rsid w:val="72C6578A"/>
    <w:rsid w:val="72C9C90C"/>
    <w:rsid w:val="72CB6D6A"/>
    <w:rsid w:val="73087CB8"/>
    <w:rsid w:val="732BB559"/>
    <w:rsid w:val="7330D271"/>
    <w:rsid w:val="733F6264"/>
    <w:rsid w:val="73507988"/>
    <w:rsid w:val="7350BD75"/>
    <w:rsid w:val="738863B3"/>
    <w:rsid w:val="73CFE578"/>
    <w:rsid w:val="73E6481B"/>
    <w:rsid w:val="73EB9E84"/>
    <w:rsid w:val="740132D2"/>
    <w:rsid w:val="7408B942"/>
    <w:rsid w:val="74268B1F"/>
    <w:rsid w:val="74270BA3"/>
    <w:rsid w:val="7439493D"/>
    <w:rsid w:val="7446C363"/>
    <w:rsid w:val="74471635"/>
    <w:rsid w:val="7455648F"/>
    <w:rsid w:val="7489CFF4"/>
    <w:rsid w:val="74940285"/>
    <w:rsid w:val="74A0E40C"/>
    <w:rsid w:val="74ABBD61"/>
    <w:rsid w:val="74BAC122"/>
    <w:rsid w:val="74C00536"/>
    <w:rsid w:val="74C2F7AA"/>
    <w:rsid w:val="74D5F842"/>
    <w:rsid w:val="74F262E1"/>
    <w:rsid w:val="74FF8FFE"/>
    <w:rsid w:val="755A41A3"/>
    <w:rsid w:val="755C4DFD"/>
    <w:rsid w:val="758B0660"/>
    <w:rsid w:val="7590F7E6"/>
    <w:rsid w:val="75A30283"/>
    <w:rsid w:val="75A8C235"/>
    <w:rsid w:val="75A9D1A2"/>
    <w:rsid w:val="75B26598"/>
    <w:rsid w:val="75B31486"/>
    <w:rsid w:val="75C90930"/>
    <w:rsid w:val="75CA2A66"/>
    <w:rsid w:val="76024248"/>
    <w:rsid w:val="760497DB"/>
    <w:rsid w:val="76078FAD"/>
    <w:rsid w:val="760B009C"/>
    <w:rsid w:val="760D4CB8"/>
    <w:rsid w:val="7630908E"/>
    <w:rsid w:val="763DC9F1"/>
    <w:rsid w:val="765403FB"/>
    <w:rsid w:val="7658D874"/>
    <w:rsid w:val="765C39A7"/>
    <w:rsid w:val="765C58C3"/>
    <w:rsid w:val="7680FF4B"/>
    <w:rsid w:val="7682A1C3"/>
    <w:rsid w:val="76988F7F"/>
    <w:rsid w:val="76B29B0E"/>
    <w:rsid w:val="76B5E82D"/>
    <w:rsid w:val="76B7E6F8"/>
    <w:rsid w:val="76FE0235"/>
    <w:rsid w:val="7734C339"/>
    <w:rsid w:val="773F172A"/>
    <w:rsid w:val="77532053"/>
    <w:rsid w:val="77738025"/>
    <w:rsid w:val="7775C48C"/>
    <w:rsid w:val="777C19B0"/>
    <w:rsid w:val="77827B07"/>
    <w:rsid w:val="77BC971F"/>
    <w:rsid w:val="77C4A16C"/>
    <w:rsid w:val="77C93842"/>
    <w:rsid w:val="77D45180"/>
    <w:rsid w:val="77D4AD11"/>
    <w:rsid w:val="77FD42E9"/>
    <w:rsid w:val="78128149"/>
    <w:rsid w:val="783269AC"/>
    <w:rsid w:val="7852A1A2"/>
    <w:rsid w:val="78577F38"/>
    <w:rsid w:val="7858957B"/>
    <w:rsid w:val="785F85E7"/>
    <w:rsid w:val="7867D814"/>
    <w:rsid w:val="787767E0"/>
    <w:rsid w:val="78BBD40F"/>
    <w:rsid w:val="78CAB39A"/>
    <w:rsid w:val="78E6653A"/>
    <w:rsid w:val="79112DBB"/>
    <w:rsid w:val="79225620"/>
    <w:rsid w:val="794B570C"/>
    <w:rsid w:val="79637732"/>
    <w:rsid w:val="796BDA1B"/>
    <w:rsid w:val="79993356"/>
    <w:rsid w:val="79B0C2FA"/>
    <w:rsid w:val="79C04776"/>
    <w:rsid w:val="79C19E6B"/>
    <w:rsid w:val="79C706CB"/>
    <w:rsid w:val="79D4AD4C"/>
    <w:rsid w:val="79F17FE5"/>
    <w:rsid w:val="7A145E88"/>
    <w:rsid w:val="7A17D060"/>
    <w:rsid w:val="7A2736A3"/>
    <w:rsid w:val="7A38AE4A"/>
    <w:rsid w:val="7A5B7DC5"/>
    <w:rsid w:val="7A6D1437"/>
    <w:rsid w:val="7A8C708D"/>
    <w:rsid w:val="7A92E9A0"/>
    <w:rsid w:val="7AA0A54F"/>
    <w:rsid w:val="7AC33A49"/>
    <w:rsid w:val="7AD46219"/>
    <w:rsid w:val="7AD72B1A"/>
    <w:rsid w:val="7AF08BD2"/>
    <w:rsid w:val="7AF39C62"/>
    <w:rsid w:val="7AF85727"/>
    <w:rsid w:val="7B1E331E"/>
    <w:rsid w:val="7B32E66E"/>
    <w:rsid w:val="7B5367BE"/>
    <w:rsid w:val="7B593788"/>
    <w:rsid w:val="7B60BC10"/>
    <w:rsid w:val="7B62C39B"/>
    <w:rsid w:val="7B6AF42B"/>
    <w:rsid w:val="7BB801C4"/>
    <w:rsid w:val="7BD0A197"/>
    <w:rsid w:val="7BD12B4B"/>
    <w:rsid w:val="7BD99D98"/>
    <w:rsid w:val="7BE24D21"/>
    <w:rsid w:val="7C309AB3"/>
    <w:rsid w:val="7C558127"/>
    <w:rsid w:val="7C645546"/>
    <w:rsid w:val="7C7447F1"/>
    <w:rsid w:val="7C7AF770"/>
    <w:rsid w:val="7C9CC97A"/>
    <w:rsid w:val="7CAD6EFB"/>
    <w:rsid w:val="7CBD2C1F"/>
    <w:rsid w:val="7CC2E96B"/>
    <w:rsid w:val="7CCDD2E0"/>
    <w:rsid w:val="7CF24ADF"/>
    <w:rsid w:val="7D09E01B"/>
    <w:rsid w:val="7D0FAD0A"/>
    <w:rsid w:val="7D108233"/>
    <w:rsid w:val="7D1FDDF7"/>
    <w:rsid w:val="7D219884"/>
    <w:rsid w:val="7D2870D0"/>
    <w:rsid w:val="7D2A5244"/>
    <w:rsid w:val="7D2DF35E"/>
    <w:rsid w:val="7D7A787E"/>
    <w:rsid w:val="7D8DDF17"/>
    <w:rsid w:val="7DA7F02B"/>
    <w:rsid w:val="7DB3D23B"/>
    <w:rsid w:val="7DB9BDC0"/>
    <w:rsid w:val="7DDB1A68"/>
    <w:rsid w:val="7DE50CF2"/>
    <w:rsid w:val="7DE56CB9"/>
    <w:rsid w:val="7DE9F43F"/>
    <w:rsid w:val="7DEC3644"/>
    <w:rsid w:val="7DF3BC84"/>
    <w:rsid w:val="7E2F6843"/>
    <w:rsid w:val="7E2FFAA5"/>
    <w:rsid w:val="7E3439D0"/>
    <w:rsid w:val="7E39FF30"/>
    <w:rsid w:val="7E5D13C9"/>
    <w:rsid w:val="7E72A17A"/>
    <w:rsid w:val="7E7E4590"/>
    <w:rsid w:val="7EADA410"/>
    <w:rsid w:val="7EB0C533"/>
    <w:rsid w:val="7ED265BA"/>
    <w:rsid w:val="7F1FA80D"/>
    <w:rsid w:val="7F3AD4CC"/>
    <w:rsid w:val="7F46F35B"/>
    <w:rsid w:val="7F4C4659"/>
    <w:rsid w:val="7F4D2192"/>
    <w:rsid w:val="7F5EF7F6"/>
    <w:rsid w:val="7F60BA1C"/>
    <w:rsid w:val="7F801083"/>
    <w:rsid w:val="7F8F176D"/>
    <w:rsid w:val="7F9558CF"/>
    <w:rsid w:val="7FB43364"/>
    <w:rsid w:val="7FCD90DB"/>
    <w:rsid w:val="7FCEA9BC"/>
    <w:rsid w:val="7FF392AD"/>
    <w:rsid w:val="7FF816FE"/>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2C7724D8"/>
  <w15:chartTrackingRefBased/>
  <w15:docId w15:val="{D1AC125B-8C19-438D-8508-0D40A458F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heme="minorBidi"/>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57C8"/>
    <w:pPr>
      <w:spacing w:after="200" w:line="288" w:lineRule="auto"/>
    </w:pPr>
    <w:rPr>
      <w:sz w:val="24"/>
    </w:rPr>
  </w:style>
  <w:style w:type="paragraph" w:styleId="Heading1">
    <w:name w:val="heading 1"/>
    <w:basedOn w:val="Normal"/>
    <w:next w:val="Normal"/>
    <w:link w:val="Heading1Char"/>
    <w:uiPriority w:val="9"/>
    <w:qFormat/>
    <w:rsid w:val="00665DAA"/>
    <w:pPr>
      <w:keepNext/>
      <w:keepLines/>
      <w:spacing w:before="360" w:after="80"/>
      <w:outlineLvl w:val="0"/>
    </w:pPr>
    <w:rPr>
      <w:rFonts w:eastAsiaTheme="majorEastAsia" w:cstheme="majorBidi"/>
      <w:b/>
      <w:sz w:val="40"/>
      <w:szCs w:val="40"/>
    </w:rPr>
  </w:style>
  <w:style w:type="paragraph" w:styleId="Heading2">
    <w:name w:val="heading 2"/>
    <w:basedOn w:val="Normal"/>
    <w:next w:val="Normal"/>
    <w:link w:val="Heading2Char"/>
    <w:uiPriority w:val="9"/>
    <w:unhideWhenUsed/>
    <w:qFormat/>
    <w:rsid w:val="00665DAA"/>
    <w:pPr>
      <w:keepNext/>
      <w:keepLines/>
      <w:spacing w:before="160" w:after="80"/>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665DAA"/>
    <w:pPr>
      <w:keepNext/>
      <w:keepLines/>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unhideWhenUsed/>
    <w:qFormat/>
    <w:rsid w:val="00665D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5D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5D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D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D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D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DAA"/>
    <w:rPr>
      <w:rFonts w:eastAsiaTheme="majorEastAsia" w:cstheme="majorBidi"/>
      <w:b/>
      <w:sz w:val="40"/>
      <w:szCs w:val="40"/>
    </w:rPr>
  </w:style>
  <w:style w:type="character" w:customStyle="1" w:styleId="Heading2Char">
    <w:name w:val="Heading 2 Char"/>
    <w:basedOn w:val="DefaultParagraphFont"/>
    <w:link w:val="Heading2"/>
    <w:uiPriority w:val="9"/>
    <w:rsid w:val="00665DAA"/>
    <w:rPr>
      <w:rFonts w:eastAsiaTheme="majorEastAsia" w:cstheme="majorBidi"/>
      <w:b/>
      <w:color w:val="000000" w:themeColor="text1"/>
      <w:sz w:val="32"/>
      <w:szCs w:val="32"/>
    </w:rPr>
  </w:style>
  <w:style w:type="character" w:customStyle="1" w:styleId="Heading3Char">
    <w:name w:val="Heading 3 Char"/>
    <w:basedOn w:val="DefaultParagraphFont"/>
    <w:link w:val="Heading3"/>
    <w:uiPriority w:val="9"/>
    <w:rsid w:val="00665DAA"/>
    <w:rPr>
      <w:rFonts w:eastAsiaTheme="majorEastAsia" w:cstheme="majorBidi"/>
      <w:b/>
      <w:color w:val="000000" w:themeColor="text1"/>
      <w:sz w:val="28"/>
      <w:szCs w:val="28"/>
    </w:rPr>
  </w:style>
  <w:style w:type="character" w:customStyle="1" w:styleId="Heading4Char">
    <w:name w:val="Heading 4 Char"/>
    <w:basedOn w:val="DefaultParagraphFont"/>
    <w:link w:val="Heading4"/>
    <w:uiPriority w:val="9"/>
    <w:rsid w:val="00665D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5D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5D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D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D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DAA"/>
    <w:rPr>
      <w:rFonts w:eastAsiaTheme="majorEastAsia" w:cstheme="majorBidi"/>
      <w:color w:val="272727" w:themeColor="text1" w:themeTint="D8"/>
    </w:rPr>
  </w:style>
  <w:style w:type="paragraph" w:styleId="Title">
    <w:name w:val="Title"/>
    <w:basedOn w:val="Normal"/>
    <w:next w:val="Normal"/>
    <w:link w:val="TitleChar"/>
    <w:uiPriority w:val="10"/>
    <w:qFormat/>
    <w:rsid w:val="00665D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D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D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D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DAA"/>
    <w:pPr>
      <w:spacing w:before="160"/>
      <w:jc w:val="center"/>
    </w:pPr>
    <w:rPr>
      <w:i/>
      <w:iCs/>
      <w:color w:val="404040" w:themeColor="text1" w:themeTint="BF"/>
    </w:rPr>
  </w:style>
  <w:style w:type="character" w:customStyle="1" w:styleId="QuoteChar">
    <w:name w:val="Quote Char"/>
    <w:basedOn w:val="DefaultParagraphFont"/>
    <w:link w:val="Quote"/>
    <w:uiPriority w:val="29"/>
    <w:rsid w:val="00665DAA"/>
    <w:rPr>
      <w:i/>
      <w:iCs/>
      <w:color w:val="404040" w:themeColor="text1" w:themeTint="BF"/>
    </w:rPr>
  </w:style>
  <w:style w:type="paragraph" w:styleId="ListParagraph">
    <w:name w:val="List Paragraph"/>
    <w:basedOn w:val="Normal"/>
    <w:uiPriority w:val="34"/>
    <w:qFormat/>
    <w:rsid w:val="00665DAA"/>
    <w:pPr>
      <w:ind w:left="720"/>
      <w:contextualSpacing/>
    </w:pPr>
  </w:style>
  <w:style w:type="character" w:styleId="IntenseEmphasis">
    <w:name w:val="Intense Emphasis"/>
    <w:basedOn w:val="DefaultParagraphFont"/>
    <w:uiPriority w:val="21"/>
    <w:qFormat/>
    <w:rsid w:val="00665DAA"/>
    <w:rPr>
      <w:i/>
      <w:iCs/>
      <w:color w:val="0F4761" w:themeColor="accent1" w:themeShade="BF"/>
    </w:rPr>
  </w:style>
  <w:style w:type="paragraph" w:styleId="IntenseQuote">
    <w:name w:val="Intense Quote"/>
    <w:basedOn w:val="Normal"/>
    <w:next w:val="Normal"/>
    <w:link w:val="IntenseQuoteChar"/>
    <w:uiPriority w:val="30"/>
    <w:qFormat/>
    <w:rsid w:val="00665D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5DAA"/>
    <w:rPr>
      <w:i/>
      <w:iCs/>
      <w:color w:val="0F4761" w:themeColor="accent1" w:themeShade="BF"/>
    </w:rPr>
  </w:style>
  <w:style w:type="character" w:styleId="IntenseReference">
    <w:name w:val="Intense Reference"/>
    <w:basedOn w:val="DefaultParagraphFont"/>
    <w:uiPriority w:val="32"/>
    <w:qFormat/>
    <w:rsid w:val="00665DAA"/>
    <w:rPr>
      <w:b/>
      <w:bCs/>
      <w:smallCaps/>
      <w:color w:val="0F4761" w:themeColor="accent1" w:themeShade="BF"/>
      <w:spacing w:val="5"/>
    </w:rPr>
  </w:style>
  <w:style w:type="paragraph" w:styleId="NoSpacing">
    <w:name w:val="No Spacing"/>
    <w:link w:val="NoSpacingChar"/>
    <w:uiPriority w:val="1"/>
    <w:qFormat/>
    <w:rsid w:val="00665DAA"/>
    <w:pPr>
      <w:spacing w:after="0" w:line="240" w:lineRule="auto"/>
    </w:pPr>
    <w:rPr>
      <w:sz w:val="24"/>
    </w:rPr>
  </w:style>
  <w:style w:type="paragraph" w:customStyle="1" w:styleId="a">
    <w:name w:val="正文"/>
    <w:rsid w:val="00665DAA"/>
    <w:pPr>
      <w:widowControl w:val="0"/>
      <w:spacing w:after="0" w:line="240" w:lineRule="auto"/>
      <w:jc w:val="both"/>
    </w:pPr>
    <w:rPr>
      <w:rFonts w:ascii="Calibri" w:hAnsi="Calibri" w:cs="Times New Roman"/>
      <w:sz w:val="21"/>
      <w:szCs w:val="21"/>
      <w:lang w:eastAsia="zh-CN"/>
    </w:rPr>
  </w:style>
  <w:style w:type="paragraph" w:customStyle="1" w:styleId="a0">
    <w:name w:val="标题"/>
    <w:basedOn w:val="Normal"/>
    <w:next w:val="a"/>
    <w:rsid w:val="00665DAA"/>
    <w:pPr>
      <w:widowControl w:val="0"/>
      <w:spacing w:after="0" w:line="240" w:lineRule="auto"/>
      <w:contextualSpacing/>
      <w:jc w:val="both"/>
    </w:pPr>
    <w:rPr>
      <w:rFonts w:ascii="Calibri Light" w:hAnsi="Calibri Light" w:cs="Times New Roman"/>
      <w:spacing w:val="-10"/>
      <w:kern w:val="28"/>
      <w:sz w:val="56"/>
      <w:szCs w:val="56"/>
      <w:lang w:eastAsia="zh-CN"/>
    </w:rPr>
  </w:style>
  <w:style w:type="table" w:styleId="TableGrid">
    <w:name w:val="Table Grid"/>
    <w:basedOn w:val="TableNormal"/>
    <w:uiPriority w:val="39"/>
    <w:rsid w:val="00665DAA"/>
    <w:pPr>
      <w:spacing w:after="0" w:line="240" w:lineRule="auto"/>
    </w:pPr>
    <w:rPr>
      <w:rFonts w:eastAsiaTheme="minorEastAsia"/>
      <w:sz w:val="21"/>
      <w:szCs w:val="21"/>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65DAA"/>
    <w:pPr>
      <w:spacing w:after="0" w:line="240" w:lineRule="auto"/>
    </w:pPr>
    <w:rPr>
      <w:rFonts w:eastAsiaTheme="minorEastAsia"/>
      <w:sz w:val="21"/>
      <w:szCs w:val="21"/>
      <w:lang w:val="en-US" w:eastAsia="ja-JP"/>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665D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5DAA"/>
    <w:rPr>
      <w:rFonts w:eastAsiaTheme="minorEastAsia"/>
      <w:kern w:val="0"/>
      <w:sz w:val="21"/>
      <w:szCs w:val="21"/>
      <w:lang w:val="en-US" w:eastAsia="ja-JP"/>
    </w:rPr>
  </w:style>
  <w:style w:type="paragraph" w:styleId="Footer">
    <w:name w:val="footer"/>
    <w:basedOn w:val="Normal"/>
    <w:link w:val="FooterChar"/>
    <w:uiPriority w:val="99"/>
    <w:unhideWhenUsed/>
    <w:rsid w:val="00665D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5DAA"/>
    <w:rPr>
      <w:rFonts w:eastAsiaTheme="minorEastAsia"/>
      <w:kern w:val="0"/>
      <w:sz w:val="21"/>
      <w:szCs w:val="21"/>
      <w:lang w:val="en-US" w:eastAsia="ja-JP"/>
    </w:rPr>
  </w:style>
  <w:style w:type="paragraph" w:styleId="TOC1">
    <w:name w:val="toc 1"/>
    <w:basedOn w:val="NoSpacing"/>
    <w:next w:val="NoSpacing"/>
    <w:autoRedefine/>
    <w:uiPriority w:val="39"/>
    <w:unhideWhenUsed/>
    <w:rsid w:val="00622C6E"/>
    <w:pPr>
      <w:spacing w:after="100"/>
    </w:pPr>
  </w:style>
  <w:style w:type="paragraph" w:styleId="TOCHeading">
    <w:name w:val="TOC Heading"/>
    <w:basedOn w:val="Heading1"/>
    <w:next w:val="Normal"/>
    <w:uiPriority w:val="39"/>
    <w:unhideWhenUsed/>
    <w:qFormat/>
    <w:rsid w:val="0030427C"/>
    <w:pPr>
      <w:spacing w:before="240" w:after="0" w:line="259" w:lineRule="auto"/>
      <w:outlineLvl w:val="9"/>
    </w:pPr>
    <w:rPr>
      <w:rFonts w:asciiTheme="majorHAnsi" w:hAnsiTheme="majorHAnsi"/>
      <w:b w:val="0"/>
      <w:color w:val="0F4761" w:themeColor="accent1" w:themeShade="BF"/>
      <w:sz w:val="32"/>
      <w:szCs w:val="32"/>
      <w14:ligatures w14:val="none"/>
    </w:rPr>
  </w:style>
  <w:style w:type="paragraph" w:styleId="TOC2">
    <w:name w:val="toc 2"/>
    <w:basedOn w:val="NoSpacing"/>
    <w:next w:val="NoSpacing"/>
    <w:autoRedefine/>
    <w:uiPriority w:val="39"/>
    <w:unhideWhenUsed/>
    <w:rsid w:val="001554FD"/>
    <w:pPr>
      <w:spacing w:after="100"/>
      <w:ind w:left="210"/>
    </w:pPr>
  </w:style>
  <w:style w:type="paragraph" w:styleId="TOC3">
    <w:name w:val="toc 3"/>
    <w:basedOn w:val="NoSpacing"/>
    <w:next w:val="NoSpacing"/>
    <w:autoRedefine/>
    <w:uiPriority w:val="39"/>
    <w:unhideWhenUsed/>
    <w:rsid w:val="001554FD"/>
    <w:pPr>
      <w:spacing w:after="100"/>
      <w:ind w:left="420"/>
    </w:pPr>
  </w:style>
  <w:style w:type="character" w:styleId="Hyperlink">
    <w:name w:val="Hyperlink"/>
    <w:basedOn w:val="DefaultParagraphFont"/>
    <w:uiPriority w:val="99"/>
    <w:unhideWhenUsed/>
    <w:rsid w:val="001554FD"/>
    <w:rPr>
      <w:color w:val="467886" w:themeColor="hyperlink"/>
      <w:u w:val="single"/>
    </w:rPr>
  </w:style>
  <w:style w:type="paragraph" w:styleId="TOC4">
    <w:name w:val="toc 4"/>
    <w:basedOn w:val="NoSpacing"/>
    <w:next w:val="NoSpacing"/>
    <w:autoRedefine/>
    <w:uiPriority w:val="39"/>
    <w:semiHidden/>
    <w:unhideWhenUsed/>
    <w:rsid w:val="00CA0B9F"/>
    <w:pPr>
      <w:spacing w:after="100"/>
      <w:ind w:left="630"/>
    </w:pPr>
  </w:style>
  <w:style w:type="paragraph" w:styleId="Bibliography">
    <w:name w:val="Bibliography"/>
    <w:basedOn w:val="Normal"/>
    <w:next w:val="Normal"/>
    <w:uiPriority w:val="37"/>
    <w:unhideWhenUsed/>
    <w:rsid w:val="000F5518"/>
  </w:style>
  <w:style w:type="paragraph" w:customStyle="1" w:styleId="Tables">
    <w:name w:val="Tables"/>
    <w:basedOn w:val="NoSpacing"/>
    <w:link w:val="TablesChar"/>
    <w:qFormat/>
    <w:rsid w:val="00F63D77"/>
    <w:pPr>
      <w:jc w:val="center"/>
    </w:pPr>
    <w:rPr>
      <w:rFonts w:cs="Times New Roman"/>
      <w:szCs w:val="24"/>
    </w:rPr>
  </w:style>
  <w:style w:type="character" w:customStyle="1" w:styleId="NoSpacingChar">
    <w:name w:val="No Spacing Char"/>
    <w:basedOn w:val="DefaultParagraphFont"/>
    <w:link w:val="NoSpacing"/>
    <w:uiPriority w:val="1"/>
    <w:rsid w:val="00F63D77"/>
    <w:rPr>
      <w:sz w:val="24"/>
    </w:rPr>
  </w:style>
  <w:style w:type="character" w:customStyle="1" w:styleId="TablesChar">
    <w:name w:val="Tables Char"/>
    <w:basedOn w:val="NoSpacingChar"/>
    <w:link w:val="Tables"/>
    <w:rsid w:val="00F63D77"/>
    <w:rPr>
      <w:rFonts w:ascii="Times New Roman" w:hAnsi="Times New Roman" w:cs="Times New Roman"/>
      <w:sz w:val="24"/>
      <w:szCs w:val="24"/>
    </w:rPr>
  </w:style>
  <w:style w:type="paragraph" w:customStyle="1" w:styleId="Figures">
    <w:name w:val="Figures"/>
    <w:basedOn w:val="Normal"/>
    <w:link w:val="FiguresChar"/>
    <w:qFormat/>
    <w:rsid w:val="00F63D77"/>
    <w:pPr>
      <w:spacing w:after="0" w:line="240" w:lineRule="auto"/>
      <w:jc w:val="center"/>
    </w:pPr>
  </w:style>
  <w:style w:type="character" w:customStyle="1" w:styleId="FiguresChar">
    <w:name w:val="Figures Char"/>
    <w:basedOn w:val="DefaultParagraphFont"/>
    <w:link w:val="Figures"/>
    <w:rsid w:val="00F63D77"/>
    <w:rPr>
      <w:sz w:val="24"/>
    </w:rPr>
  </w:style>
  <w:style w:type="paragraph" w:styleId="Caption">
    <w:name w:val="caption"/>
    <w:basedOn w:val="Normal"/>
    <w:next w:val="Normal"/>
    <w:autoRedefine/>
    <w:uiPriority w:val="35"/>
    <w:unhideWhenUsed/>
    <w:qFormat/>
    <w:rsid w:val="006B5F81"/>
    <w:pPr>
      <w:spacing w:after="0" w:line="276" w:lineRule="auto"/>
      <w:jc w:val="center"/>
    </w:pPr>
    <w:rPr>
      <w:rFonts w:cs="Times New Roman"/>
      <w:i/>
      <w:iCs/>
      <w:color w:val="000000" w:themeColor="text1"/>
      <w:szCs w:val="24"/>
    </w:rPr>
  </w:style>
  <w:style w:type="paragraph" w:styleId="TableofFigures">
    <w:name w:val="table of figures"/>
    <w:basedOn w:val="Normal"/>
    <w:next w:val="Normal"/>
    <w:uiPriority w:val="99"/>
    <w:unhideWhenUsed/>
    <w:rsid w:val="00F63D77"/>
    <w:pPr>
      <w:spacing w:after="0"/>
    </w:pPr>
  </w:style>
  <w:style w:type="table" w:styleId="GridTable5Dark-Accent1">
    <w:name w:val="Grid Table 5 Dark Accent 1"/>
    <w:basedOn w:val="TableNormal"/>
    <w:uiPriority w:val="50"/>
    <w:rsid w:val="008F4CB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4-Accent4">
    <w:name w:val="Grid Table 4 Accent 4"/>
    <w:basedOn w:val="TableNormal"/>
    <w:uiPriority w:val="49"/>
    <w:rsid w:val="007B6BD5"/>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styleId="Strong">
    <w:name w:val="Strong"/>
    <w:basedOn w:val="DefaultParagraphFont"/>
    <w:uiPriority w:val="22"/>
    <w:qFormat/>
    <w:rsid w:val="00351F18"/>
    <w:rPr>
      <w:b/>
      <w:bCs/>
    </w:rPr>
  </w:style>
  <w:style w:type="table" w:styleId="ListTable3-Accent1">
    <w:name w:val="List Table 3 Accent 1"/>
    <w:basedOn w:val="TableNormal"/>
    <w:uiPriority w:val="48"/>
    <w:rsid w:val="00BE51C3"/>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styleId="HTMLPreformatted">
    <w:name w:val="HTML Preformatted"/>
    <w:basedOn w:val="Normal"/>
    <w:link w:val="HTMLPreformattedChar"/>
    <w:rsid w:val="000B136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SimSun" w:hAnsi="SimSun" w:cs="Times New Roman" w:hint="eastAsia"/>
      <w:szCs w:val="24"/>
      <w:lang w:eastAsia="zh-CN"/>
      <w14:ligatures w14:val="none"/>
    </w:rPr>
  </w:style>
  <w:style w:type="character" w:customStyle="1" w:styleId="HTMLPreformattedChar">
    <w:name w:val="HTML Preformatted Char"/>
    <w:basedOn w:val="DefaultParagraphFont"/>
    <w:link w:val="HTMLPreformatted"/>
    <w:rsid w:val="000B136D"/>
    <w:rPr>
      <w:rFonts w:ascii="SimSun" w:hAnsi="SimSun" w:cs="Times New Roman"/>
      <w:sz w:val="24"/>
      <w:szCs w:val="24"/>
      <w:lang w:eastAsia="zh-CN"/>
      <w14:ligatures w14:val="none"/>
    </w:rPr>
  </w:style>
  <w:style w:type="paragraph" w:styleId="NormalWeb">
    <w:name w:val="Normal (Web)"/>
    <w:basedOn w:val="Normal"/>
    <w:uiPriority w:val="99"/>
    <w:rsid w:val="000B136D"/>
    <w:pPr>
      <w:widowControl w:val="0"/>
      <w:spacing w:beforeAutospacing="1" w:after="0" w:afterAutospacing="1" w:line="240" w:lineRule="auto"/>
    </w:pPr>
    <w:rPr>
      <w:rFonts w:cs="Times New Roman"/>
      <w:szCs w:val="24"/>
      <w:lang w:eastAsia="zh-CN"/>
      <w14:ligatures w14:val="none"/>
    </w:rPr>
  </w:style>
  <w:style w:type="paragraph" w:customStyle="1" w:styleId="paragraph">
    <w:name w:val="paragraph"/>
    <w:basedOn w:val="Normal"/>
    <w:rsid w:val="00985B68"/>
    <w:pPr>
      <w:spacing w:before="100" w:beforeAutospacing="1" w:after="100" w:afterAutospacing="1" w:line="240" w:lineRule="auto"/>
    </w:pPr>
    <w:rPr>
      <w:rFonts w:eastAsia="Times New Roman" w:cs="Times New Roman"/>
      <w:szCs w:val="24"/>
      <w:lang w:eastAsia="en-CA"/>
      <w14:ligatures w14:val="none"/>
    </w:rPr>
  </w:style>
  <w:style w:type="character" w:customStyle="1" w:styleId="normaltextrun">
    <w:name w:val="normaltextrun"/>
    <w:basedOn w:val="DefaultParagraphFont"/>
    <w:rsid w:val="00985B68"/>
  </w:style>
  <w:style w:type="character" w:customStyle="1" w:styleId="contentcontrolboundarysink">
    <w:name w:val="contentcontrolboundarysink"/>
    <w:basedOn w:val="DefaultParagraphFont"/>
    <w:rsid w:val="00985B68"/>
  </w:style>
  <w:style w:type="character" w:customStyle="1" w:styleId="eop">
    <w:name w:val="eop"/>
    <w:basedOn w:val="DefaultParagraphFont"/>
    <w:rsid w:val="00985B68"/>
  </w:style>
  <w:style w:type="character" w:styleId="UnresolvedMention">
    <w:name w:val="Unresolved Mention"/>
    <w:basedOn w:val="DefaultParagraphFont"/>
    <w:uiPriority w:val="99"/>
    <w:semiHidden/>
    <w:unhideWhenUsed/>
    <w:rsid w:val="007904A2"/>
    <w:rPr>
      <w:color w:val="605E5C"/>
      <w:shd w:val="clear" w:color="auto" w:fill="E1DFDD"/>
    </w:rPr>
  </w:style>
  <w:style w:type="character" w:styleId="CommentReference">
    <w:name w:val="annotation reference"/>
    <w:basedOn w:val="DefaultParagraphFont"/>
    <w:uiPriority w:val="99"/>
    <w:semiHidden/>
    <w:unhideWhenUsed/>
    <w:rsid w:val="001A1BB0"/>
    <w:rPr>
      <w:sz w:val="16"/>
      <w:szCs w:val="16"/>
    </w:rPr>
  </w:style>
  <w:style w:type="paragraph" w:styleId="CommentText">
    <w:name w:val="annotation text"/>
    <w:basedOn w:val="Normal"/>
    <w:link w:val="CommentTextChar"/>
    <w:uiPriority w:val="99"/>
    <w:unhideWhenUsed/>
    <w:rsid w:val="001A1BB0"/>
    <w:pPr>
      <w:spacing w:line="240" w:lineRule="auto"/>
    </w:pPr>
    <w:rPr>
      <w:sz w:val="20"/>
      <w:szCs w:val="20"/>
    </w:rPr>
  </w:style>
  <w:style w:type="character" w:customStyle="1" w:styleId="CommentTextChar">
    <w:name w:val="Comment Text Char"/>
    <w:basedOn w:val="DefaultParagraphFont"/>
    <w:link w:val="CommentText"/>
    <w:uiPriority w:val="99"/>
    <w:rsid w:val="001A1BB0"/>
    <w:rPr>
      <w:rFonts w:eastAsiaTheme="minorEastAsia"/>
      <w:kern w:val="0"/>
      <w:sz w:val="20"/>
      <w:szCs w:val="20"/>
      <w:lang w:val="en-US" w:eastAsia="ja-JP"/>
    </w:rPr>
  </w:style>
  <w:style w:type="paragraph" w:styleId="CommentSubject">
    <w:name w:val="annotation subject"/>
    <w:basedOn w:val="CommentText"/>
    <w:next w:val="CommentText"/>
    <w:link w:val="CommentSubjectChar"/>
    <w:uiPriority w:val="99"/>
    <w:semiHidden/>
    <w:unhideWhenUsed/>
    <w:rsid w:val="001A1BB0"/>
    <w:rPr>
      <w:b/>
      <w:bCs/>
    </w:rPr>
  </w:style>
  <w:style w:type="character" w:customStyle="1" w:styleId="CommentSubjectChar">
    <w:name w:val="Comment Subject Char"/>
    <w:basedOn w:val="CommentTextChar"/>
    <w:link w:val="CommentSubject"/>
    <w:uiPriority w:val="99"/>
    <w:semiHidden/>
    <w:rsid w:val="001A1BB0"/>
    <w:rPr>
      <w:rFonts w:eastAsiaTheme="minorEastAsia"/>
      <w:b/>
      <w:bCs/>
      <w:kern w:val="0"/>
      <w:sz w:val="20"/>
      <w:szCs w:val="20"/>
      <w:lang w:val="en-US" w:eastAsia="ja-JP"/>
    </w:rPr>
  </w:style>
  <w:style w:type="character" w:styleId="FollowedHyperlink">
    <w:name w:val="FollowedHyperlink"/>
    <w:basedOn w:val="DefaultParagraphFont"/>
    <w:uiPriority w:val="99"/>
    <w:semiHidden/>
    <w:unhideWhenUsed/>
    <w:rsid w:val="003C63C2"/>
    <w:rPr>
      <w:color w:val="96607D" w:themeColor="followedHyperlink"/>
      <w:u w:val="single"/>
    </w:rPr>
  </w:style>
  <w:style w:type="character" w:styleId="HTMLCode">
    <w:name w:val="HTML Code"/>
    <w:basedOn w:val="DefaultParagraphFont"/>
    <w:uiPriority w:val="99"/>
    <w:semiHidden/>
    <w:unhideWhenUsed/>
    <w:rsid w:val="006D13ED"/>
    <w:rPr>
      <w:rFonts w:ascii="Courier New" w:eastAsia="Times New Roman" w:hAnsi="Courier New" w:cs="Courier New"/>
      <w:sz w:val="20"/>
      <w:szCs w:val="20"/>
    </w:rPr>
  </w:style>
  <w:style w:type="character" w:customStyle="1" w:styleId="wacimagecontainer">
    <w:name w:val="wacimagecontainer"/>
    <w:basedOn w:val="DefaultParagraphFont"/>
    <w:rsid w:val="009947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2108">
      <w:bodyDiv w:val="1"/>
      <w:marLeft w:val="0"/>
      <w:marRight w:val="0"/>
      <w:marTop w:val="0"/>
      <w:marBottom w:val="0"/>
      <w:divBdr>
        <w:top w:val="none" w:sz="0" w:space="0" w:color="auto"/>
        <w:left w:val="none" w:sz="0" w:space="0" w:color="auto"/>
        <w:bottom w:val="none" w:sz="0" w:space="0" w:color="auto"/>
        <w:right w:val="none" w:sz="0" w:space="0" w:color="auto"/>
      </w:divBdr>
    </w:div>
    <w:div w:id="1902139">
      <w:bodyDiv w:val="1"/>
      <w:marLeft w:val="0"/>
      <w:marRight w:val="0"/>
      <w:marTop w:val="0"/>
      <w:marBottom w:val="0"/>
      <w:divBdr>
        <w:top w:val="none" w:sz="0" w:space="0" w:color="auto"/>
        <w:left w:val="none" w:sz="0" w:space="0" w:color="auto"/>
        <w:bottom w:val="none" w:sz="0" w:space="0" w:color="auto"/>
        <w:right w:val="none" w:sz="0" w:space="0" w:color="auto"/>
      </w:divBdr>
    </w:div>
    <w:div w:id="3484499">
      <w:bodyDiv w:val="1"/>
      <w:marLeft w:val="0"/>
      <w:marRight w:val="0"/>
      <w:marTop w:val="0"/>
      <w:marBottom w:val="0"/>
      <w:divBdr>
        <w:top w:val="none" w:sz="0" w:space="0" w:color="auto"/>
        <w:left w:val="none" w:sz="0" w:space="0" w:color="auto"/>
        <w:bottom w:val="none" w:sz="0" w:space="0" w:color="auto"/>
        <w:right w:val="none" w:sz="0" w:space="0" w:color="auto"/>
      </w:divBdr>
    </w:div>
    <w:div w:id="3627454">
      <w:bodyDiv w:val="1"/>
      <w:marLeft w:val="0"/>
      <w:marRight w:val="0"/>
      <w:marTop w:val="0"/>
      <w:marBottom w:val="0"/>
      <w:divBdr>
        <w:top w:val="none" w:sz="0" w:space="0" w:color="auto"/>
        <w:left w:val="none" w:sz="0" w:space="0" w:color="auto"/>
        <w:bottom w:val="none" w:sz="0" w:space="0" w:color="auto"/>
        <w:right w:val="none" w:sz="0" w:space="0" w:color="auto"/>
      </w:divBdr>
    </w:div>
    <w:div w:id="5327680">
      <w:bodyDiv w:val="1"/>
      <w:marLeft w:val="0"/>
      <w:marRight w:val="0"/>
      <w:marTop w:val="0"/>
      <w:marBottom w:val="0"/>
      <w:divBdr>
        <w:top w:val="none" w:sz="0" w:space="0" w:color="auto"/>
        <w:left w:val="none" w:sz="0" w:space="0" w:color="auto"/>
        <w:bottom w:val="none" w:sz="0" w:space="0" w:color="auto"/>
        <w:right w:val="none" w:sz="0" w:space="0" w:color="auto"/>
      </w:divBdr>
    </w:div>
    <w:div w:id="5862666">
      <w:bodyDiv w:val="1"/>
      <w:marLeft w:val="0"/>
      <w:marRight w:val="0"/>
      <w:marTop w:val="0"/>
      <w:marBottom w:val="0"/>
      <w:divBdr>
        <w:top w:val="none" w:sz="0" w:space="0" w:color="auto"/>
        <w:left w:val="none" w:sz="0" w:space="0" w:color="auto"/>
        <w:bottom w:val="none" w:sz="0" w:space="0" w:color="auto"/>
        <w:right w:val="none" w:sz="0" w:space="0" w:color="auto"/>
      </w:divBdr>
    </w:div>
    <w:div w:id="8921507">
      <w:bodyDiv w:val="1"/>
      <w:marLeft w:val="0"/>
      <w:marRight w:val="0"/>
      <w:marTop w:val="0"/>
      <w:marBottom w:val="0"/>
      <w:divBdr>
        <w:top w:val="none" w:sz="0" w:space="0" w:color="auto"/>
        <w:left w:val="none" w:sz="0" w:space="0" w:color="auto"/>
        <w:bottom w:val="none" w:sz="0" w:space="0" w:color="auto"/>
        <w:right w:val="none" w:sz="0" w:space="0" w:color="auto"/>
      </w:divBdr>
    </w:div>
    <w:div w:id="10617229">
      <w:bodyDiv w:val="1"/>
      <w:marLeft w:val="0"/>
      <w:marRight w:val="0"/>
      <w:marTop w:val="0"/>
      <w:marBottom w:val="0"/>
      <w:divBdr>
        <w:top w:val="none" w:sz="0" w:space="0" w:color="auto"/>
        <w:left w:val="none" w:sz="0" w:space="0" w:color="auto"/>
        <w:bottom w:val="none" w:sz="0" w:space="0" w:color="auto"/>
        <w:right w:val="none" w:sz="0" w:space="0" w:color="auto"/>
      </w:divBdr>
    </w:div>
    <w:div w:id="11155742">
      <w:bodyDiv w:val="1"/>
      <w:marLeft w:val="0"/>
      <w:marRight w:val="0"/>
      <w:marTop w:val="0"/>
      <w:marBottom w:val="0"/>
      <w:divBdr>
        <w:top w:val="none" w:sz="0" w:space="0" w:color="auto"/>
        <w:left w:val="none" w:sz="0" w:space="0" w:color="auto"/>
        <w:bottom w:val="none" w:sz="0" w:space="0" w:color="auto"/>
        <w:right w:val="none" w:sz="0" w:space="0" w:color="auto"/>
      </w:divBdr>
    </w:div>
    <w:div w:id="12153355">
      <w:bodyDiv w:val="1"/>
      <w:marLeft w:val="0"/>
      <w:marRight w:val="0"/>
      <w:marTop w:val="0"/>
      <w:marBottom w:val="0"/>
      <w:divBdr>
        <w:top w:val="none" w:sz="0" w:space="0" w:color="auto"/>
        <w:left w:val="none" w:sz="0" w:space="0" w:color="auto"/>
        <w:bottom w:val="none" w:sz="0" w:space="0" w:color="auto"/>
        <w:right w:val="none" w:sz="0" w:space="0" w:color="auto"/>
      </w:divBdr>
    </w:div>
    <w:div w:id="16394785">
      <w:bodyDiv w:val="1"/>
      <w:marLeft w:val="0"/>
      <w:marRight w:val="0"/>
      <w:marTop w:val="0"/>
      <w:marBottom w:val="0"/>
      <w:divBdr>
        <w:top w:val="none" w:sz="0" w:space="0" w:color="auto"/>
        <w:left w:val="none" w:sz="0" w:space="0" w:color="auto"/>
        <w:bottom w:val="none" w:sz="0" w:space="0" w:color="auto"/>
        <w:right w:val="none" w:sz="0" w:space="0" w:color="auto"/>
      </w:divBdr>
    </w:div>
    <w:div w:id="16587909">
      <w:bodyDiv w:val="1"/>
      <w:marLeft w:val="0"/>
      <w:marRight w:val="0"/>
      <w:marTop w:val="0"/>
      <w:marBottom w:val="0"/>
      <w:divBdr>
        <w:top w:val="none" w:sz="0" w:space="0" w:color="auto"/>
        <w:left w:val="none" w:sz="0" w:space="0" w:color="auto"/>
        <w:bottom w:val="none" w:sz="0" w:space="0" w:color="auto"/>
        <w:right w:val="none" w:sz="0" w:space="0" w:color="auto"/>
      </w:divBdr>
    </w:div>
    <w:div w:id="18822476">
      <w:bodyDiv w:val="1"/>
      <w:marLeft w:val="0"/>
      <w:marRight w:val="0"/>
      <w:marTop w:val="0"/>
      <w:marBottom w:val="0"/>
      <w:divBdr>
        <w:top w:val="none" w:sz="0" w:space="0" w:color="auto"/>
        <w:left w:val="none" w:sz="0" w:space="0" w:color="auto"/>
        <w:bottom w:val="none" w:sz="0" w:space="0" w:color="auto"/>
        <w:right w:val="none" w:sz="0" w:space="0" w:color="auto"/>
      </w:divBdr>
    </w:div>
    <w:div w:id="19746806">
      <w:bodyDiv w:val="1"/>
      <w:marLeft w:val="0"/>
      <w:marRight w:val="0"/>
      <w:marTop w:val="0"/>
      <w:marBottom w:val="0"/>
      <w:divBdr>
        <w:top w:val="none" w:sz="0" w:space="0" w:color="auto"/>
        <w:left w:val="none" w:sz="0" w:space="0" w:color="auto"/>
        <w:bottom w:val="none" w:sz="0" w:space="0" w:color="auto"/>
        <w:right w:val="none" w:sz="0" w:space="0" w:color="auto"/>
      </w:divBdr>
    </w:div>
    <w:div w:id="19823698">
      <w:bodyDiv w:val="1"/>
      <w:marLeft w:val="0"/>
      <w:marRight w:val="0"/>
      <w:marTop w:val="0"/>
      <w:marBottom w:val="0"/>
      <w:divBdr>
        <w:top w:val="none" w:sz="0" w:space="0" w:color="auto"/>
        <w:left w:val="none" w:sz="0" w:space="0" w:color="auto"/>
        <w:bottom w:val="none" w:sz="0" w:space="0" w:color="auto"/>
        <w:right w:val="none" w:sz="0" w:space="0" w:color="auto"/>
      </w:divBdr>
    </w:div>
    <w:div w:id="20937541">
      <w:bodyDiv w:val="1"/>
      <w:marLeft w:val="0"/>
      <w:marRight w:val="0"/>
      <w:marTop w:val="0"/>
      <w:marBottom w:val="0"/>
      <w:divBdr>
        <w:top w:val="none" w:sz="0" w:space="0" w:color="auto"/>
        <w:left w:val="none" w:sz="0" w:space="0" w:color="auto"/>
        <w:bottom w:val="none" w:sz="0" w:space="0" w:color="auto"/>
        <w:right w:val="none" w:sz="0" w:space="0" w:color="auto"/>
      </w:divBdr>
    </w:div>
    <w:div w:id="21174756">
      <w:bodyDiv w:val="1"/>
      <w:marLeft w:val="0"/>
      <w:marRight w:val="0"/>
      <w:marTop w:val="0"/>
      <w:marBottom w:val="0"/>
      <w:divBdr>
        <w:top w:val="none" w:sz="0" w:space="0" w:color="auto"/>
        <w:left w:val="none" w:sz="0" w:space="0" w:color="auto"/>
        <w:bottom w:val="none" w:sz="0" w:space="0" w:color="auto"/>
        <w:right w:val="none" w:sz="0" w:space="0" w:color="auto"/>
      </w:divBdr>
    </w:div>
    <w:div w:id="21789851">
      <w:bodyDiv w:val="1"/>
      <w:marLeft w:val="0"/>
      <w:marRight w:val="0"/>
      <w:marTop w:val="0"/>
      <w:marBottom w:val="0"/>
      <w:divBdr>
        <w:top w:val="none" w:sz="0" w:space="0" w:color="auto"/>
        <w:left w:val="none" w:sz="0" w:space="0" w:color="auto"/>
        <w:bottom w:val="none" w:sz="0" w:space="0" w:color="auto"/>
        <w:right w:val="none" w:sz="0" w:space="0" w:color="auto"/>
      </w:divBdr>
    </w:div>
    <w:div w:id="22558737">
      <w:bodyDiv w:val="1"/>
      <w:marLeft w:val="0"/>
      <w:marRight w:val="0"/>
      <w:marTop w:val="0"/>
      <w:marBottom w:val="0"/>
      <w:divBdr>
        <w:top w:val="none" w:sz="0" w:space="0" w:color="auto"/>
        <w:left w:val="none" w:sz="0" w:space="0" w:color="auto"/>
        <w:bottom w:val="none" w:sz="0" w:space="0" w:color="auto"/>
        <w:right w:val="none" w:sz="0" w:space="0" w:color="auto"/>
      </w:divBdr>
    </w:div>
    <w:div w:id="26688656">
      <w:bodyDiv w:val="1"/>
      <w:marLeft w:val="0"/>
      <w:marRight w:val="0"/>
      <w:marTop w:val="0"/>
      <w:marBottom w:val="0"/>
      <w:divBdr>
        <w:top w:val="none" w:sz="0" w:space="0" w:color="auto"/>
        <w:left w:val="none" w:sz="0" w:space="0" w:color="auto"/>
        <w:bottom w:val="none" w:sz="0" w:space="0" w:color="auto"/>
        <w:right w:val="none" w:sz="0" w:space="0" w:color="auto"/>
      </w:divBdr>
    </w:div>
    <w:div w:id="27924024">
      <w:bodyDiv w:val="1"/>
      <w:marLeft w:val="0"/>
      <w:marRight w:val="0"/>
      <w:marTop w:val="0"/>
      <w:marBottom w:val="0"/>
      <w:divBdr>
        <w:top w:val="none" w:sz="0" w:space="0" w:color="auto"/>
        <w:left w:val="none" w:sz="0" w:space="0" w:color="auto"/>
        <w:bottom w:val="none" w:sz="0" w:space="0" w:color="auto"/>
        <w:right w:val="none" w:sz="0" w:space="0" w:color="auto"/>
      </w:divBdr>
    </w:div>
    <w:div w:id="29376953">
      <w:bodyDiv w:val="1"/>
      <w:marLeft w:val="0"/>
      <w:marRight w:val="0"/>
      <w:marTop w:val="0"/>
      <w:marBottom w:val="0"/>
      <w:divBdr>
        <w:top w:val="none" w:sz="0" w:space="0" w:color="auto"/>
        <w:left w:val="none" w:sz="0" w:space="0" w:color="auto"/>
        <w:bottom w:val="none" w:sz="0" w:space="0" w:color="auto"/>
        <w:right w:val="none" w:sz="0" w:space="0" w:color="auto"/>
      </w:divBdr>
    </w:div>
    <w:div w:id="31344998">
      <w:bodyDiv w:val="1"/>
      <w:marLeft w:val="0"/>
      <w:marRight w:val="0"/>
      <w:marTop w:val="0"/>
      <w:marBottom w:val="0"/>
      <w:divBdr>
        <w:top w:val="none" w:sz="0" w:space="0" w:color="auto"/>
        <w:left w:val="none" w:sz="0" w:space="0" w:color="auto"/>
        <w:bottom w:val="none" w:sz="0" w:space="0" w:color="auto"/>
        <w:right w:val="none" w:sz="0" w:space="0" w:color="auto"/>
      </w:divBdr>
    </w:div>
    <w:div w:id="32196963">
      <w:bodyDiv w:val="1"/>
      <w:marLeft w:val="0"/>
      <w:marRight w:val="0"/>
      <w:marTop w:val="0"/>
      <w:marBottom w:val="0"/>
      <w:divBdr>
        <w:top w:val="none" w:sz="0" w:space="0" w:color="auto"/>
        <w:left w:val="none" w:sz="0" w:space="0" w:color="auto"/>
        <w:bottom w:val="none" w:sz="0" w:space="0" w:color="auto"/>
        <w:right w:val="none" w:sz="0" w:space="0" w:color="auto"/>
      </w:divBdr>
    </w:div>
    <w:div w:id="32845860">
      <w:bodyDiv w:val="1"/>
      <w:marLeft w:val="0"/>
      <w:marRight w:val="0"/>
      <w:marTop w:val="0"/>
      <w:marBottom w:val="0"/>
      <w:divBdr>
        <w:top w:val="none" w:sz="0" w:space="0" w:color="auto"/>
        <w:left w:val="none" w:sz="0" w:space="0" w:color="auto"/>
        <w:bottom w:val="none" w:sz="0" w:space="0" w:color="auto"/>
        <w:right w:val="none" w:sz="0" w:space="0" w:color="auto"/>
      </w:divBdr>
    </w:div>
    <w:div w:id="33820112">
      <w:bodyDiv w:val="1"/>
      <w:marLeft w:val="0"/>
      <w:marRight w:val="0"/>
      <w:marTop w:val="0"/>
      <w:marBottom w:val="0"/>
      <w:divBdr>
        <w:top w:val="none" w:sz="0" w:space="0" w:color="auto"/>
        <w:left w:val="none" w:sz="0" w:space="0" w:color="auto"/>
        <w:bottom w:val="none" w:sz="0" w:space="0" w:color="auto"/>
        <w:right w:val="none" w:sz="0" w:space="0" w:color="auto"/>
      </w:divBdr>
    </w:div>
    <w:div w:id="35668841">
      <w:bodyDiv w:val="1"/>
      <w:marLeft w:val="0"/>
      <w:marRight w:val="0"/>
      <w:marTop w:val="0"/>
      <w:marBottom w:val="0"/>
      <w:divBdr>
        <w:top w:val="none" w:sz="0" w:space="0" w:color="auto"/>
        <w:left w:val="none" w:sz="0" w:space="0" w:color="auto"/>
        <w:bottom w:val="none" w:sz="0" w:space="0" w:color="auto"/>
        <w:right w:val="none" w:sz="0" w:space="0" w:color="auto"/>
      </w:divBdr>
    </w:div>
    <w:div w:id="36665841">
      <w:bodyDiv w:val="1"/>
      <w:marLeft w:val="0"/>
      <w:marRight w:val="0"/>
      <w:marTop w:val="0"/>
      <w:marBottom w:val="0"/>
      <w:divBdr>
        <w:top w:val="none" w:sz="0" w:space="0" w:color="auto"/>
        <w:left w:val="none" w:sz="0" w:space="0" w:color="auto"/>
        <w:bottom w:val="none" w:sz="0" w:space="0" w:color="auto"/>
        <w:right w:val="none" w:sz="0" w:space="0" w:color="auto"/>
      </w:divBdr>
    </w:div>
    <w:div w:id="37097411">
      <w:bodyDiv w:val="1"/>
      <w:marLeft w:val="0"/>
      <w:marRight w:val="0"/>
      <w:marTop w:val="0"/>
      <w:marBottom w:val="0"/>
      <w:divBdr>
        <w:top w:val="none" w:sz="0" w:space="0" w:color="auto"/>
        <w:left w:val="none" w:sz="0" w:space="0" w:color="auto"/>
        <w:bottom w:val="none" w:sz="0" w:space="0" w:color="auto"/>
        <w:right w:val="none" w:sz="0" w:space="0" w:color="auto"/>
      </w:divBdr>
    </w:div>
    <w:div w:id="37433189">
      <w:bodyDiv w:val="1"/>
      <w:marLeft w:val="0"/>
      <w:marRight w:val="0"/>
      <w:marTop w:val="0"/>
      <w:marBottom w:val="0"/>
      <w:divBdr>
        <w:top w:val="none" w:sz="0" w:space="0" w:color="auto"/>
        <w:left w:val="none" w:sz="0" w:space="0" w:color="auto"/>
        <w:bottom w:val="none" w:sz="0" w:space="0" w:color="auto"/>
        <w:right w:val="none" w:sz="0" w:space="0" w:color="auto"/>
      </w:divBdr>
    </w:div>
    <w:div w:id="37514462">
      <w:bodyDiv w:val="1"/>
      <w:marLeft w:val="0"/>
      <w:marRight w:val="0"/>
      <w:marTop w:val="0"/>
      <w:marBottom w:val="0"/>
      <w:divBdr>
        <w:top w:val="none" w:sz="0" w:space="0" w:color="auto"/>
        <w:left w:val="none" w:sz="0" w:space="0" w:color="auto"/>
        <w:bottom w:val="none" w:sz="0" w:space="0" w:color="auto"/>
        <w:right w:val="none" w:sz="0" w:space="0" w:color="auto"/>
      </w:divBdr>
    </w:div>
    <w:div w:id="38208184">
      <w:bodyDiv w:val="1"/>
      <w:marLeft w:val="0"/>
      <w:marRight w:val="0"/>
      <w:marTop w:val="0"/>
      <w:marBottom w:val="0"/>
      <w:divBdr>
        <w:top w:val="none" w:sz="0" w:space="0" w:color="auto"/>
        <w:left w:val="none" w:sz="0" w:space="0" w:color="auto"/>
        <w:bottom w:val="none" w:sz="0" w:space="0" w:color="auto"/>
        <w:right w:val="none" w:sz="0" w:space="0" w:color="auto"/>
      </w:divBdr>
    </w:div>
    <w:div w:id="40134390">
      <w:bodyDiv w:val="1"/>
      <w:marLeft w:val="0"/>
      <w:marRight w:val="0"/>
      <w:marTop w:val="0"/>
      <w:marBottom w:val="0"/>
      <w:divBdr>
        <w:top w:val="none" w:sz="0" w:space="0" w:color="auto"/>
        <w:left w:val="none" w:sz="0" w:space="0" w:color="auto"/>
        <w:bottom w:val="none" w:sz="0" w:space="0" w:color="auto"/>
        <w:right w:val="none" w:sz="0" w:space="0" w:color="auto"/>
      </w:divBdr>
    </w:div>
    <w:div w:id="40449338">
      <w:bodyDiv w:val="1"/>
      <w:marLeft w:val="0"/>
      <w:marRight w:val="0"/>
      <w:marTop w:val="0"/>
      <w:marBottom w:val="0"/>
      <w:divBdr>
        <w:top w:val="none" w:sz="0" w:space="0" w:color="auto"/>
        <w:left w:val="none" w:sz="0" w:space="0" w:color="auto"/>
        <w:bottom w:val="none" w:sz="0" w:space="0" w:color="auto"/>
        <w:right w:val="none" w:sz="0" w:space="0" w:color="auto"/>
      </w:divBdr>
    </w:div>
    <w:div w:id="41293100">
      <w:bodyDiv w:val="1"/>
      <w:marLeft w:val="0"/>
      <w:marRight w:val="0"/>
      <w:marTop w:val="0"/>
      <w:marBottom w:val="0"/>
      <w:divBdr>
        <w:top w:val="none" w:sz="0" w:space="0" w:color="auto"/>
        <w:left w:val="none" w:sz="0" w:space="0" w:color="auto"/>
        <w:bottom w:val="none" w:sz="0" w:space="0" w:color="auto"/>
        <w:right w:val="none" w:sz="0" w:space="0" w:color="auto"/>
      </w:divBdr>
    </w:div>
    <w:div w:id="42139709">
      <w:bodyDiv w:val="1"/>
      <w:marLeft w:val="0"/>
      <w:marRight w:val="0"/>
      <w:marTop w:val="0"/>
      <w:marBottom w:val="0"/>
      <w:divBdr>
        <w:top w:val="none" w:sz="0" w:space="0" w:color="auto"/>
        <w:left w:val="none" w:sz="0" w:space="0" w:color="auto"/>
        <w:bottom w:val="none" w:sz="0" w:space="0" w:color="auto"/>
        <w:right w:val="none" w:sz="0" w:space="0" w:color="auto"/>
      </w:divBdr>
    </w:div>
    <w:div w:id="43918029">
      <w:bodyDiv w:val="1"/>
      <w:marLeft w:val="0"/>
      <w:marRight w:val="0"/>
      <w:marTop w:val="0"/>
      <w:marBottom w:val="0"/>
      <w:divBdr>
        <w:top w:val="none" w:sz="0" w:space="0" w:color="auto"/>
        <w:left w:val="none" w:sz="0" w:space="0" w:color="auto"/>
        <w:bottom w:val="none" w:sz="0" w:space="0" w:color="auto"/>
        <w:right w:val="none" w:sz="0" w:space="0" w:color="auto"/>
      </w:divBdr>
    </w:div>
    <w:div w:id="44761748">
      <w:bodyDiv w:val="1"/>
      <w:marLeft w:val="0"/>
      <w:marRight w:val="0"/>
      <w:marTop w:val="0"/>
      <w:marBottom w:val="0"/>
      <w:divBdr>
        <w:top w:val="none" w:sz="0" w:space="0" w:color="auto"/>
        <w:left w:val="none" w:sz="0" w:space="0" w:color="auto"/>
        <w:bottom w:val="none" w:sz="0" w:space="0" w:color="auto"/>
        <w:right w:val="none" w:sz="0" w:space="0" w:color="auto"/>
      </w:divBdr>
    </w:div>
    <w:div w:id="44766142">
      <w:bodyDiv w:val="1"/>
      <w:marLeft w:val="0"/>
      <w:marRight w:val="0"/>
      <w:marTop w:val="0"/>
      <w:marBottom w:val="0"/>
      <w:divBdr>
        <w:top w:val="none" w:sz="0" w:space="0" w:color="auto"/>
        <w:left w:val="none" w:sz="0" w:space="0" w:color="auto"/>
        <w:bottom w:val="none" w:sz="0" w:space="0" w:color="auto"/>
        <w:right w:val="none" w:sz="0" w:space="0" w:color="auto"/>
      </w:divBdr>
    </w:div>
    <w:div w:id="45878947">
      <w:bodyDiv w:val="1"/>
      <w:marLeft w:val="0"/>
      <w:marRight w:val="0"/>
      <w:marTop w:val="0"/>
      <w:marBottom w:val="0"/>
      <w:divBdr>
        <w:top w:val="none" w:sz="0" w:space="0" w:color="auto"/>
        <w:left w:val="none" w:sz="0" w:space="0" w:color="auto"/>
        <w:bottom w:val="none" w:sz="0" w:space="0" w:color="auto"/>
        <w:right w:val="none" w:sz="0" w:space="0" w:color="auto"/>
      </w:divBdr>
    </w:div>
    <w:div w:id="48961039">
      <w:bodyDiv w:val="1"/>
      <w:marLeft w:val="0"/>
      <w:marRight w:val="0"/>
      <w:marTop w:val="0"/>
      <w:marBottom w:val="0"/>
      <w:divBdr>
        <w:top w:val="none" w:sz="0" w:space="0" w:color="auto"/>
        <w:left w:val="none" w:sz="0" w:space="0" w:color="auto"/>
        <w:bottom w:val="none" w:sz="0" w:space="0" w:color="auto"/>
        <w:right w:val="none" w:sz="0" w:space="0" w:color="auto"/>
      </w:divBdr>
    </w:div>
    <w:div w:id="49233180">
      <w:bodyDiv w:val="1"/>
      <w:marLeft w:val="0"/>
      <w:marRight w:val="0"/>
      <w:marTop w:val="0"/>
      <w:marBottom w:val="0"/>
      <w:divBdr>
        <w:top w:val="none" w:sz="0" w:space="0" w:color="auto"/>
        <w:left w:val="none" w:sz="0" w:space="0" w:color="auto"/>
        <w:bottom w:val="none" w:sz="0" w:space="0" w:color="auto"/>
        <w:right w:val="none" w:sz="0" w:space="0" w:color="auto"/>
      </w:divBdr>
    </w:div>
    <w:div w:id="52629381">
      <w:bodyDiv w:val="1"/>
      <w:marLeft w:val="0"/>
      <w:marRight w:val="0"/>
      <w:marTop w:val="0"/>
      <w:marBottom w:val="0"/>
      <w:divBdr>
        <w:top w:val="none" w:sz="0" w:space="0" w:color="auto"/>
        <w:left w:val="none" w:sz="0" w:space="0" w:color="auto"/>
        <w:bottom w:val="none" w:sz="0" w:space="0" w:color="auto"/>
        <w:right w:val="none" w:sz="0" w:space="0" w:color="auto"/>
      </w:divBdr>
    </w:div>
    <w:div w:id="53237131">
      <w:bodyDiv w:val="1"/>
      <w:marLeft w:val="0"/>
      <w:marRight w:val="0"/>
      <w:marTop w:val="0"/>
      <w:marBottom w:val="0"/>
      <w:divBdr>
        <w:top w:val="none" w:sz="0" w:space="0" w:color="auto"/>
        <w:left w:val="none" w:sz="0" w:space="0" w:color="auto"/>
        <w:bottom w:val="none" w:sz="0" w:space="0" w:color="auto"/>
        <w:right w:val="none" w:sz="0" w:space="0" w:color="auto"/>
      </w:divBdr>
    </w:div>
    <w:div w:id="55975046">
      <w:bodyDiv w:val="1"/>
      <w:marLeft w:val="0"/>
      <w:marRight w:val="0"/>
      <w:marTop w:val="0"/>
      <w:marBottom w:val="0"/>
      <w:divBdr>
        <w:top w:val="none" w:sz="0" w:space="0" w:color="auto"/>
        <w:left w:val="none" w:sz="0" w:space="0" w:color="auto"/>
        <w:bottom w:val="none" w:sz="0" w:space="0" w:color="auto"/>
        <w:right w:val="none" w:sz="0" w:space="0" w:color="auto"/>
      </w:divBdr>
    </w:div>
    <w:div w:id="57368245">
      <w:bodyDiv w:val="1"/>
      <w:marLeft w:val="0"/>
      <w:marRight w:val="0"/>
      <w:marTop w:val="0"/>
      <w:marBottom w:val="0"/>
      <w:divBdr>
        <w:top w:val="none" w:sz="0" w:space="0" w:color="auto"/>
        <w:left w:val="none" w:sz="0" w:space="0" w:color="auto"/>
        <w:bottom w:val="none" w:sz="0" w:space="0" w:color="auto"/>
        <w:right w:val="none" w:sz="0" w:space="0" w:color="auto"/>
      </w:divBdr>
    </w:div>
    <w:div w:id="57673184">
      <w:bodyDiv w:val="1"/>
      <w:marLeft w:val="0"/>
      <w:marRight w:val="0"/>
      <w:marTop w:val="0"/>
      <w:marBottom w:val="0"/>
      <w:divBdr>
        <w:top w:val="none" w:sz="0" w:space="0" w:color="auto"/>
        <w:left w:val="none" w:sz="0" w:space="0" w:color="auto"/>
        <w:bottom w:val="none" w:sz="0" w:space="0" w:color="auto"/>
        <w:right w:val="none" w:sz="0" w:space="0" w:color="auto"/>
      </w:divBdr>
    </w:div>
    <w:div w:id="58987859">
      <w:bodyDiv w:val="1"/>
      <w:marLeft w:val="0"/>
      <w:marRight w:val="0"/>
      <w:marTop w:val="0"/>
      <w:marBottom w:val="0"/>
      <w:divBdr>
        <w:top w:val="none" w:sz="0" w:space="0" w:color="auto"/>
        <w:left w:val="none" w:sz="0" w:space="0" w:color="auto"/>
        <w:bottom w:val="none" w:sz="0" w:space="0" w:color="auto"/>
        <w:right w:val="none" w:sz="0" w:space="0" w:color="auto"/>
      </w:divBdr>
    </w:div>
    <w:div w:id="59064571">
      <w:bodyDiv w:val="1"/>
      <w:marLeft w:val="0"/>
      <w:marRight w:val="0"/>
      <w:marTop w:val="0"/>
      <w:marBottom w:val="0"/>
      <w:divBdr>
        <w:top w:val="none" w:sz="0" w:space="0" w:color="auto"/>
        <w:left w:val="none" w:sz="0" w:space="0" w:color="auto"/>
        <w:bottom w:val="none" w:sz="0" w:space="0" w:color="auto"/>
        <w:right w:val="none" w:sz="0" w:space="0" w:color="auto"/>
      </w:divBdr>
    </w:div>
    <w:div w:id="63529093">
      <w:bodyDiv w:val="1"/>
      <w:marLeft w:val="0"/>
      <w:marRight w:val="0"/>
      <w:marTop w:val="0"/>
      <w:marBottom w:val="0"/>
      <w:divBdr>
        <w:top w:val="none" w:sz="0" w:space="0" w:color="auto"/>
        <w:left w:val="none" w:sz="0" w:space="0" w:color="auto"/>
        <w:bottom w:val="none" w:sz="0" w:space="0" w:color="auto"/>
        <w:right w:val="none" w:sz="0" w:space="0" w:color="auto"/>
      </w:divBdr>
    </w:div>
    <w:div w:id="65616849">
      <w:bodyDiv w:val="1"/>
      <w:marLeft w:val="0"/>
      <w:marRight w:val="0"/>
      <w:marTop w:val="0"/>
      <w:marBottom w:val="0"/>
      <w:divBdr>
        <w:top w:val="none" w:sz="0" w:space="0" w:color="auto"/>
        <w:left w:val="none" w:sz="0" w:space="0" w:color="auto"/>
        <w:bottom w:val="none" w:sz="0" w:space="0" w:color="auto"/>
        <w:right w:val="none" w:sz="0" w:space="0" w:color="auto"/>
      </w:divBdr>
    </w:div>
    <w:div w:id="66075849">
      <w:bodyDiv w:val="1"/>
      <w:marLeft w:val="0"/>
      <w:marRight w:val="0"/>
      <w:marTop w:val="0"/>
      <w:marBottom w:val="0"/>
      <w:divBdr>
        <w:top w:val="none" w:sz="0" w:space="0" w:color="auto"/>
        <w:left w:val="none" w:sz="0" w:space="0" w:color="auto"/>
        <w:bottom w:val="none" w:sz="0" w:space="0" w:color="auto"/>
        <w:right w:val="none" w:sz="0" w:space="0" w:color="auto"/>
      </w:divBdr>
    </w:div>
    <w:div w:id="67122800">
      <w:bodyDiv w:val="1"/>
      <w:marLeft w:val="0"/>
      <w:marRight w:val="0"/>
      <w:marTop w:val="0"/>
      <w:marBottom w:val="0"/>
      <w:divBdr>
        <w:top w:val="none" w:sz="0" w:space="0" w:color="auto"/>
        <w:left w:val="none" w:sz="0" w:space="0" w:color="auto"/>
        <w:bottom w:val="none" w:sz="0" w:space="0" w:color="auto"/>
        <w:right w:val="none" w:sz="0" w:space="0" w:color="auto"/>
      </w:divBdr>
    </w:div>
    <w:div w:id="67533923">
      <w:bodyDiv w:val="1"/>
      <w:marLeft w:val="0"/>
      <w:marRight w:val="0"/>
      <w:marTop w:val="0"/>
      <w:marBottom w:val="0"/>
      <w:divBdr>
        <w:top w:val="none" w:sz="0" w:space="0" w:color="auto"/>
        <w:left w:val="none" w:sz="0" w:space="0" w:color="auto"/>
        <w:bottom w:val="none" w:sz="0" w:space="0" w:color="auto"/>
        <w:right w:val="none" w:sz="0" w:space="0" w:color="auto"/>
      </w:divBdr>
    </w:div>
    <w:div w:id="67657736">
      <w:bodyDiv w:val="1"/>
      <w:marLeft w:val="0"/>
      <w:marRight w:val="0"/>
      <w:marTop w:val="0"/>
      <w:marBottom w:val="0"/>
      <w:divBdr>
        <w:top w:val="none" w:sz="0" w:space="0" w:color="auto"/>
        <w:left w:val="none" w:sz="0" w:space="0" w:color="auto"/>
        <w:bottom w:val="none" w:sz="0" w:space="0" w:color="auto"/>
        <w:right w:val="none" w:sz="0" w:space="0" w:color="auto"/>
      </w:divBdr>
    </w:div>
    <w:div w:id="68427749">
      <w:bodyDiv w:val="1"/>
      <w:marLeft w:val="0"/>
      <w:marRight w:val="0"/>
      <w:marTop w:val="0"/>
      <w:marBottom w:val="0"/>
      <w:divBdr>
        <w:top w:val="none" w:sz="0" w:space="0" w:color="auto"/>
        <w:left w:val="none" w:sz="0" w:space="0" w:color="auto"/>
        <w:bottom w:val="none" w:sz="0" w:space="0" w:color="auto"/>
        <w:right w:val="none" w:sz="0" w:space="0" w:color="auto"/>
      </w:divBdr>
    </w:div>
    <w:div w:id="68888014">
      <w:bodyDiv w:val="1"/>
      <w:marLeft w:val="0"/>
      <w:marRight w:val="0"/>
      <w:marTop w:val="0"/>
      <w:marBottom w:val="0"/>
      <w:divBdr>
        <w:top w:val="none" w:sz="0" w:space="0" w:color="auto"/>
        <w:left w:val="none" w:sz="0" w:space="0" w:color="auto"/>
        <w:bottom w:val="none" w:sz="0" w:space="0" w:color="auto"/>
        <w:right w:val="none" w:sz="0" w:space="0" w:color="auto"/>
      </w:divBdr>
    </w:div>
    <w:div w:id="69546711">
      <w:bodyDiv w:val="1"/>
      <w:marLeft w:val="0"/>
      <w:marRight w:val="0"/>
      <w:marTop w:val="0"/>
      <w:marBottom w:val="0"/>
      <w:divBdr>
        <w:top w:val="none" w:sz="0" w:space="0" w:color="auto"/>
        <w:left w:val="none" w:sz="0" w:space="0" w:color="auto"/>
        <w:bottom w:val="none" w:sz="0" w:space="0" w:color="auto"/>
        <w:right w:val="none" w:sz="0" w:space="0" w:color="auto"/>
      </w:divBdr>
    </w:div>
    <w:div w:id="69818362">
      <w:bodyDiv w:val="1"/>
      <w:marLeft w:val="0"/>
      <w:marRight w:val="0"/>
      <w:marTop w:val="0"/>
      <w:marBottom w:val="0"/>
      <w:divBdr>
        <w:top w:val="none" w:sz="0" w:space="0" w:color="auto"/>
        <w:left w:val="none" w:sz="0" w:space="0" w:color="auto"/>
        <w:bottom w:val="none" w:sz="0" w:space="0" w:color="auto"/>
        <w:right w:val="none" w:sz="0" w:space="0" w:color="auto"/>
      </w:divBdr>
    </w:div>
    <w:div w:id="71896145">
      <w:bodyDiv w:val="1"/>
      <w:marLeft w:val="0"/>
      <w:marRight w:val="0"/>
      <w:marTop w:val="0"/>
      <w:marBottom w:val="0"/>
      <w:divBdr>
        <w:top w:val="none" w:sz="0" w:space="0" w:color="auto"/>
        <w:left w:val="none" w:sz="0" w:space="0" w:color="auto"/>
        <w:bottom w:val="none" w:sz="0" w:space="0" w:color="auto"/>
        <w:right w:val="none" w:sz="0" w:space="0" w:color="auto"/>
      </w:divBdr>
    </w:div>
    <w:div w:id="73164656">
      <w:bodyDiv w:val="1"/>
      <w:marLeft w:val="0"/>
      <w:marRight w:val="0"/>
      <w:marTop w:val="0"/>
      <w:marBottom w:val="0"/>
      <w:divBdr>
        <w:top w:val="none" w:sz="0" w:space="0" w:color="auto"/>
        <w:left w:val="none" w:sz="0" w:space="0" w:color="auto"/>
        <w:bottom w:val="none" w:sz="0" w:space="0" w:color="auto"/>
        <w:right w:val="none" w:sz="0" w:space="0" w:color="auto"/>
      </w:divBdr>
    </w:div>
    <w:div w:id="76365070">
      <w:bodyDiv w:val="1"/>
      <w:marLeft w:val="0"/>
      <w:marRight w:val="0"/>
      <w:marTop w:val="0"/>
      <w:marBottom w:val="0"/>
      <w:divBdr>
        <w:top w:val="none" w:sz="0" w:space="0" w:color="auto"/>
        <w:left w:val="none" w:sz="0" w:space="0" w:color="auto"/>
        <w:bottom w:val="none" w:sz="0" w:space="0" w:color="auto"/>
        <w:right w:val="none" w:sz="0" w:space="0" w:color="auto"/>
      </w:divBdr>
    </w:div>
    <w:div w:id="77598089">
      <w:bodyDiv w:val="1"/>
      <w:marLeft w:val="0"/>
      <w:marRight w:val="0"/>
      <w:marTop w:val="0"/>
      <w:marBottom w:val="0"/>
      <w:divBdr>
        <w:top w:val="none" w:sz="0" w:space="0" w:color="auto"/>
        <w:left w:val="none" w:sz="0" w:space="0" w:color="auto"/>
        <w:bottom w:val="none" w:sz="0" w:space="0" w:color="auto"/>
        <w:right w:val="none" w:sz="0" w:space="0" w:color="auto"/>
      </w:divBdr>
    </w:div>
    <w:div w:id="78447095">
      <w:bodyDiv w:val="1"/>
      <w:marLeft w:val="0"/>
      <w:marRight w:val="0"/>
      <w:marTop w:val="0"/>
      <w:marBottom w:val="0"/>
      <w:divBdr>
        <w:top w:val="none" w:sz="0" w:space="0" w:color="auto"/>
        <w:left w:val="none" w:sz="0" w:space="0" w:color="auto"/>
        <w:bottom w:val="none" w:sz="0" w:space="0" w:color="auto"/>
        <w:right w:val="none" w:sz="0" w:space="0" w:color="auto"/>
      </w:divBdr>
    </w:div>
    <w:div w:id="78528032">
      <w:bodyDiv w:val="1"/>
      <w:marLeft w:val="0"/>
      <w:marRight w:val="0"/>
      <w:marTop w:val="0"/>
      <w:marBottom w:val="0"/>
      <w:divBdr>
        <w:top w:val="none" w:sz="0" w:space="0" w:color="auto"/>
        <w:left w:val="none" w:sz="0" w:space="0" w:color="auto"/>
        <w:bottom w:val="none" w:sz="0" w:space="0" w:color="auto"/>
        <w:right w:val="none" w:sz="0" w:space="0" w:color="auto"/>
      </w:divBdr>
    </w:div>
    <w:div w:id="79183260">
      <w:bodyDiv w:val="1"/>
      <w:marLeft w:val="0"/>
      <w:marRight w:val="0"/>
      <w:marTop w:val="0"/>
      <w:marBottom w:val="0"/>
      <w:divBdr>
        <w:top w:val="none" w:sz="0" w:space="0" w:color="auto"/>
        <w:left w:val="none" w:sz="0" w:space="0" w:color="auto"/>
        <w:bottom w:val="none" w:sz="0" w:space="0" w:color="auto"/>
        <w:right w:val="none" w:sz="0" w:space="0" w:color="auto"/>
      </w:divBdr>
    </w:div>
    <w:div w:id="79718862">
      <w:bodyDiv w:val="1"/>
      <w:marLeft w:val="0"/>
      <w:marRight w:val="0"/>
      <w:marTop w:val="0"/>
      <w:marBottom w:val="0"/>
      <w:divBdr>
        <w:top w:val="none" w:sz="0" w:space="0" w:color="auto"/>
        <w:left w:val="none" w:sz="0" w:space="0" w:color="auto"/>
        <w:bottom w:val="none" w:sz="0" w:space="0" w:color="auto"/>
        <w:right w:val="none" w:sz="0" w:space="0" w:color="auto"/>
      </w:divBdr>
    </w:div>
    <w:div w:id="81265373">
      <w:bodyDiv w:val="1"/>
      <w:marLeft w:val="0"/>
      <w:marRight w:val="0"/>
      <w:marTop w:val="0"/>
      <w:marBottom w:val="0"/>
      <w:divBdr>
        <w:top w:val="none" w:sz="0" w:space="0" w:color="auto"/>
        <w:left w:val="none" w:sz="0" w:space="0" w:color="auto"/>
        <w:bottom w:val="none" w:sz="0" w:space="0" w:color="auto"/>
        <w:right w:val="none" w:sz="0" w:space="0" w:color="auto"/>
      </w:divBdr>
    </w:div>
    <w:div w:id="84350276">
      <w:bodyDiv w:val="1"/>
      <w:marLeft w:val="0"/>
      <w:marRight w:val="0"/>
      <w:marTop w:val="0"/>
      <w:marBottom w:val="0"/>
      <w:divBdr>
        <w:top w:val="none" w:sz="0" w:space="0" w:color="auto"/>
        <w:left w:val="none" w:sz="0" w:space="0" w:color="auto"/>
        <w:bottom w:val="none" w:sz="0" w:space="0" w:color="auto"/>
        <w:right w:val="none" w:sz="0" w:space="0" w:color="auto"/>
      </w:divBdr>
    </w:div>
    <w:div w:id="85541833">
      <w:bodyDiv w:val="1"/>
      <w:marLeft w:val="0"/>
      <w:marRight w:val="0"/>
      <w:marTop w:val="0"/>
      <w:marBottom w:val="0"/>
      <w:divBdr>
        <w:top w:val="none" w:sz="0" w:space="0" w:color="auto"/>
        <w:left w:val="none" w:sz="0" w:space="0" w:color="auto"/>
        <w:bottom w:val="none" w:sz="0" w:space="0" w:color="auto"/>
        <w:right w:val="none" w:sz="0" w:space="0" w:color="auto"/>
      </w:divBdr>
    </w:div>
    <w:div w:id="86049733">
      <w:bodyDiv w:val="1"/>
      <w:marLeft w:val="0"/>
      <w:marRight w:val="0"/>
      <w:marTop w:val="0"/>
      <w:marBottom w:val="0"/>
      <w:divBdr>
        <w:top w:val="none" w:sz="0" w:space="0" w:color="auto"/>
        <w:left w:val="none" w:sz="0" w:space="0" w:color="auto"/>
        <w:bottom w:val="none" w:sz="0" w:space="0" w:color="auto"/>
        <w:right w:val="none" w:sz="0" w:space="0" w:color="auto"/>
      </w:divBdr>
    </w:div>
    <w:div w:id="86267572">
      <w:bodyDiv w:val="1"/>
      <w:marLeft w:val="0"/>
      <w:marRight w:val="0"/>
      <w:marTop w:val="0"/>
      <w:marBottom w:val="0"/>
      <w:divBdr>
        <w:top w:val="none" w:sz="0" w:space="0" w:color="auto"/>
        <w:left w:val="none" w:sz="0" w:space="0" w:color="auto"/>
        <w:bottom w:val="none" w:sz="0" w:space="0" w:color="auto"/>
        <w:right w:val="none" w:sz="0" w:space="0" w:color="auto"/>
      </w:divBdr>
    </w:div>
    <w:div w:id="87118387">
      <w:bodyDiv w:val="1"/>
      <w:marLeft w:val="0"/>
      <w:marRight w:val="0"/>
      <w:marTop w:val="0"/>
      <w:marBottom w:val="0"/>
      <w:divBdr>
        <w:top w:val="none" w:sz="0" w:space="0" w:color="auto"/>
        <w:left w:val="none" w:sz="0" w:space="0" w:color="auto"/>
        <w:bottom w:val="none" w:sz="0" w:space="0" w:color="auto"/>
        <w:right w:val="none" w:sz="0" w:space="0" w:color="auto"/>
      </w:divBdr>
    </w:div>
    <w:div w:id="89007136">
      <w:bodyDiv w:val="1"/>
      <w:marLeft w:val="0"/>
      <w:marRight w:val="0"/>
      <w:marTop w:val="0"/>
      <w:marBottom w:val="0"/>
      <w:divBdr>
        <w:top w:val="none" w:sz="0" w:space="0" w:color="auto"/>
        <w:left w:val="none" w:sz="0" w:space="0" w:color="auto"/>
        <w:bottom w:val="none" w:sz="0" w:space="0" w:color="auto"/>
        <w:right w:val="none" w:sz="0" w:space="0" w:color="auto"/>
      </w:divBdr>
    </w:div>
    <w:div w:id="89282576">
      <w:bodyDiv w:val="1"/>
      <w:marLeft w:val="0"/>
      <w:marRight w:val="0"/>
      <w:marTop w:val="0"/>
      <w:marBottom w:val="0"/>
      <w:divBdr>
        <w:top w:val="none" w:sz="0" w:space="0" w:color="auto"/>
        <w:left w:val="none" w:sz="0" w:space="0" w:color="auto"/>
        <w:bottom w:val="none" w:sz="0" w:space="0" w:color="auto"/>
        <w:right w:val="none" w:sz="0" w:space="0" w:color="auto"/>
      </w:divBdr>
    </w:div>
    <w:div w:id="90665586">
      <w:bodyDiv w:val="1"/>
      <w:marLeft w:val="0"/>
      <w:marRight w:val="0"/>
      <w:marTop w:val="0"/>
      <w:marBottom w:val="0"/>
      <w:divBdr>
        <w:top w:val="none" w:sz="0" w:space="0" w:color="auto"/>
        <w:left w:val="none" w:sz="0" w:space="0" w:color="auto"/>
        <w:bottom w:val="none" w:sz="0" w:space="0" w:color="auto"/>
        <w:right w:val="none" w:sz="0" w:space="0" w:color="auto"/>
      </w:divBdr>
    </w:div>
    <w:div w:id="92674688">
      <w:bodyDiv w:val="1"/>
      <w:marLeft w:val="0"/>
      <w:marRight w:val="0"/>
      <w:marTop w:val="0"/>
      <w:marBottom w:val="0"/>
      <w:divBdr>
        <w:top w:val="none" w:sz="0" w:space="0" w:color="auto"/>
        <w:left w:val="none" w:sz="0" w:space="0" w:color="auto"/>
        <w:bottom w:val="none" w:sz="0" w:space="0" w:color="auto"/>
        <w:right w:val="none" w:sz="0" w:space="0" w:color="auto"/>
      </w:divBdr>
    </w:div>
    <w:div w:id="93017673">
      <w:bodyDiv w:val="1"/>
      <w:marLeft w:val="0"/>
      <w:marRight w:val="0"/>
      <w:marTop w:val="0"/>
      <w:marBottom w:val="0"/>
      <w:divBdr>
        <w:top w:val="none" w:sz="0" w:space="0" w:color="auto"/>
        <w:left w:val="none" w:sz="0" w:space="0" w:color="auto"/>
        <w:bottom w:val="none" w:sz="0" w:space="0" w:color="auto"/>
        <w:right w:val="none" w:sz="0" w:space="0" w:color="auto"/>
      </w:divBdr>
    </w:div>
    <w:div w:id="95365340">
      <w:bodyDiv w:val="1"/>
      <w:marLeft w:val="0"/>
      <w:marRight w:val="0"/>
      <w:marTop w:val="0"/>
      <w:marBottom w:val="0"/>
      <w:divBdr>
        <w:top w:val="none" w:sz="0" w:space="0" w:color="auto"/>
        <w:left w:val="none" w:sz="0" w:space="0" w:color="auto"/>
        <w:bottom w:val="none" w:sz="0" w:space="0" w:color="auto"/>
        <w:right w:val="none" w:sz="0" w:space="0" w:color="auto"/>
      </w:divBdr>
    </w:div>
    <w:div w:id="97146058">
      <w:bodyDiv w:val="1"/>
      <w:marLeft w:val="0"/>
      <w:marRight w:val="0"/>
      <w:marTop w:val="0"/>
      <w:marBottom w:val="0"/>
      <w:divBdr>
        <w:top w:val="none" w:sz="0" w:space="0" w:color="auto"/>
        <w:left w:val="none" w:sz="0" w:space="0" w:color="auto"/>
        <w:bottom w:val="none" w:sz="0" w:space="0" w:color="auto"/>
        <w:right w:val="none" w:sz="0" w:space="0" w:color="auto"/>
      </w:divBdr>
    </w:div>
    <w:div w:id="97334266">
      <w:bodyDiv w:val="1"/>
      <w:marLeft w:val="0"/>
      <w:marRight w:val="0"/>
      <w:marTop w:val="0"/>
      <w:marBottom w:val="0"/>
      <w:divBdr>
        <w:top w:val="none" w:sz="0" w:space="0" w:color="auto"/>
        <w:left w:val="none" w:sz="0" w:space="0" w:color="auto"/>
        <w:bottom w:val="none" w:sz="0" w:space="0" w:color="auto"/>
        <w:right w:val="none" w:sz="0" w:space="0" w:color="auto"/>
      </w:divBdr>
    </w:div>
    <w:div w:id="99878438">
      <w:bodyDiv w:val="1"/>
      <w:marLeft w:val="0"/>
      <w:marRight w:val="0"/>
      <w:marTop w:val="0"/>
      <w:marBottom w:val="0"/>
      <w:divBdr>
        <w:top w:val="none" w:sz="0" w:space="0" w:color="auto"/>
        <w:left w:val="none" w:sz="0" w:space="0" w:color="auto"/>
        <w:bottom w:val="none" w:sz="0" w:space="0" w:color="auto"/>
        <w:right w:val="none" w:sz="0" w:space="0" w:color="auto"/>
      </w:divBdr>
    </w:div>
    <w:div w:id="101800923">
      <w:bodyDiv w:val="1"/>
      <w:marLeft w:val="0"/>
      <w:marRight w:val="0"/>
      <w:marTop w:val="0"/>
      <w:marBottom w:val="0"/>
      <w:divBdr>
        <w:top w:val="none" w:sz="0" w:space="0" w:color="auto"/>
        <w:left w:val="none" w:sz="0" w:space="0" w:color="auto"/>
        <w:bottom w:val="none" w:sz="0" w:space="0" w:color="auto"/>
        <w:right w:val="none" w:sz="0" w:space="0" w:color="auto"/>
      </w:divBdr>
    </w:div>
    <w:div w:id="103500172">
      <w:bodyDiv w:val="1"/>
      <w:marLeft w:val="0"/>
      <w:marRight w:val="0"/>
      <w:marTop w:val="0"/>
      <w:marBottom w:val="0"/>
      <w:divBdr>
        <w:top w:val="none" w:sz="0" w:space="0" w:color="auto"/>
        <w:left w:val="none" w:sz="0" w:space="0" w:color="auto"/>
        <w:bottom w:val="none" w:sz="0" w:space="0" w:color="auto"/>
        <w:right w:val="none" w:sz="0" w:space="0" w:color="auto"/>
      </w:divBdr>
    </w:div>
    <w:div w:id="104009688">
      <w:bodyDiv w:val="1"/>
      <w:marLeft w:val="0"/>
      <w:marRight w:val="0"/>
      <w:marTop w:val="0"/>
      <w:marBottom w:val="0"/>
      <w:divBdr>
        <w:top w:val="none" w:sz="0" w:space="0" w:color="auto"/>
        <w:left w:val="none" w:sz="0" w:space="0" w:color="auto"/>
        <w:bottom w:val="none" w:sz="0" w:space="0" w:color="auto"/>
        <w:right w:val="none" w:sz="0" w:space="0" w:color="auto"/>
      </w:divBdr>
    </w:div>
    <w:div w:id="104034945">
      <w:bodyDiv w:val="1"/>
      <w:marLeft w:val="0"/>
      <w:marRight w:val="0"/>
      <w:marTop w:val="0"/>
      <w:marBottom w:val="0"/>
      <w:divBdr>
        <w:top w:val="none" w:sz="0" w:space="0" w:color="auto"/>
        <w:left w:val="none" w:sz="0" w:space="0" w:color="auto"/>
        <w:bottom w:val="none" w:sz="0" w:space="0" w:color="auto"/>
        <w:right w:val="none" w:sz="0" w:space="0" w:color="auto"/>
      </w:divBdr>
    </w:div>
    <w:div w:id="104741364">
      <w:bodyDiv w:val="1"/>
      <w:marLeft w:val="0"/>
      <w:marRight w:val="0"/>
      <w:marTop w:val="0"/>
      <w:marBottom w:val="0"/>
      <w:divBdr>
        <w:top w:val="none" w:sz="0" w:space="0" w:color="auto"/>
        <w:left w:val="none" w:sz="0" w:space="0" w:color="auto"/>
        <w:bottom w:val="none" w:sz="0" w:space="0" w:color="auto"/>
        <w:right w:val="none" w:sz="0" w:space="0" w:color="auto"/>
      </w:divBdr>
    </w:div>
    <w:div w:id="105468640">
      <w:bodyDiv w:val="1"/>
      <w:marLeft w:val="0"/>
      <w:marRight w:val="0"/>
      <w:marTop w:val="0"/>
      <w:marBottom w:val="0"/>
      <w:divBdr>
        <w:top w:val="none" w:sz="0" w:space="0" w:color="auto"/>
        <w:left w:val="none" w:sz="0" w:space="0" w:color="auto"/>
        <w:bottom w:val="none" w:sz="0" w:space="0" w:color="auto"/>
        <w:right w:val="none" w:sz="0" w:space="0" w:color="auto"/>
      </w:divBdr>
    </w:div>
    <w:div w:id="106124847">
      <w:bodyDiv w:val="1"/>
      <w:marLeft w:val="0"/>
      <w:marRight w:val="0"/>
      <w:marTop w:val="0"/>
      <w:marBottom w:val="0"/>
      <w:divBdr>
        <w:top w:val="none" w:sz="0" w:space="0" w:color="auto"/>
        <w:left w:val="none" w:sz="0" w:space="0" w:color="auto"/>
        <w:bottom w:val="none" w:sz="0" w:space="0" w:color="auto"/>
        <w:right w:val="none" w:sz="0" w:space="0" w:color="auto"/>
      </w:divBdr>
    </w:div>
    <w:div w:id="106968691">
      <w:bodyDiv w:val="1"/>
      <w:marLeft w:val="0"/>
      <w:marRight w:val="0"/>
      <w:marTop w:val="0"/>
      <w:marBottom w:val="0"/>
      <w:divBdr>
        <w:top w:val="none" w:sz="0" w:space="0" w:color="auto"/>
        <w:left w:val="none" w:sz="0" w:space="0" w:color="auto"/>
        <w:bottom w:val="none" w:sz="0" w:space="0" w:color="auto"/>
        <w:right w:val="none" w:sz="0" w:space="0" w:color="auto"/>
      </w:divBdr>
    </w:div>
    <w:div w:id="108009483">
      <w:bodyDiv w:val="1"/>
      <w:marLeft w:val="0"/>
      <w:marRight w:val="0"/>
      <w:marTop w:val="0"/>
      <w:marBottom w:val="0"/>
      <w:divBdr>
        <w:top w:val="none" w:sz="0" w:space="0" w:color="auto"/>
        <w:left w:val="none" w:sz="0" w:space="0" w:color="auto"/>
        <w:bottom w:val="none" w:sz="0" w:space="0" w:color="auto"/>
        <w:right w:val="none" w:sz="0" w:space="0" w:color="auto"/>
      </w:divBdr>
    </w:div>
    <w:div w:id="108479765">
      <w:bodyDiv w:val="1"/>
      <w:marLeft w:val="0"/>
      <w:marRight w:val="0"/>
      <w:marTop w:val="0"/>
      <w:marBottom w:val="0"/>
      <w:divBdr>
        <w:top w:val="none" w:sz="0" w:space="0" w:color="auto"/>
        <w:left w:val="none" w:sz="0" w:space="0" w:color="auto"/>
        <w:bottom w:val="none" w:sz="0" w:space="0" w:color="auto"/>
        <w:right w:val="none" w:sz="0" w:space="0" w:color="auto"/>
      </w:divBdr>
    </w:div>
    <w:div w:id="109125753">
      <w:bodyDiv w:val="1"/>
      <w:marLeft w:val="0"/>
      <w:marRight w:val="0"/>
      <w:marTop w:val="0"/>
      <w:marBottom w:val="0"/>
      <w:divBdr>
        <w:top w:val="none" w:sz="0" w:space="0" w:color="auto"/>
        <w:left w:val="none" w:sz="0" w:space="0" w:color="auto"/>
        <w:bottom w:val="none" w:sz="0" w:space="0" w:color="auto"/>
        <w:right w:val="none" w:sz="0" w:space="0" w:color="auto"/>
      </w:divBdr>
    </w:div>
    <w:div w:id="110518937">
      <w:bodyDiv w:val="1"/>
      <w:marLeft w:val="0"/>
      <w:marRight w:val="0"/>
      <w:marTop w:val="0"/>
      <w:marBottom w:val="0"/>
      <w:divBdr>
        <w:top w:val="none" w:sz="0" w:space="0" w:color="auto"/>
        <w:left w:val="none" w:sz="0" w:space="0" w:color="auto"/>
        <w:bottom w:val="none" w:sz="0" w:space="0" w:color="auto"/>
        <w:right w:val="none" w:sz="0" w:space="0" w:color="auto"/>
      </w:divBdr>
    </w:div>
    <w:div w:id="110709288">
      <w:bodyDiv w:val="1"/>
      <w:marLeft w:val="0"/>
      <w:marRight w:val="0"/>
      <w:marTop w:val="0"/>
      <w:marBottom w:val="0"/>
      <w:divBdr>
        <w:top w:val="none" w:sz="0" w:space="0" w:color="auto"/>
        <w:left w:val="none" w:sz="0" w:space="0" w:color="auto"/>
        <w:bottom w:val="none" w:sz="0" w:space="0" w:color="auto"/>
        <w:right w:val="none" w:sz="0" w:space="0" w:color="auto"/>
      </w:divBdr>
    </w:div>
    <w:div w:id="114103994">
      <w:bodyDiv w:val="1"/>
      <w:marLeft w:val="0"/>
      <w:marRight w:val="0"/>
      <w:marTop w:val="0"/>
      <w:marBottom w:val="0"/>
      <w:divBdr>
        <w:top w:val="none" w:sz="0" w:space="0" w:color="auto"/>
        <w:left w:val="none" w:sz="0" w:space="0" w:color="auto"/>
        <w:bottom w:val="none" w:sz="0" w:space="0" w:color="auto"/>
        <w:right w:val="none" w:sz="0" w:space="0" w:color="auto"/>
      </w:divBdr>
    </w:div>
    <w:div w:id="114301078">
      <w:bodyDiv w:val="1"/>
      <w:marLeft w:val="0"/>
      <w:marRight w:val="0"/>
      <w:marTop w:val="0"/>
      <w:marBottom w:val="0"/>
      <w:divBdr>
        <w:top w:val="none" w:sz="0" w:space="0" w:color="auto"/>
        <w:left w:val="none" w:sz="0" w:space="0" w:color="auto"/>
        <w:bottom w:val="none" w:sz="0" w:space="0" w:color="auto"/>
        <w:right w:val="none" w:sz="0" w:space="0" w:color="auto"/>
      </w:divBdr>
    </w:div>
    <w:div w:id="117190673">
      <w:bodyDiv w:val="1"/>
      <w:marLeft w:val="0"/>
      <w:marRight w:val="0"/>
      <w:marTop w:val="0"/>
      <w:marBottom w:val="0"/>
      <w:divBdr>
        <w:top w:val="none" w:sz="0" w:space="0" w:color="auto"/>
        <w:left w:val="none" w:sz="0" w:space="0" w:color="auto"/>
        <w:bottom w:val="none" w:sz="0" w:space="0" w:color="auto"/>
        <w:right w:val="none" w:sz="0" w:space="0" w:color="auto"/>
      </w:divBdr>
    </w:div>
    <w:div w:id="117263815">
      <w:bodyDiv w:val="1"/>
      <w:marLeft w:val="0"/>
      <w:marRight w:val="0"/>
      <w:marTop w:val="0"/>
      <w:marBottom w:val="0"/>
      <w:divBdr>
        <w:top w:val="none" w:sz="0" w:space="0" w:color="auto"/>
        <w:left w:val="none" w:sz="0" w:space="0" w:color="auto"/>
        <w:bottom w:val="none" w:sz="0" w:space="0" w:color="auto"/>
        <w:right w:val="none" w:sz="0" w:space="0" w:color="auto"/>
      </w:divBdr>
    </w:div>
    <w:div w:id="119343195">
      <w:bodyDiv w:val="1"/>
      <w:marLeft w:val="0"/>
      <w:marRight w:val="0"/>
      <w:marTop w:val="0"/>
      <w:marBottom w:val="0"/>
      <w:divBdr>
        <w:top w:val="none" w:sz="0" w:space="0" w:color="auto"/>
        <w:left w:val="none" w:sz="0" w:space="0" w:color="auto"/>
        <w:bottom w:val="none" w:sz="0" w:space="0" w:color="auto"/>
        <w:right w:val="none" w:sz="0" w:space="0" w:color="auto"/>
      </w:divBdr>
    </w:div>
    <w:div w:id="119735355">
      <w:bodyDiv w:val="1"/>
      <w:marLeft w:val="0"/>
      <w:marRight w:val="0"/>
      <w:marTop w:val="0"/>
      <w:marBottom w:val="0"/>
      <w:divBdr>
        <w:top w:val="none" w:sz="0" w:space="0" w:color="auto"/>
        <w:left w:val="none" w:sz="0" w:space="0" w:color="auto"/>
        <w:bottom w:val="none" w:sz="0" w:space="0" w:color="auto"/>
        <w:right w:val="none" w:sz="0" w:space="0" w:color="auto"/>
      </w:divBdr>
    </w:div>
    <w:div w:id="120000186">
      <w:bodyDiv w:val="1"/>
      <w:marLeft w:val="0"/>
      <w:marRight w:val="0"/>
      <w:marTop w:val="0"/>
      <w:marBottom w:val="0"/>
      <w:divBdr>
        <w:top w:val="none" w:sz="0" w:space="0" w:color="auto"/>
        <w:left w:val="none" w:sz="0" w:space="0" w:color="auto"/>
        <w:bottom w:val="none" w:sz="0" w:space="0" w:color="auto"/>
        <w:right w:val="none" w:sz="0" w:space="0" w:color="auto"/>
      </w:divBdr>
    </w:div>
    <w:div w:id="122114275">
      <w:bodyDiv w:val="1"/>
      <w:marLeft w:val="0"/>
      <w:marRight w:val="0"/>
      <w:marTop w:val="0"/>
      <w:marBottom w:val="0"/>
      <w:divBdr>
        <w:top w:val="none" w:sz="0" w:space="0" w:color="auto"/>
        <w:left w:val="none" w:sz="0" w:space="0" w:color="auto"/>
        <w:bottom w:val="none" w:sz="0" w:space="0" w:color="auto"/>
        <w:right w:val="none" w:sz="0" w:space="0" w:color="auto"/>
      </w:divBdr>
    </w:div>
    <w:div w:id="123233503">
      <w:bodyDiv w:val="1"/>
      <w:marLeft w:val="0"/>
      <w:marRight w:val="0"/>
      <w:marTop w:val="0"/>
      <w:marBottom w:val="0"/>
      <w:divBdr>
        <w:top w:val="none" w:sz="0" w:space="0" w:color="auto"/>
        <w:left w:val="none" w:sz="0" w:space="0" w:color="auto"/>
        <w:bottom w:val="none" w:sz="0" w:space="0" w:color="auto"/>
        <w:right w:val="none" w:sz="0" w:space="0" w:color="auto"/>
      </w:divBdr>
    </w:div>
    <w:div w:id="123356693">
      <w:bodyDiv w:val="1"/>
      <w:marLeft w:val="0"/>
      <w:marRight w:val="0"/>
      <w:marTop w:val="0"/>
      <w:marBottom w:val="0"/>
      <w:divBdr>
        <w:top w:val="none" w:sz="0" w:space="0" w:color="auto"/>
        <w:left w:val="none" w:sz="0" w:space="0" w:color="auto"/>
        <w:bottom w:val="none" w:sz="0" w:space="0" w:color="auto"/>
        <w:right w:val="none" w:sz="0" w:space="0" w:color="auto"/>
      </w:divBdr>
    </w:div>
    <w:div w:id="123933114">
      <w:bodyDiv w:val="1"/>
      <w:marLeft w:val="0"/>
      <w:marRight w:val="0"/>
      <w:marTop w:val="0"/>
      <w:marBottom w:val="0"/>
      <w:divBdr>
        <w:top w:val="none" w:sz="0" w:space="0" w:color="auto"/>
        <w:left w:val="none" w:sz="0" w:space="0" w:color="auto"/>
        <w:bottom w:val="none" w:sz="0" w:space="0" w:color="auto"/>
        <w:right w:val="none" w:sz="0" w:space="0" w:color="auto"/>
      </w:divBdr>
    </w:div>
    <w:div w:id="123934279">
      <w:bodyDiv w:val="1"/>
      <w:marLeft w:val="0"/>
      <w:marRight w:val="0"/>
      <w:marTop w:val="0"/>
      <w:marBottom w:val="0"/>
      <w:divBdr>
        <w:top w:val="none" w:sz="0" w:space="0" w:color="auto"/>
        <w:left w:val="none" w:sz="0" w:space="0" w:color="auto"/>
        <w:bottom w:val="none" w:sz="0" w:space="0" w:color="auto"/>
        <w:right w:val="none" w:sz="0" w:space="0" w:color="auto"/>
      </w:divBdr>
    </w:div>
    <w:div w:id="124592652">
      <w:bodyDiv w:val="1"/>
      <w:marLeft w:val="0"/>
      <w:marRight w:val="0"/>
      <w:marTop w:val="0"/>
      <w:marBottom w:val="0"/>
      <w:divBdr>
        <w:top w:val="none" w:sz="0" w:space="0" w:color="auto"/>
        <w:left w:val="none" w:sz="0" w:space="0" w:color="auto"/>
        <w:bottom w:val="none" w:sz="0" w:space="0" w:color="auto"/>
        <w:right w:val="none" w:sz="0" w:space="0" w:color="auto"/>
      </w:divBdr>
    </w:div>
    <w:div w:id="127362565">
      <w:bodyDiv w:val="1"/>
      <w:marLeft w:val="0"/>
      <w:marRight w:val="0"/>
      <w:marTop w:val="0"/>
      <w:marBottom w:val="0"/>
      <w:divBdr>
        <w:top w:val="none" w:sz="0" w:space="0" w:color="auto"/>
        <w:left w:val="none" w:sz="0" w:space="0" w:color="auto"/>
        <w:bottom w:val="none" w:sz="0" w:space="0" w:color="auto"/>
        <w:right w:val="none" w:sz="0" w:space="0" w:color="auto"/>
      </w:divBdr>
    </w:div>
    <w:div w:id="129133128">
      <w:bodyDiv w:val="1"/>
      <w:marLeft w:val="0"/>
      <w:marRight w:val="0"/>
      <w:marTop w:val="0"/>
      <w:marBottom w:val="0"/>
      <w:divBdr>
        <w:top w:val="none" w:sz="0" w:space="0" w:color="auto"/>
        <w:left w:val="none" w:sz="0" w:space="0" w:color="auto"/>
        <w:bottom w:val="none" w:sz="0" w:space="0" w:color="auto"/>
        <w:right w:val="none" w:sz="0" w:space="0" w:color="auto"/>
      </w:divBdr>
    </w:div>
    <w:div w:id="129519357">
      <w:bodyDiv w:val="1"/>
      <w:marLeft w:val="0"/>
      <w:marRight w:val="0"/>
      <w:marTop w:val="0"/>
      <w:marBottom w:val="0"/>
      <w:divBdr>
        <w:top w:val="none" w:sz="0" w:space="0" w:color="auto"/>
        <w:left w:val="none" w:sz="0" w:space="0" w:color="auto"/>
        <w:bottom w:val="none" w:sz="0" w:space="0" w:color="auto"/>
        <w:right w:val="none" w:sz="0" w:space="0" w:color="auto"/>
      </w:divBdr>
    </w:div>
    <w:div w:id="130026808">
      <w:bodyDiv w:val="1"/>
      <w:marLeft w:val="0"/>
      <w:marRight w:val="0"/>
      <w:marTop w:val="0"/>
      <w:marBottom w:val="0"/>
      <w:divBdr>
        <w:top w:val="none" w:sz="0" w:space="0" w:color="auto"/>
        <w:left w:val="none" w:sz="0" w:space="0" w:color="auto"/>
        <w:bottom w:val="none" w:sz="0" w:space="0" w:color="auto"/>
        <w:right w:val="none" w:sz="0" w:space="0" w:color="auto"/>
      </w:divBdr>
    </w:div>
    <w:div w:id="133066325">
      <w:bodyDiv w:val="1"/>
      <w:marLeft w:val="0"/>
      <w:marRight w:val="0"/>
      <w:marTop w:val="0"/>
      <w:marBottom w:val="0"/>
      <w:divBdr>
        <w:top w:val="none" w:sz="0" w:space="0" w:color="auto"/>
        <w:left w:val="none" w:sz="0" w:space="0" w:color="auto"/>
        <w:bottom w:val="none" w:sz="0" w:space="0" w:color="auto"/>
        <w:right w:val="none" w:sz="0" w:space="0" w:color="auto"/>
      </w:divBdr>
    </w:div>
    <w:div w:id="133185466">
      <w:bodyDiv w:val="1"/>
      <w:marLeft w:val="0"/>
      <w:marRight w:val="0"/>
      <w:marTop w:val="0"/>
      <w:marBottom w:val="0"/>
      <w:divBdr>
        <w:top w:val="none" w:sz="0" w:space="0" w:color="auto"/>
        <w:left w:val="none" w:sz="0" w:space="0" w:color="auto"/>
        <w:bottom w:val="none" w:sz="0" w:space="0" w:color="auto"/>
        <w:right w:val="none" w:sz="0" w:space="0" w:color="auto"/>
      </w:divBdr>
    </w:div>
    <w:div w:id="133837251">
      <w:bodyDiv w:val="1"/>
      <w:marLeft w:val="0"/>
      <w:marRight w:val="0"/>
      <w:marTop w:val="0"/>
      <w:marBottom w:val="0"/>
      <w:divBdr>
        <w:top w:val="none" w:sz="0" w:space="0" w:color="auto"/>
        <w:left w:val="none" w:sz="0" w:space="0" w:color="auto"/>
        <w:bottom w:val="none" w:sz="0" w:space="0" w:color="auto"/>
        <w:right w:val="none" w:sz="0" w:space="0" w:color="auto"/>
      </w:divBdr>
    </w:div>
    <w:div w:id="134221239">
      <w:bodyDiv w:val="1"/>
      <w:marLeft w:val="0"/>
      <w:marRight w:val="0"/>
      <w:marTop w:val="0"/>
      <w:marBottom w:val="0"/>
      <w:divBdr>
        <w:top w:val="none" w:sz="0" w:space="0" w:color="auto"/>
        <w:left w:val="none" w:sz="0" w:space="0" w:color="auto"/>
        <w:bottom w:val="none" w:sz="0" w:space="0" w:color="auto"/>
        <w:right w:val="none" w:sz="0" w:space="0" w:color="auto"/>
      </w:divBdr>
    </w:div>
    <w:div w:id="134565310">
      <w:bodyDiv w:val="1"/>
      <w:marLeft w:val="0"/>
      <w:marRight w:val="0"/>
      <w:marTop w:val="0"/>
      <w:marBottom w:val="0"/>
      <w:divBdr>
        <w:top w:val="none" w:sz="0" w:space="0" w:color="auto"/>
        <w:left w:val="none" w:sz="0" w:space="0" w:color="auto"/>
        <w:bottom w:val="none" w:sz="0" w:space="0" w:color="auto"/>
        <w:right w:val="none" w:sz="0" w:space="0" w:color="auto"/>
      </w:divBdr>
    </w:div>
    <w:div w:id="137501119">
      <w:bodyDiv w:val="1"/>
      <w:marLeft w:val="0"/>
      <w:marRight w:val="0"/>
      <w:marTop w:val="0"/>
      <w:marBottom w:val="0"/>
      <w:divBdr>
        <w:top w:val="none" w:sz="0" w:space="0" w:color="auto"/>
        <w:left w:val="none" w:sz="0" w:space="0" w:color="auto"/>
        <w:bottom w:val="none" w:sz="0" w:space="0" w:color="auto"/>
        <w:right w:val="none" w:sz="0" w:space="0" w:color="auto"/>
      </w:divBdr>
    </w:div>
    <w:div w:id="137647547">
      <w:bodyDiv w:val="1"/>
      <w:marLeft w:val="0"/>
      <w:marRight w:val="0"/>
      <w:marTop w:val="0"/>
      <w:marBottom w:val="0"/>
      <w:divBdr>
        <w:top w:val="none" w:sz="0" w:space="0" w:color="auto"/>
        <w:left w:val="none" w:sz="0" w:space="0" w:color="auto"/>
        <w:bottom w:val="none" w:sz="0" w:space="0" w:color="auto"/>
        <w:right w:val="none" w:sz="0" w:space="0" w:color="auto"/>
      </w:divBdr>
    </w:div>
    <w:div w:id="139546308">
      <w:bodyDiv w:val="1"/>
      <w:marLeft w:val="0"/>
      <w:marRight w:val="0"/>
      <w:marTop w:val="0"/>
      <w:marBottom w:val="0"/>
      <w:divBdr>
        <w:top w:val="none" w:sz="0" w:space="0" w:color="auto"/>
        <w:left w:val="none" w:sz="0" w:space="0" w:color="auto"/>
        <w:bottom w:val="none" w:sz="0" w:space="0" w:color="auto"/>
        <w:right w:val="none" w:sz="0" w:space="0" w:color="auto"/>
      </w:divBdr>
    </w:div>
    <w:div w:id="139927581">
      <w:bodyDiv w:val="1"/>
      <w:marLeft w:val="0"/>
      <w:marRight w:val="0"/>
      <w:marTop w:val="0"/>
      <w:marBottom w:val="0"/>
      <w:divBdr>
        <w:top w:val="none" w:sz="0" w:space="0" w:color="auto"/>
        <w:left w:val="none" w:sz="0" w:space="0" w:color="auto"/>
        <w:bottom w:val="none" w:sz="0" w:space="0" w:color="auto"/>
        <w:right w:val="none" w:sz="0" w:space="0" w:color="auto"/>
      </w:divBdr>
    </w:div>
    <w:div w:id="139928890">
      <w:bodyDiv w:val="1"/>
      <w:marLeft w:val="0"/>
      <w:marRight w:val="0"/>
      <w:marTop w:val="0"/>
      <w:marBottom w:val="0"/>
      <w:divBdr>
        <w:top w:val="none" w:sz="0" w:space="0" w:color="auto"/>
        <w:left w:val="none" w:sz="0" w:space="0" w:color="auto"/>
        <w:bottom w:val="none" w:sz="0" w:space="0" w:color="auto"/>
        <w:right w:val="none" w:sz="0" w:space="0" w:color="auto"/>
      </w:divBdr>
    </w:div>
    <w:div w:id="141821815">
      <w:bodyDiv w:val="1"/>
      <w:marLeft w:val="0"/>
      <w:marRight w:val="0"/>
      <w:marTop w:val="0"/>
      <w:marBottom w:val="0"/>
      <w:divBdr>
        <w:top w:val="none" w:sz="0" w:space="0" w:color="auto"/>
        <w:left w:val="none" w:sz="0" w:space="0" w:color="auto"/>
        <w:bottom w:val="none" w:sz="0" w:space="0" w:color="auto"/>
        <w:right w:val="none" w:sz="0" w:space="0" w:color="auto"/>
      </w:divBdr>
    </w:div>
    <w:div w:id="142544381">
      <w:bodyDiv w:val="1"/>
      <w:marLeft w:val="0"/>
      <w:marRight w:val="0"/>
      <w:marTop w:val="0"/>
      <w:marBottom w:val="0"/>
      <w:divBdr>
        <w:top w:val="none" w:sz="0" w:space="0" w:color="auto"/>
        <w:left w:val="none" w:sz="0" w:space="0" w:color="auto"/>
        <w:bottom w:val="none" w:sz="0" w:space="0" w:color="auto"/>
        <w:right w:val="none" w:sz="0" w:space="0" w:color="auto"/>
      </w:divBdr>
    </w:div>
    <w:div w:id="144207968">
      <w:bodyDiv w:val="1"/>
      <w:marLeft w:val="0"/>
      <w:marRight w:val="0"/>
      <w:marTop w:val="0"/>
      <w:marBottom w:val="0"/>
      <w:divBdr>
        <w:top w:val="none" w:sz="0" w:space="0" w:color="auto"/>
        <w:left w:val="none" w:sz="0" w:space="0" w:color="auto"/>
        <w:bottom w:val="none" w:sz="0" w:space="0" w:color="auto"/>
        <w:right w:val="none" w:sz="0" w:space="0" w:color="auto"/>
      </w:divBdr>
    </w:div>
    <w:div w:id="144977206">
      <w:bodyDiv w:val="1"/>
      <w:marLeft w:val="0"/>
      <w:marRight w:val="0"/>
      <w:marTop w:val="0"/>
      <w:marBottom w:val="0"/>
      <w:divBdr>
        <w:top w:val="none" w:sz="0" w:space="0" w:color="auto"/>
        <w:left w:val="none" w:sz="0" w:space="0" w:color="auto"/>
        <w:bottom w:val="none" w:sz="0" w:space="0" w:color="auto"/>
        <w:right w:val="none" w:sz="0" w:space="0" w:color="auto"/>
      </w:divBdr>
    </w:div>
    <w:div w:id="146285633">
      <w:bodyDiv w:val="1"/>
      <w:marLeft w:val="0"/>
      <w:marRight w:val="0"/>
      <w:marTop w:val="0"/>
      <w:marBottom w:val="0"/>
      <w:divBdr>
        <w:top w:val="none" w:sz="0" w:space="0" w:color="auto"/>
        <w:left w:val="none" w:sz="0" w:space="0" w:color="auto"/>
        <w:bottom w:val="none" w:sz="0" w:space="0" w:color="auto"/>
        <w:right w:val="none" w:sz="0" w:space="0" w:color="auto"/>
      </w:divBdr>
    </w:div>
    <w:div w:id="148057845">
      <w:bodyDiv w:val="1"/>
      <w:marLeft w:val="0"/>
      <w:marRight w:val="0"/>
      <w:marTop w:val="0"/>
      <w:marBottom w:val="0"/>
      <w:divBdr>
        <w:top w:val="none" w:sz="0" w:space="0" w:color="auto"/>
        <w:left w:val="none" w:sz="0" w:space="0" w:color="auto"/>
        <w:bottom w:val="none" w:sz="0" w:space="0" w:color="auto"/>
        <w:right w:val="none" w:sz="0" w:space="0" w:color="auto"/>
      </w:divBdr>
    </w:div>
    <w:div w:id="149295147">
      <w:bodyDiv w:val="1"/>
      <w:marLeft w:val="0"/>
      <w:marRight w:val="0"/>
      <w:marTop w:val="0"/>
      <w:marBottom w:val="0"/>
      <w:divBdr>
        <w:top w:val="none" w:sz="0" w:space="0" w:color="auto"/>
        <w:left w:val="none" w:sz="0" w:space="0" w:color="auto"/>
        <w:bottom w:val="none" w:sz="0" w:space="0" w:color="auto"/>
        <w:right w:val="none" w:sz="0" w:space="0" w:color="auto"/>
      </w:divBdr>
    </w:div>
    <w:div w:id="149716615">
      <w:bodyDiv w:val="1"/>
      <w:marLeft w:val="0"/>
      <w:marRight w:val="0"/>
      <w:marTop w:val="0"/>
      <w:marBottom w:val="0"/>
      <w:divBdr>
        <w:top w:val="none" w:sz="0" w:space="0" w:color="auto"/>
        <w:left w:val="none" w:sz="0" w:space="0" w:color="auto"/>
        <w:bottom w:val="none" w:sz="0" w:space="0" w:color="auto"/>
        <w:right w:val="none" w:sz="0" w:space="0" w:color="auto"/>
      </w:divBdr>
    </w:div>
    <w:div w:id="150946968">
      <w:bodyDiv w:val="1"/>
      <w:marLeft w:val="0"/>
      <w:marRight w:val="0"/>
      <w:marTop w:val="0"/>
      <w:marBottom w:val="0"/>
      <w:divBdr>
        <w:top w:val="none" w:sz="0" w:space="0" w:color="auto"/>
        <w:left w:val="none" w:sz="0" w:space="0" w:color="auto"/>
        <w:bottom w:val="none" w:sz="0" w:space="0" w:color="auto"/>
        <w:right w:val="none" w:sz="0" w:space="0" w:color="auto"/>
      </w:divBdr>
    </w:div>
    <w:div w:id="154106861">
      <w:bodyDiv w:val="1"/>
      <w:marLeft w:val="0"/>
      <w:marRight w:val="0"/>
      <w:marTop w:val="0"/>
      <w:marBottom w:val="0"/>
      <w:divBdr>
        <w:top w:val="none" w:sz="0" w:space="0" w:color="auto"/>
        <w:left w:val="none" w:sz="0" w:space="0" w:color="auto"/>
        <w:bottom w:val="none" w:sz="0" w:space="0" w:color="auto"/>
        <w:right w:val="none" w:sz="0" w:space="0" w:color="auto"/>
      </w:divBdr>
    </w:div>
    <w:div w:id="154298425">
      <w:bodyDiv w:val="1"/>
      <w:marLeft w:val="0"/>
      <w:marRight w:val="0"/>
      <w:marTop w:val="0"/>
      <w:marBottom w:val="0"/>
      <w:divBdr>
        <w:top w:val="none" w:sz="0" w:space="0" w:color="auto"/>
        <w:left w:val="none" w:sz="0" w:space="0" w:color="auto"/>
        <w:bottom w:val="none" w:sz="0" w:space="0" w:color="auto"/>
        <w:right w:val="none" w:sz="0" w:space="0" w:color="auto"/>
      </w:divBdr>
    </w:div>
    <w:div w:id="154807891">
      <w:bodyDiv w:val="1"/>
      <w:marLeft w:val="0"/>
      <w:marRight w:val="0"/>
      <w:marTop w:val="0"/>
      <w:marBottom w:val="0"/>
      <w:divBdr>
        <w:top w:val="none" w:sz="0" w:space="0" w:color="auto"/>
        <w:left w:val="none" w:sz="0" w:space="0" w:color="auto"/>
        <w:bottom w:val="none" w:sz="0" w:space="0" w:color="auto"/>
        <w:right w:val="none" w:sz="0" w:space="0" w:color="auto"/>
      </w:divBdr>
    </w:div>
    <w:div w:id="155463055">
      <w:bodyDiv w:val="1"/>
      <w:marLeft w:val="0"/>
      <w:marRight w:val="0"/>
      <w:marTop w:val="0"/>
      <w:marBottom w:val="0"/>
      <w:divBdr>
        <w:top w:val="none" w:sz="0" w:space="0" w:color="auto"/>
        <w:left w:val="none" w:sz="0" w:space="0" w:color="auto"/>
        <w:bottom w:val="none" w:sz="0" w:space="0" w:color="auto"/>
        <w:right w:val="none" w:sz="0" w:space="0" w:color="auto"/>
      </w:divBdr>
    </w:div>
    <w:div w:id="156111795">
      <w:bodyDiv w:val="1"/>
      <w:marLeft w:val="0"/>
      <w:marRight w:val="0"/>
      <w:marTop w:val="0"/>
      <w:marBottom w:val="0"/>
      <w:divBdr>
        <w:top w:val="none" w:sz="0" w:space="0" w:color="auto"/>
        <w:left w:val="none" w:sz="0" w:space="0" w:color="auto"/>
        <w:bottom w:val="none" w:sz="0" w:space="0" w:color="auto"/>
        <w:right w:val="none" w:sz="0" w:space="0" w:color="auto"/>
      </w:divBdr>
    </w:div>
    <w:div w:id="156768750">
      <w:bodyDiv w:val="1"/>
      <w:marLeft w:val="0"/>
      <w:marRight w:val="0"/>
      <w:marTop w:val="0"/>
      <w:marBottom w:val="0"/>
      <w:divBdr>
        <w:top w:val="none" w:sz="0" w:space="0" w:color="auto"/>
        <w:left w:val="none" w:sz="0" w:space="0" w:color="auto"/>
        <w:bottom w:val="none" w:sz="0" w:space="0" w:color="auto"/>
        <w:right w:val="none" w:sz="0" w:space="0" w:color="auto"/>
      </w:divBdr>
    </w:div>
    <w:div w:id="157112059">
      <w:bodyDiv w:val="1"/>
      <w:marLeft w:val="0"/>
      <w:marRight w:val="0"/>
      <w:marTop w:val="0"/>
      <w:marBottom w:val="0"/>
      <w:divBdr>
        <w:top w:val="none" w:sz="0" w:space="0" w:color="auto"/>
        <w:left w:val="none" w:sz="0" w:space="0" w:color="auto"/>
        <w:bottom w:val="none" w:sz="0" w:space="0" w:color="auto"/>
        <w:right w:val="none" w:sz="0" w:space="0" w:color="auto"/>
      </w:divBdr>
    </w:div>
    <w:div w:id="158275512">
      <w:bodyDiv w:val="1"/>
      <w:marLeft w:val="0"/>
      <w:marRight w:val="0"/>
      <w:marTop w:val="0"/>
      <w:marBottom w:val="0"/>
      <w:divBdr>
        <w:top w:val="none" w:sz="0" w:space="0" w:color="auto"/>
        <w:left w:val="none" w:sz="0" w:space="0" w:color="auto"/>
        <w:bottom w:val="none" w:sz="0" w:space="0" w:color="auto"/>
        <w:right w:val="none" w:sz="0" w:space="0" w:color="auto"/>
      </w:divBdr>
    </w:div>
    <w:div w:id="158930139">
      <w:bodyDiv w:val="1"/>
      <w:marLeft w:val="0"/>
      <w:marRight w:val="0"/>
      <w:marTop w:val="0"/>
      <w:marBottom w:val="0"/>
      <w:divBdr>
        <w:top w:val="none" w:sz="0" w:space="0" w:color="auto"/>
        <w:left w:val="none" w:sz="0" w:space="0" w:color="auto"/>
        <w:bottom w:val="none" w:sz="0" w:space="0" w:color="auto"/>
        <w:right w:val="none" w:sz="0" w:space="0" w:color="auto"/>
      </w:divBdr>
    </w:div>
    <w:div w:id="160044341">
      <w:bodyDiv w:val="1"/>
      <w:marLeft w:val="0"/>
      <w:marRight w:val="0"/>
      <w:marTop w:val="0"/>
      <w:marBottom w:val="0"/>
      <w:divBdr>
        <w:top w:val="none" w:sz="0" w:space="0" w:color="auto"/>
        <w:left w:val="none" w:sz="0" w:space="0" w:color="auto"/>
        <w:bottom w:val="none" w:sz="0" w:space="0" w:color="auto"/>
        <w:right w:val="none" w:sz="0" w:space="0" w:color="auto"/>
      </w:divBdr>
    </w:div>
    <w:div w:id="161236971">
      <w:bodyDiv w:val="1"/>
      <w:marLeft w:val="0"/>
      <w:marRight w:val="0"/>
      <w:marTop w:val="0"/>
      <w:marBottom w:val="0"/>
      <w:divBdr>
        <w:top w:val="none" w:sz="0" w:space="0" w:color="auto"/>
        <w:left w:val="none" w:sz="0" w:space="0" w:color="auto"/>
        <w:bottom w:val="none" w:sz="0" w:space="0" w:color="auto"/>
        <w:right w:val="none" w:sz="0" w:space="0" w:color="auto"/>
      </w:divBdr>
    </w:div>
    <w:div w:id="161967203">
      <w:bodyDiv w:val="1"/>
      <w:marLeft w:val="0"/>
      <w:marRight w:val="0"/>
      <w:marTop w:val="0"/>
      <w:marBottom w:val="0"/>
      <w:divBdr>
        <w:top w:val="none" w:sz="0" w:space="0" w:color="auto"/>
        <w:left w:val="none" w:sz="0" w:space="0" w:color="auto"/>
        <w:bottom w:val="none" w:sz="0" w:space="0" w:color="auto"/>
        <w:right w:val="none" w:sz="0" w:space="0" w:color="auto"/>
      </w:divBdr>
    </w:div>
    <w:div w:id="163476841">
      <w:bodyDiv w:val="1"/>
      <w:marLeft w:val="0"/>
      <w:marRight w:val="0"/>
      <w:marTop w:val="0"/>
      <w:marBottom w:val="0"/>
      <w:divBdr>
        <w:top w:val="none" w:sz="0" w:space="0" w:color="auto"/>
        <w:left w:val="none" w:sz="0" w:space="0" w:color="auto"/>
        <w:bottom w:val="none" w:sz="0" w:space="0" w:color="auto"/>
        <w:right w:val="none" w:sz="0" w:space="0" w:color="auto"/>
      </w:divBdr>
    </w:div>
    <w:div w:id="165824094">
      <w:bodyDiv w:val="1"/>
      <w:marLeft w:val="0"/>
      <w:marRight w:val="0"/>
      <w:marTop w:val="0"/>
      <w:marBottom w:val="0"/>
      <w:divBdr>
        <w:top w:val="none" w:sz="0" w:space="0" w:color="auto"/>
        <w:left w:val="none" w:sz="0" w:space="0" w:color="auto"/>
        <w:bottom w:val="none" w:sz="0" w:space="0" w:color="auto"/>
        <w:right w:val="none" w:sz="0" w:space="0" w:color="auto"/>
      </w:divBdr>
    </w:div>
    <w:div w:id="168718317">
      <w:bodyDiv w:val="1"/>
      <w:marLeft w:val="0"/>
      <w:marRight w:val="0"/>
      <w:marTop w:val="0"/>
      <w:marBottom w:val="0"/>
      <w:divBdr>
        <w:top w:val="none" w:sz="0" w:space="0" w:color="auto"/>
        <w:left w:val="none" w:sz="0" w:space="0" w:color="auto"/>
        <w:bottom w:val="none" w:sz="0" w:space="0" w:color="auto"/>
        <w:right w:val="none" w:sz="0" w:space="0" w:color="auto"/>
      </w:divBdr>
    </w:div>
    <w:div w:id="169175362">
      <w:bodyDiv w:val="1"/>
      <w:marLeft w:val="0"/>
      <w:marRight w:val="0"/>
      <w:marTop w:val="0"/>
      <w:marBottom w:val="0"/>
      <w:divBdr>
        <w:top w:val="none" w:sz="0" w:space="0" w:color="auto"/>
        <w:left w:val="none" w:sz="0" w:space="0" w:color="auto"/>
        <w:bottom w:val="none" w:sz="0" w:space="0" w:color="auto"/>
        <w:right w:val="none" w:sz="0" w:space="0" w:color="auto"/>
      </w:divBdr>
    </w:div>
    <w:div w:id="170485307">
      <w:bodyDiv w:val="1"/>
      <w:marLeft w:val="0"/>
      <w:marRight w:val="0"/>
      <w:marTop w:val="0"/>
      <w:marBottom w:val="0"/>
      <w:divBdr>
        <w:top w:val="none" w:sz="0" w:space="0" w:color="auto"/>
        <w:left w:val="none" w:sz="0" w:space="0" w:color="auto"/>
        <w:bottom w:val="none" w:sz="0" w:space="0" w:color="auto"/>
        <w:right w:val="none" w:sz="0" w:space="0" w:color="auto"/>
      </w:divBdr>
    </w:div>
    <w:div w:id="170529001">
      <w:bodyDiv w:val="1"/>
      <w:marLeft w:val="0"/>
      <w:marRight w:val="0"/>
      <w:marTop w:val="0"/>
      <w:marBottom w:val="0"/>
      <w:divBdr>
        <w:top w:val="none" w:sz="0" w:space="0" w:color="auto"/>
        <w:left w:val="none" w:sz="0" w:space="0" w:color="auto"/>
        <w:bottom w:val="none" w:sz="0" w:space="0" w:color="auto"/>
        <w:right w:val="none" w:sz="0" w:space="0" w:color="auto"/>
      </w:divBdr>
    </w:div>
    <w:div w:id="174273771">
      <w:bodyDiv w:val="1"/>
      <w:marLeft w:val="0"/>
      <w:marRight w:val="0"/>
      <w:marTop w:val="0"/>
      <w:marBottom w:val="0"/>
      <w:divBdr>
        <w:top w:val="none" w:sz="0" w:space="0" w:color="auto"/>
        <w:left w:val="none" w:sz="0" w:space="0" w:color="auto"/>
        <w:bottom w:val="none" w:sz="0" w:space="0" w:color="auto"/>
        <w:right w:val="none" w:sz="0" w:space="0" w:color="auto"/>
      </w:divBdr>
    </w:div>
    <w:div w:id="175583422">
      <w:bodyDiv w:val="1"/>
      <w:marLeft w:val="0"/>
      <w:marRight w:val="0"/>
      <w:marTop w:val="0"/>
      <w:marBottom w:val="0"/>
      <w:divBdr>
        <w:top w:val="none" w:sz="0" w:space="0" w:color="auto"/>
        <w:left w:val="none" w:sz="0" w:space="0" w:color="auto"/>
        <w:bottom w:val="none" w:sz="0" w:space="0" w:color="auto"/>
        <w:right w:val="none" w:sz="0" w:space="0" w:color="auto"/>
      </w:divBdr>
    </w:div>
    <w:div w:id="175971734">
      <w:bodyDiv w:val="1"/>
      <w:marLeft w:val="0"/>
      <w:marRight w:val="0"/>
      <w:marTop w:val="0"/>
      <w:marBottom w:val="0"/>
      <w:divBdr>
        <w:top w:val="none" w:sz="0" w:space="0" w:color="auto"/>
        <w:left w:val="none" w:sz="0" w:space="0" w:color="auto"/>
        <w:bottom w:val="none" w:sz="0" w:space="0" w:color="auto"/>
        <w:right w:val="none" w:sz="0" w:space="0" w:color="auto"/>
      </w:divBdr>
    </w:div>
    <w:div w:id="176627626">
      <w:bodyDiv w:val="1"/>
      <w:marLeft w:val="0"/>
      <w:marRight w:val="0"/>
      <w:marTop w:val="0"/>
      <w:marBottom w:val="0"/>
      <w:divBdr>
        <w:top w:val="none" w:sz="0" w:space="0" w:color="auto"/>
        <w:left w:val="none" w:sz="0" w:space="0" w:color="auto"/>
        <w:bottom w:val="none" w:sz="0" w:space="0" w:color="auto"/>
        <w:right w:val="none" w:sz="0" w:space="0" w:color="auto"/>
      </w:divBdr>
    </w:div>
    <w:div w:id="176963147">
      <w:bodyDiv w:val="1"/>
      <w:marLeft w:val="0"/>
      <w:marRight w:val="0"/>
      <w:marTop w:val="0"/>
      <w:marBottom w:val="0"/>
      <w:divBdr>
        <w:top w:val="none" w:sz="0" w:space="0" w:color="auto"/>
        <w:left w:val="none" w:sz="0" w:space="0" w:color="auto"/>
        <w:bottom w:val="none" w:sz="0" w:space="0" w:color="auto"/>
        <w:right w:val="none" w:sz="0" w:space="0" w:color="auto"/>
      </w:divBdr>
    </w:div>
    <w:div w:id="179125852">
      <w:bodyDiv w:val="1"/>
      <w:marLeft w:val="0"/>
      <w:marRight w:val="0"/>
      <w:marTop w:val="0"/>
      <w:marBottom w:val="0"/>
      <w:divBdr>
        <w:top w:val="none" w:sz="0" w:space="0" w:color="auto"/>
        <w:left w:val="none" w:sz="0" w:space="0" w:color="auto"/>
        <w:bottom w:val="none" w:sz="0" w:space="0" w:color="auto"/>
        <w:right w:val="none" w:sz="0" w:space="0" w:color="auto"/>
      </w:divBdr>
    </w:div>
    <w:div w:id="180821800">
      <w:bodyDiv w:val="1"/>
      <w:marLeft w:val="0"/>
      <w:marRight w:val="0"/>
      <w:marTop w:val="0"/>
      <w:marBottom w:val="0"/>
      <w:divBdr>
        <w:top w:val="none" w:sz="0" w:space="0" w:color="auto"/>
        <w:left w:val="none" w:sz="0" w:space="0" w:color="auto"/>
        <w:bottom w:val="none" w:sz="0" w:space="0" w:color="auto"/>
        <w:right w:val="none" w:sz="0" w:space="0" w:color="auto"/>
      </w:divBdr>
    </w:div>
    <w:div w:id="182059215">
      <w:bodyDiv w:val="1"/>
      <w:marLeft w:val="0"/>
      <w:marRight w:val="0"/>
      <w:marTop w:val="0"/>
      <w:marBottom w:val="0"/>
      <w:divBdr>
        <w:top w:val="none" w:sz="0" w:space="0" w:color="auto"/>
        <w:left w:val="none" w:sz="0" w:space="0" w:color="auto"/>
        <w:bottom w:val="none" w:sz="0" w:space="0" w:color="auto"/>
        <w:right w:val="none" w:sz="0" w:space="0" w:color="auto"/>
      </w:divBdr>
    </w:div>
    <w:div w:id="182406895">
      <w:bodyDiv w:val="1"/>
      <w:marLeft w:val="0"/>
      <w:marRight w:val="0"/>
      <w:marTop w:val="0"/>
      <w:marBottom w:val="0"/>
      <w:divBdr>
        <w:top w:val="none" w:sz="0" w:space="0" w:color="auto"/>
        <w:left w:val="none" w:sz="0" w:space="0" w:color="auto"/>
        <w:bottom w:val="none" w:sz="0" w:space="0" w:color="auto"/>
        <w:right w:val="none" w:sz="0" w:space="0" w:color="auto"/>
      </w:divBdr>
    </w:div>
    <w:div w:id="182595189">
      <w:bodyDiv w:val="1"/>
      <w:marLeft w:val="0"/>
      <w:marRight w:val="0"/>
      <w:marTop w:val="0"/>
      <w:marBottom w:val="0"/>
      <w:divBdr>
        <w:top w:val="none" w:sz="0" w:space="0" w:color="auto"/>
        <w:left w:val="none" w:sz="0" w:space="0" w:color="auto"/>
        <w:bottom w:val="none" w:sz="0" w:space="0" w:color="auto"/>
        <w:right w:val="none" w:sz="0" w:space="0" w:color="auto"/>
      </w:divBdr>
    </w:div>
    <w:div w:id="182742527">
      <w:bodyDiv w:val="1"/>
      <w:marLeft w:val="0"/>
      <w:marRight w:val="0"/>
      <w:marTop w:val="0"/>
      <w:marBottom w:val="0"/>
      <w:divBdr>
        <w:top w:val="none" w:sz="0" w:space="0" w:color="auto"/>
        <w:left w:val="none" w:sz="0" w:space="0" w:color="auto"/>
        <w:bottom w:val="none" w:sz="0" w:space="0" w:color="auto"/>
        <w:right w:val="none" w:sz="0" w:space="0" w:color="auto"/>
      </w:divBdr>
    </w:div>
    <w:div w:id="182860552">
      <w:bodyDiv w:val="1"/>
      <w:marLeft w:val="0"/>
      <w:marRight w:val="0"/>
      <w:marTop w:val="0"/>
      <w:marBottom w:val="0"/>
      <w:divBdr>
        <w:top w:val="none" w:sz="0" w:space="0" w:color="auto"/>
        <w:left w:val="none" w:sz="0" w:space="0" w:color="auto"/>
        <w:bottom w:val="none" w:sz="0" w:space="0" w:color="auto"/>
        <w:right w:val="none" w:sz="0" w:space="0" w:color="auto"/>
      </w:divBdr>
    </w:div>
    <w:div w:id="183831327">
      <w:bodyDiv w:val="1"/>
      <w:marLeft w:val="0"/>
      <w:marRight w:val="0"/>
      <w:marTop w:val="0"/>
      <w:marBottom w:val="0"/>
      <w:divBdr>
        <w:top w:val="none" w:sz="0" w:space="0" w:color="auto"/>
        <w:left w:val="none" w:sz="0" w:space="0" w:color="auto"/>
        <w:bottom w:val="none" w:sz="0" w:space="0" w:color="auto"/>
        <w:right w:val="none" w:sz="0" w:space="0" w:color="auto"/>
      </w:divBdr>
    </w:div>
    <w:div w:id="184681746">
      <w:bodyDiv w:val="1"/>
      <w:marLeft w:val="0"/>
      <w:marRight w:val="0"/>
      <w:marTop w:val="0"/>
      <w:marBottom w:val="0"/>
      <w:divBdr>
        <w:top w:val="none" w:sz="0" w:space="0" w:color="auto"/>
        <w:left w:val="none" w:sz="0" w:space="0" w:color="auto"/>
        <w:bottom w:val="none" w:sz="0" w:space="0" w:color="auto"/>
        <w:right w:val="none" w:sz="0" w:space="0" w:color="auto"/>
      </w:divBdr>
    </w:div>
    <w:div w:id="185218366">
      <w:bodyDiv w:val="1"/>
      <w:marLeft w:val="0"/>
      <w:marRight w:val="0"/>
      <w:marTop w:val="0"/>
      <w:marBottom w:val="0"/>
      <w:divBdr>
        <w:top w:val="none" w:sz="0" w:space="0" w:color="auto"/>
        <w:left w:val="none" w:sz="0" w:space="0" w:color="auto"/>
        <w:bottom w:val="none" w:sz="0" w:space="0" w:color="auto"/>
        <w:right w:val="none" w:sz="0" w:space="0" w:color="auto"/>
      </w:divBdr>
    </w:div>
    <w:div w:id="185877056">
      <w:bodyDiv w:val="1"/>
      <w:marLeft w:val="0"/>
      <w:marRight w:val="0"/>
      <w:marTop w:val="0"/>
      <w:marBottom w:val="0"/>
      <w:divBdr>
        <w:top w:val="none" w:sz="0" w:space="0" w:color="auto"/>
        <w:left w:val="none" w:sz="0" w:space="0" w:color="auto"/>
        <w:bottom w:val="none" w:sz="0" w:space="0" w:color="auto"/>
        <w:right w:val="none" w:sz="0" w:space="0" w:color="auto"/>
      </w:divBdr>
    </w:div>
    <w:div w:id="186214710">
      <w:bodyDiv w:val="1"/>
      <w:marLeft w:val="0"/>
      <w:marRight w:val="0"/>
      <w:marTop w:val="0"/>
      <w:marBottom w:val="0"/>
      <w:divBdr>
        <w:top w:val="none" w:sz="0" w:space="0" w:color="auto"/>
        <w:left w:val="none" w:sz="0" w:space="0" w:color="auto"/>
        <w:bottom w:val="none" w:sz="0" w:space="0" w:color="auto"/>
        <w:right w:val="none" w:sz="0" w:space="0" w:color="auto"/>
      </w:divBdr>
    </w:div>
    <w:div w:id="187182960">
      <w:bodyDiv w:val="1"/>
      <w:marLeft w:val="0"/>
      <w:marRight w:val="0"/>
      <w:marTop w:val="0"/>
      <w:marBottom w:val="0"/>
      <w:divBdr>
        <w:top w:val="none" w:sz="0" w:space="0" w:color="auto"/>
        <w:left w:val="none" w:sz="0" w:space="0" w:color="auto"/>
        <w:bottom w:val="none" w:sz="0" w:space="0" w:color="auto"/>
        <w:right w:val="none" w:sz="0" w:space="0" w:color="auto"/>
      </w:divBdr>
    </w:div>
    <w:div w:id="189799618">
      <w:bodyDiv w:val="1"/>
      <w:marLeft w:val="0"/>
      <w:marRight w:val="0"/>
      <w:marTop w:val="0"/>
      <w:marBottom w:val="0"/>
      <w:divBdr>
        <w:top w:val="none" w:sz="0" w:space="0" w:color="auto"/>
        <w:left w:val="none" w:sz="0" w:space="0" w:color="auto"/>
        <w:bottom w:val="none" w:sz="0" w:space="0" w:color="auto"/>
        <w:right w:val="none" w:sz="0" w:space="0" w:color="auto"/>
      </w:divBdr>
    </w:div>
    <w:div w:id="190727850">
      <w:bodyDiv w:val="1"/>
      <w:marLeft w:val="0"/>
      <w:marRight w:val="0"/>
      <w:marTop w:val="0"/>
      <w:marBottom w:val="0"/>
      <w:divBdr>
        <w:top w:val="none" w:sz="0" w:space="0" w:color="auto"/>
        <w:left w:val="none" w:sz="0" w:space="0" w:color="auto"/>
        <w:bottom w:val="none" w:sz="0" w:space="0" w:color="auto"/>
        <w:right w:val="none" w:sz="0" w:space="0" w:color="auto"/>
      </w:divBdr>
    </w:div>
    <w:div w:id="193007166">
      <w:bodyDiv w:val="1"/>
      <w:marLeft w:val="0"/>
      <w:marRight w:val="0"/>
      <w:marTop w:val="0"/>
      <w:marBottom w:val="0"/>
      <w:divBdr>
        <w:top w:val="none" w:sz="0" w:space="0" w:color="auto"/>
        <w:left w:val="none" w:sz="0" w:space="0" w:color="auto"/>
        <w:bottom w:val="none" w:sz="0" w:space="0" w:color="auto"/>
        <w:right w:val="none" w:sz="0" w:space="0" w:color="auto"/>
      </w:divBdr>
    </w:div>
    <w:div w:id="195778156">
      <w:bodyDiv w:val="1"/>
      <w:marLeft w:val="0"/>
      <w:marRight w:val="0"/>
      <w:marTop w:val="0"/>
      <w:marBottom w:val="0"/>
      <w:divBdr>
        <w:top w:val="none" w:sz="0" w:space="0" w:color="auto"/>
        <w:left w:val="none" w:sz="0" w:space="0" w:color="auto"/>
        <w:bottom w:val="none" w:sz="0" w:space="0" w:color="auto"/>
        <w:right w:val="none" w:sz="0" w:space="0" w:color="auto"/>
      </w:divBdr>
    </w:div>
    <w:div w:id="196084257">
      <w:bodyDiv w:val="1"/>
      <w:marLeft w:val="0"/>
      <w:marRight w:val="0"/>
      <w:marTop w:val="0"/>
      <w:marBottom w:val="0"/>
      <w:divBdr>
        <w:top w:val="none" w:sz="0" w:space="0" w:color="auto"/>
        <w:left w:val="none" w:sz="0" w:space="0" w:color="auto"/>
        <w:bottom w:val="none" w:sz="0" w:space="0" w:color="auto"/>
        <w:right w:val="none" w:sz="0" w:space="0" w:color="auto"/>
      </w:divBdr>
    </w:div>
    <w:div w:id="198251793">
      <w:bodyDiv w:val="1"/>
      <w:marLeft w:val="0"/>
      <w:marRight w:val="0"/>
      <w:marTop w:val="0"/>
      <w:marBottom w:val="0"/>
      <w:divBdr>
        <w:top w:val="none" w:sz="0" w:space="0" w:color="auto"/>
        <w:left w:val="none" w:sz="0" w:space="0" w:color="auto"/>
        <w:bottom w:val="none" w:sz="0" w:space="0" w:color="auto"/>
        <w:right w:val="none" w:sz="0" w:space="0" w:color="auto"/>
      </w:divBdr>
    </w:div>
    <w:div w:id="200553732">
      <w:bodyDiv w:val="1"/>
      <w:marLeft w:val="0"/>
      <w:marRight w:val="0"/>
      <w:marTop w:val="0"/>
      <w:marBottom w:val="0"/>
      <w:divBdr>
        <w:top w:val="none" w:sz="0" w:space="0" w:color="auto"/>
        <w:left w:val="none" w:sz="0" w:space="0" w:color="auto"/>
        <w:bottom w:val="none" w:sz="0" w:space="0" w:color="auto"/>
        <w:right w:val="none" w:sz="0" w:space="0" w:color="auto"/>
      </w:divBdr>
    </w:div>
    <w:div w:id="200753574">
      <w:bodyDiv w:val="1"/>
      <w:marLeft w:val="0"/>
      <w:marRight w:val="0"/>
      <w:marTop w:val="0"/>
      <w:marBottom w:val="0"/>
      <w:divBdr>
        <w:top w:val="none" w:sz="0" w:space="0" w:color="auto"/>
        <w:left w:val="none" w:sz="0" w:space="0" w:color="auto"/>
        <w:bottom w:val="none" w:sz="0" w:space="0" w:color="auto"/>
        <w:right w:val="none" w:sz="0" w:space="0" w:color="auto"/>
      </w:divBdr>
    </w:div>
    <w:div w:id="202719947">
      <w:bodyDiv w:val="1"/>
      <w:marLeft w:val="0"/>
      <w:marRight w:val="0"/>
      <w:marTop w:val="0"/>
      <w:marBottom w:val="0"/>
      <w:divBdr>
        <w:top w:val="none" w:sz="0" w:space="0" w:color="auto"/>
        <w:left w:val="none" w:sz="0" w:space="0" w:color="auto"/>
        <w:bottom w:val="none" w:sz="0" w:space="0" w:color="auto"/>
        <w:right w:val="none" w:sz="0" w:space="0" w:color="auto"/>
      </w:divBdr>
    </w:div>
    <w:div w:id="203948312">
      <w:bodyDiv w:val="1"/>
      <w:marLeft w:val="0"/>
      <w:marRight w:val="0"/>
      <w:marTop w:val="0"/>
      <w:marBottom w:val="0"/>
      <w:divBdr>
        <w:top w:val="none" w:sz="0" w:space="0" w:color="auto"/>
        <w:left w:val="none" w:sz="0" w:space="0" w:color="auto"/>
        <w:bottom w:val="none" w:sz="0" w:space="0" w:color="auto"/>
        <w:right w:val="none" w:sz="0" w:space="0" w:color="auto"/>
      </w:divBdr>
    </w:div>
    <w:div w:id="204216453">
      <w:bodyDiv w:val="1"/>
      <w:marLeft w:val="0"/>
      <w:marRight w:val="0"/>
      <w:marTop w:val="0"/>
      <w:marBottom w:val="0"/>
      <w:divBdr>
        <w:top w:val="none" w:sz="0" w:space="0" w:color="auto"/>
        <w:left w:val="none" w:sz="0" w:space="0" w:color="auto"/>
        <w:bottom w:val="none" w:sz="0" w:space="0" w:color="auto"/>
        <w:right w:val="none" w:sz="0" w:space="0" w:color="auto"/>
      </w:divBdr>
    </w:div>
    <w:div w:id="204568531">
      <w:bodyDiv w:val="1"/>
      <w:marLeft w:val="0"/>
      <w:marRight w:val="0"/>
      <w:marTop w:val="0"/>
      <w:marBottom w:val="0"/>
      <w:divBdr>
        <w:top w:val="none" w:sz="0" w:space="0" w:color="auto"/>
        <w:left w:val="none" w:sz="0" w:space="0" w:color="auto"/>
        <w:bottom w:val="none" w:sz="0" w:space="0" w:color="auto"/>
        <w:right w:val="none" w:sz="0" w:space="0" w:color="auto"/>
      </w:divBdr>
    </w:div>
    <w:div w:id="204605588">
      <w:bodyDiv w:val="1"/>
      <w:marLeft w:val="0"/>
      <w:marRight w:val="0"/>
      <w:marTop w:val="0"/>
      <w:marBottom w:val="0"/>
      <w:divBdr>
        <w:top w:val="none" w:sz="0" w:space="0" w:color="auto"/>
        <w:left w:val="none" w:sz="0" w:space="0" w:color="auto"/>
        <w:bottom w:val="none" w:sz="0" w:space="0" w:color="auto"/>
        <w:right w:val="none" w:sz="0" w:space="0" w:color="auto"/>
      </w:divBdr>
    </w:div>
    <w:div w:id="204950291">
      <w:bodyDiv w:val="1"/>
      <w:marLeft w:val="0"/>
      <w:marRight w:val="0"/>
      <w:marTop w:val="0"/>
      <w:marBottom w:val="0"/>
      <w:divBdr>
        <w:top w:val="none" w:sz="0" w:space="0" w:color="auto"/>
        <w:left w:val="none" w:sz="0" w:space="0" w:color="auto"/>
        <w:bottom w:val="none" w:sz="0" w:space="0" w:color="auto"/>
        <w:right w:val="none" w:sz="0" w:space="0" w:color="auto"/>
      </w:divBdr>
    </w:div>
    <w:div w:id="205604253">
      <w:bodyDiv w:val="1"/>
      <w:marLeft w:val="0"/>
      <w:marRight w:val="0"/>
      <w:marTop w:val="0"/>
      <w:marBottom w:val="0"/>
      <w:divBdr>
        <w:top w:val="none" w:sz="0" w:space="0" w:color="auto"/>
        <w:left w:val="none" w:sz="0" w:space="0" w:color="auto"/>
        <w:bottom w:val="none" w:sz="0" w:space="0" w:color="auto"/>
        <w:right w:val="none" w:sz="0" w:space="0" w:color="auto"/>
      </w:divBdr>
    </w:div>
    <w:div w:id="205801652">
      <w:bodyDiv w:val="1"/>
      <w:marLeft w:val="0"/>
      <w:marRight w:val="0"/>
      <w:marTop w:val="0"/>
      <w:marBottom w:val="0"/>
      <w:divBdr>
        <w:top w:val="none" w:sz="0" w:space="0" w:color="auto"/>
        <w:left w:val="none" w:sz="0" w:space="0" w:color="auto"/>
        <w:bottom w:val="none" w:sz="0" w:space="0" w:color="auto"/>
        <w:right w:val="none" w:sz="0" w:space="0" w:color="auto"/>
      </w:divBdr>
    </w:div>
    <w:div w:id="206838005">
      <w:bodyDiv w:val="1"/>
      <w:marLeft w:val="0"/>
      <w:marRight w:val="0"/>
      <w:marTop w:val="0"/>
      <w:marBottom w:val="0"/>
      <w:divBdr>
        <w:top w:val="none" w:sz="0" w:space="0" w:color="auto"/>
        <w:left w:val="none" w:sz="0" w:space="0" w:color="auto"/>
        <w:bottom w:val="none" w:sz="0" w:space="0" w:color="auto"/>
        <w:right w:val="none" w:sz="0" w:space="0" w:color="auto"/>
      </w:divBdr>
    </w:div>
    <w:div w:id="209852788">
      <w:bodyDiv w:val="1"/>
      <w:marLeft w:val="0"/>
      <w:marRight w:val="0"/>
      <w:marTop w:val="0"/>
      <w:marBottom w:val="0"/>
      <w:divBdr>
        <w:top w:val="none" w:sz="0" w:space="0" w:color="auto"/>
        <w:left w:val="none" w:sz="0" w:space="0" w:color="auto"/>
        <w:bottom w:val="none" w:sz="0" w:space="0" w:color="auto"/>
        <w:right w:val="none" w:sz="0" w:space="0" w:color="auto"/>
      </w:divBdr>
    </w:div>
    <w:div w:id="210381269">
      <w:bodyDiv w:val="1"/>
      <w:marLeft w:val="0"/>
      <w:marRight w:val="0"/>
      <w:marTop w:val="0"/>
      <w:marBottom w:val="0"/>
      <w:divBdr>
        <w:top w:val="none" w:sz="0" w:space="0" w:color="auto"/>
        <w:left w:val="none" w:sz="0" w:space="0" w:color="auto"/>
        <w:bottom w:val="none" w:sz="0" w:space="0" w:color="auto"/>
        <w:right w:val="none" w:sz="0" w:space="0" w:color="auto"/>
      </w:divBdr>
    </w:div>
    <w:div w:id="210925511">
      <w:bodyDiv w:val="1"/>
      <w:marLeft w:val="0"/>
      <w:marRight w:val="0"/>
      <w:marTop w:val="0"/>
      <w:marBottom w:val="0"/>
      <w:divBdr>
        <w:top w:val="none" w:sz="0" w:space="0" w:color="auto"/>
        <w:left w:val="none" w:sz="0" w:space="0" w:color="auto"/>
        <w:bottom w:val="none" w:sz="0" w:space="0" w:color="auto"/>
        <w:right w:val="none" w:sz="0" w:space="0" w:color="auto"/>
      </w:divBdr>
    </w:div>
    <w:div w:id="210926721">
      <w:bodyDiv w:val="1"/>
      <w:marLeft w:val="0"/>
      <w:marRight w:val="0"/>
      <w:marTop w:val="0"/>
      <w:marBottom w:val="0"/>
      <w:divBdr>
        <w:top w:val="none" w:sz="0" w:space="0" w:color="auto"/>
        <w:left w:val="none" w:sz="0" w:space="0" w:color="auto"/>
        <w:bottom w:val="none" w:sz="0" w:space="0" w:color="auto"/>
        <w:right w:val="none" w:sz="0" w:space="0" w:color="auto"/>
      </w:divBdr>
    </w:div>
    <w:div w:id="211306994">
      <w:bodyDiv w:val="1"/>
      <w:marLeft w:val="0"/>
      <w:marRight w:val="0"/>
      <w:marTop w:val="0"/>
      <w:marBottom w:val="0"/>
      <w:divBdr>
        <w:top w:val="none" w:sz="0" w:space="0" w:color="auto"/>
        <w:left w:val="none" w:sz="0" w:space="0" w:color="auto"/>
        <w:bottom w:val="none" w:sz="0" w:space="0" w:color="auto"/>
        <w:right w:val="none" w:sz="0" w:space="0" w:color="auto"/>
      </w:divBdr>
    </w:div>
    <w:div w:id="212471998">
      <w:bodyDiv w:val="1"/>
      <w:marLeft w:val="0"/>
      <w:marRight w:val="0"/>
      <w:marTop w:val="0"/>
      <w:marBottom w:val="0"/>
      <w:divBdr>
        <w:top w:val="none" w:sz="0" w:space="0" w:color="auto"/>
        <w:left w:val="none" w:sz="0" w:space="0" w:color="auto"/>
        <w:bottom w:val="none" w:sz="0" w:space="0" w:color="auto"/>
        <w:right w:val="none" w:sz="0" w:space="0" w:color="auto"/>
      </w:divBdr>
    </w:div>
    <w:div w:id="212544816">
      <w:bodyDiv w:val="1"/>
      <w:marLeft w:val="0"/>
      <w:marRight w:val="0"/>
      <w:marTop w:val="0"/>
      <w:marBottom w:val="0"/>
      <w:divBdr>
        <w:top w:val="none" w:sz="0" w:space="0" w:color="auto"/>
        <w:left w:val="none" w:sz="0" w:space="0" w:color="auto"/>
        <w:bottom w:val="none" w:sz="0" w:space="0" w:color="auto"/>
        <w:right w:val="none" w:sz="0" w:space="0" w:color="auto"/>
      </w:divBdr>
    </w:div>
    <w:div w:id="213322285">
      <w:bodyDiv w:val="1"/>
      <w:marLeft w:val="0"/>
      <w:marRight w:val="0"/>
      <w:marTop w:val="0"/>
      <w:marBottom w:val="0"/>
      <w:divBdr>
        <w:top w:val="none" w:sz="0" w:space="0" w:color="auto"/>
        <w:left w:val="none" w:sz="0" w:space="0" w:color="auto"/>
        <w:bottom w:val="none" w:sz="0" w:space="0" w:color="auto"/>
        <w:right w:val="none" w:sz="0" w:space="0" w:color="auto"/>
      </w:divBdr>
    </w:div>
    <w:div w:id="214239528">
      <w:bodyDiv w:val="1"/>
      <w:marLeft w:val="0"/>
      <w:marRight w:val="0"/>
      <w:marTop w:val="0"/>
      <w:marBottom w:val="0"/>
      <w:divBdr>
        <w:top w:val="none" w:sz="0" w:space="0" w:color="auto"/>
        <w:left w:val="none" w:sz="0" w:space="0" w:color="auto"/>
        <w:bottom w:val="none" w:sz="0" w:space="0" w:color="auto"/>
        <w:right w:val="none" w:sz="0" w:space="0" w:color="auto"/>
      </w:divBdr>
    </w:div>
    <w:div w:id="214585933">
      <w:bodyDiv w:val="1"/>
      <w:marLeft w:val="0"/>
      <w:marRight w:val="0"/>
      <w:marTop w:val="0"/>
      <w:marBottom w:val="0"/>
      <w:divBdr>
        <w:top w:val="none" w:sz="0" w:space="0" w:color="auto"/>
        <w:left w:val="none" w:sz="0" w:space="0" w:color="auto"/>
        <w:bottom w:val="none" w:sz="0" w:space="0" w:color="auto"/>
        <w:right w:val="none" w:sz="0" w:space="0" w:color="auto"/>
      </w:divBdr>
    </w:div>
    <w:div w:id="216204478">
      <w:bodyDiv w:val="1"/>
      <w:marLeft w:val="0"/>
      <w:marRight w:val="0"/>
      <w:marTop w:val="0"/>
      <w:marBottom w:val="0"/>
      <w:divBdr>
        <w:top w:val="none" w:sz="0" w:space="0" w:color="auto"/>
        <w:left w:val="none" w:sz="0" w:space="0" w:color="auto"/>
        <w:bottom w:val="none" w:sz="0" w:space="0" w:color="auto"/>
        <w:right w:val="none" w:sz="0" w:space="0" w:color="auto"/>
      </w:divBdr>
    </w:div>
    <w:div w:id="216283652">
      <w:bodyDiv w:val="1"/>
      <w:marLeft w:val="0"/>
      <w:marRight w:val="0"/>
      <w:marTop w:val="0"/>
      <w:marBottom w:val="0"/>
      <w:divBdr>
        <w:top w:val="none" w:sz="0" w:space="0" w:color="auto"/>
        <w:left w:val="none" w:sz="0" w:space="0" w:color="auto"/>
        <w:bottom w:val="none" w:sz="0" w:space="0" w:color="auto"/>
        <w:right w:val="none" w:sz="0" w:space="0" w:color="auto"/>
      </w:divBdr>
    </w:div>
    <w:div w:id="217985051">
      <w:bodyDiv w:val="1"/>
      <w:marLeft w:val="0"/>
      <w:marRight w:val="0"/>
      <w:marTop w:val="0"/>
      <w:marBottom w:val="0"/>
      <w:divBdr>
        <w:top w:val="none" w:sz="0" w:space="0" w:color="auto"/>
        <w:left w:val="none" w:sz="0" w:space="0" w:color="auto"/>
        <w:bottom w:val="none" w:sz="0" w:space="0" w:color="auto"/>
        <w:right w:val="none" w:sz="0" w:space="0" w:color="auto"/>
      </w:divBdr>
    </w:div>
    <w:div w:id="218174574">
      <w:bodyDiv w:val="1"/>
      <w:marLeft w:val="0"/>
      <w:marRight w:val="0"/>
      <w:marTop w:val="0"/>
      <w:marBottom w:val="0"/>
      <w:divBdr>
        <w:top w:val="none" w:sz="0" w:space="0" w:color="auto"/>
        <w:left w:val="none" w:sz="0" w:space="0" w:color="auto"/>
        <w:bottom w:val="none" w:sz="0" w:space="0" w:color="auto"/>
        <w:right w:val="none" w:sz="0" w:space="0" w:color="auto"/>
      </w:divBdr>
    </w:div>
    <w:div w:id="219873696">
      <w:bodyDiv w:val="1"/>
      <w:marLeft w:val="0"/>
      <w:marRight w:val="0"/>
      <w:marTop w:val="0"/>
      <w:marBottom w:val="0"/>
      <w:divBdr>
        <w:top w:val="none" w:sz="0" w:space="0" w:color="auto"/>
        <w:left w:val="none" w:sz="0" w:space="0" w:color="auto"/>
        <w:bottom w:val="none" w:sz="0" w:space="0" w:color="auto"/>
        <w:right w:val="none" w:sz="0" w:space="0" w:color="auto"/>
      </w:divBdr>
    </w:div>
    <w:div w:id="223949172">
      <w:bodyDiv w:val="1"/>
      <w:marLeft w:val="0"/>
      <w:marRight w:val="0"/>
      <w:marTop w:val="0"/>
      <w:marBottom w:val="0"/>
      <w:divBdr>
        <w:top w:val="none" w:sz="0" w:space="0" w:color="auto"/>
        <w:left w:val="none" w:sz="0" w:space="0" w:color="auto"/>
        <w:bottom w:val="none" w:sz="0" w:space="0" w:color="auto"/>
        <w:right w:val="none" w:sz="0" w:space="0" w:color="auto"/>
      </w:divBdr>
    </w:div>
    <w:div w:id="228155959">
      <w:bodyDiv w:val="1"/>
      <w:marLeft w:val="0"/>
      <w:marRight w:val="0"/>
      <w:marTop w:val="0"/>
      <w:marBottom w:val="0"/>
      <w:divBdr>
        <w:top w:val="none" w:sz="0" w:space="0" w:color="auto"/>
        <w:left w:val="none" w:sz="0" w:space="0" w:color="auto"/>
        <w:bottom w:val="none" w:sz="0" w:space="0" w:color="auto"/>
        <w:right w:val="none" w:sz="0" w:space="0" w:color="auto"/>
      </w:divBdr>
    </w:div>
    <w:div w:id="228266798">
      <w:bodyDiv w:val="1"/>
      <w:marLeft w:val="0"/>
      <w:marRight w:val="0"/>
      <w:marTop w:val="0"/>
      <w:marBottom w:val="0"/>
      <w:divBdr>
        <w:top w:val="none" w:sz="0" w:space="0" w:color="auto"/>
        <w:left w:val="none" w:sz="0" w:space="0" w:color="auto"/>
        <w:bottom w:val="none" w:sz="0" w:space="0" w:color="auto"/>
        <w:right w:val="none" w:sz="0" w:space="0" w:color="auto"/>
      </w:divBdr>
    </w:div>
    <w:div w:id="228880463">
      <w:bodyDiv w:val="1"/>
      <w:marLeft w:val="0"/>
      <w:marRight w:val="0"/>
      <w:marTop w:val="0"/>
      <w:marBottom w:val="0"/>
      <w:divBdr>
        <w:top w:val="none" w:sz="0" w:space="0" w:color="auto"/>
        <w:left w:val="none" w:sz="0" w:space="0" w:color="auto"/>
        <w:bottom w:val="none" w:sz="0" w:space="0" w:color="auto"/>
        <w:right w:val="none" w:sz="0" w:space="0" w:color="auto"/>
      </w:divBdr>
    </w:div>
    <w:div w:id="231893131">
      <w:bodyDiv w:val="1"/>
      <w:marLeft w:val="0"/>
      <w:marRight w:val="0"/>
      <w:marTop w:val="0"/>
      <w:marBottom w:val="0"/>
      <w:divBdr>
        <w:top w:val="none" w:sz="0" w:space="0" w:color="auto"/>
        <w:left w:val="none" w:sz="0" w:space="0" w:color="auto"/>
        <w:bottom w:val="none" w:sz="0" w:space="0" w:color="auto"/>
        <w:right w:val="none" w:sz="0" w:space="0" w:color="auto"/>
      </w:divBdr>
    </w:div>
    <w:div w:id="232008817">
      <w:bodyDiv w:val="1"/>
      <w:marLeft w:val="0"/>
      <w:marRight w:val="0"/>
      <w:marTop w:val="0"/>
      <w:marBottom w:val="0"/>
      <w:divBdr>
        <w:top w:val="none" w:sz="0" w:space="0" w:color="auto"/>
        <w:left w:val="none" w:sz="0" w:space="0" w:color="auto"/>
        <w:bottom w:val="none" w:sz="0" w:space="0" w:color="auto"/>
        <w:right w:val="none" w:sz="0" w:space="0" w:color="auto"/>
      </w:divBdr>
    </w:div>
    <w:div w:id="232547574">
      <w:bodyDiv w:val="1"/>
      <w:marLeft w:val="0"/>
      <w:marRight w:val="0"/>
      <w:marTop w:val="0"/>
      <w:marBottom w:val="0"/>
      <w:divBdr>
        <w:top w:val="none" w:sz="0" w:space="0" w:color="auto"/>
        <w:left w:val="none" w:sz="0" w:space="0" w:color="auto"/>
        <w:bottom w:val="none" w:sz="0" w:space="0" w:color="auto"/>
        <w:right w:val="none" w:sz="0" w:space="0" w:color="auto"/>
      </w:divBdr>
    </w:div>
    <w:div w:id="233204985">
      <w:bodyDiv w:val="1"/>
      <w:marLeft w:val="0"/>
      <w:marRight w:val="0"/>
      <w:marTop w:val="0"/>
      <w:marBottom w:val="0"/>
      <w:divBdr>
        <w:top w:val="none" w:sz="0" w:space="0" w:color="auto"/>
        <w:left w:val="none" w:sz="0" w:space="0" w:color="auto"/>
        <w:bottom w:val="none" w:sz="0" w:space="0" w:color="auto"/>
        <w:right w:val="none" w:sz="0" w:space="0" w:color="auto"/>
      </w:divBdr>
    </w:div>
    <w:div w:id="233205400">
      <w:bodyDiv w:val="1"/>
      <w:marLeft w:val="0"/>
      <w:marRight w:val="0"/>
      <w:marTop w:val="0"/>
      <w:marBottom w:val="0"/>
      <w:divBdr>
        <w:top w:val="none" w:sz="0" w:space="0" w:color="auto"/>
        <w:left w:val="none" w:sz="0" w:space="0" w:color="auto"/>
        <w:bottom w:val="none" w:sz="0" w:space="0" w:color="auto"/>
        <w:right w:val="none" w:sz="0" w:space="0" w:color="auto"/>
      </w:divBdr>
    </w:div>
    <w:div w:id="233467773">
      <w:bodyDiv w:val="1"/>
      <w:marLeft w:val="0"/>
      <w:marRight w:val="0"/>
      <w:marTop w:val="0"/>
      <w:marBottom w:val="0"/>
      <w:divBdr>
        <w:top w:val="none" w:sz="0" w:space="0" w:color="auto"/>
        <w:left w:val="none" w:sz="0" w:space="0" w:color="auto"/>
        <w:bottom w:val="none" w:sz="0" w:space="0" w:color="auto"/>
        <w:right w:val="none" w:sz="0" w:space="0" w:color="auto"/>
      </w:divBdr>
    </w:div>
    <w:div w:id="233593631">
      <w:bodyDiv w:val="1"/>
      <w:marLeft w:val="0"/>
      <w:marRight w:val="0"/>
      <w:marTop w:val="0"/>
      <w:marBottom w:val="0"/>
      <w:divBdr>
        <w:top w:val="none" w:sz="0" w:space="0" w:color="auto"/>
        <w:left w:val="none" w:sz="0" w:space="0" w:color="auto"/>
        <w:bottom w:val="none" w:sz="0" w:space="0" w:color="auto"/>
        <w:right w:val="none" w:sz="0" w:space="0" w:color="auto"/>
      </w:divBdr>
    </w:div>
    <w:div w:id="234974642">
      <w:bodyDiv w:val="1"/>
      <w:marLeft w:val="0"/>
      <w:marRight w:val="0"/>
      <w:marTop w:val="0"/>
      <w:marBottom w:val="0"/>
      <w:divBdr>
        <w:top w:val="none" w:sz="0" w:space="0" w:color="auto"/>
        <w:left w:val="none" w:sz="0" w:space="0" w:color="auto"/>
        <w:bottom w:val="none" w:sz="0" w:space="0" w:color="auto"/>
        <w:right w:val="none" w:sz="0" w:space="0" w:color="auto"/>
      </w:divBdr>
    </w:div>
    <w:div w:id="235364435">
      <w:bodyDiv w:val="1"/>
      <w:marLeft w:val="0"/>
      <w:marRight w:val="0"/>
      <w:marTop w:val="0"/>
      <w:marBottom w:val="0"/>
      <w:divBdr>
        <w:top w:val="none" w:sz="0" w:space="0" w:color="auto"/>
        <w:left w:val="none" w:sz="0" w:space="0" w:color="auto"/>
        <w:bottom w:val="none" w:sz="0" w:space="0" w:color="auto"/>
        <w:right w:val="none" w:sz="0" w:space="0" w:color="auto"/>
      </w:divBdr>
    </w:div>
    <w:div w:id="236012473">
      <w:bodyDiv w:val="1"/>
      <w:marLeft w:val="0"/>
      <w:marRight w:val="0"/>
      <w:marTop w:val="0"/>
      <w:marBottom w:val="0"/>
      <w:divBdr>
        <w:top w:val="none" w:sz="0" w:space="0" w:color="auto"/>
        <w:left w:val="none" w:sz="0" w:space="0" w:color="auto"/>
        <w:bottom w:val="none" w:sz="0" w:space="0" w:color="auto"/>
        <w:right w:val="none" w:sz="0" w:space="0" w:color="auto"/>
      </w:divBdr>
    </w:div>
    <w:div w:id="236014648">
      <w:bodyDiv w:val="1"/>
      <w:marLeft w:val="0"/>
      <w:marRight w:val="0"/>
      <w:marTop w:val="0"/>
      <w:marBottom w:val="0"/>
      <w:divBdr>
        <w:top w:val="none" w:sz="0" w:space="0" w:color="auto"/>
        <w:left w:val="none" w:sz="0" w:space="0" w:color="auto"/>
        <w:bottom w:val="none" w:sz="0" w:space="0" w:color="auto"/>
        <w:right w:val="none" w:sz="0" w:space="0" w:color="auto"/>
      </w:divBdr>
    </w:div>
    <w:div w:id="236286627">
      <w:bodyDiv w:val="1"/>
      <w:marLeft w:val="0"/>
      <w:marRight w:val="0"/>
      <w:marTop w:val="0"/>
      <w:marBottom w:val="0"/>
      <w:divBdr>
        <w:top w:val="none" w:sz="0" w:space="0" w:color="auto"/>
        <w:left w:val="none" w:sz="0" w:space="0" w:color="auto"/>
        <w:bottom w:val="none" w:sz="0" w:space="0" w:color="auto"/>
        <w:right w:val="none" w:sz="0" w:space="0" w:color="auto"/>
      </w:divBdr>
    </w:div>
    <w:div w:id="236599209">
      <w:bodyDiv w:val="1"/>
      <w:marLeft w:val="0"/>
      <w:marRight w:val="0"/>
      <w:marTop w:val="0"/>
      <w:marBottom w:val="0"/>
      <w:divBdr>
        <w:top w:val="none" w:sz="0" w:space="0" w:color="auto"/>
        <w:left w:val="none" w:sz="0" w:space="0" w:color="auto"/>
        <w:bottom w:val="none" w:sz="0" w:space="0" w:color="auto"/>
        <w:right w:val="none" w:sz="0" w:space="0" w:color="auto"/>
      </w:divBdr>
    </w:div>
    <w:div w:id="238255226">
      <w:bodyDiv w:val="1"/>
      <w:marLeft w:val="0"/>
      <w:marRight w:val="0"/>
      <w:marTop w:val="0"/>
      <w:marBottom w:val="0"/>
      <w:divBdr>
        <w:top w:val="none" w:sz="0" w:space="0" w:color="auto"/>
        <w:left w:val="none" w:sz="0" w:space="0" w:color="auto"/>
        <w:bottom w:val="none" w:sz="0" w:space="0" w:color="auto"/>
        <w:right w:val="none" w:sz="0" w:space="0" w:color="auto"/>
      </w:divBdr>
    </w:div>
    <w:div w:id="238904936">
      <w:bodyDiv w:val="1"/>
      <w:marLeft w:val="0"/>
      <w:marRight w:val="0"/>
      <w:marTop w:val="0"/>
      <w:marBottom w:val="0"/>
      <w:divBdr>
        <w:top w:val="none" w:sz="0" w:space="0" w:color="auto"/>
        <w:left w:val="none" w:sz="0" w:space="0" w:color="auto"/>
        <w:bottom w:val="none" w:sz="0" w:space="0" w:color="auto"/>
        <w:right w:val="none" w:sz="0" w:space="0" w:color="auto"/>
      </w:divBdr>
    </w:div>
    <w:div w:id="239873614">
      <w:bodyDiv w:val="1"/>
      <w:marLeft w:val="0"/>
      <w:marRight w:val="0"/>
      <w:marTop w:val="0"/>
      <w:marBottom w:val="0"/>
      <w:divBdr>
        <w:top w:val="none" w:sz="0" w:space="0" w:color="auto"/>
        <w:left w:val="none" w:sz="0" w:space="0" w:color="auto"/>
        <w:bottom w:val="none" w:sz="0" w:space="0" w:color="auto"/>
        <w:right w:val="none" w:sz="0" w:space="0" w:color="auto"/>
      </w:divBdr>
    </w:div>
    <w:div w:id="240456224">
      <w:bodyDiv w:val="1"/>
      <w:marLeft w:val="0"/>
      <w:marRight w:val="0"/>
      <w:marTop w:val="0"/>
      <w:marBottom w:val="0"/>
      <w:divBdr>
        <w:top w:val="none" w:sz="0" w:space="0" w:color="auto"/>
        <w:left w:val="none" w:sz="0" w:space="0" w:color="auto"/>
        <w:bottom w:val="none" w:sz="0" w:space="0" w:color="auto"/>
        <w:right w:val="none" w:sz="0" w:space="0" w:color="auto"/>
      </w:divBdr>
    </w:div>
    <w:div w:id="240870768">
      <w:bodyDiv w:val="1"/>
      <w:marLeft w:val="0"/>
      <w:marRight w:val="0"/>
      <w:marTop w:val="0"/>
      <w:marBottom w:val="0"/>
      <w:divBdr>
        <w:top w:val="none" w:sz="0" w:space="0" w:color="auto"/>
        <w:left w:val="none" w:sz="0" w:space="0" w:color="auto"/>
        <w:bottom w:val="none" w:sz="0" w:space="0" w:color="auto"/>
        <w:right w:val="none" w:sz="0" w:space="0" w:color="auto"/>
      </w:divBdr>
    </w:div>
    <w:div w:id="241374652">
      <w:bodyDiv w:val="1"/>
      <w:marLeft w:val="0"/>
      <w:marRight w:val="0"/>
      <w:marTop w:val="0"/>
      <w:marBottom w:val="0"/>
      <w:divBdr>
        <w:top w:val="none" w:sz="0" w:space="0" w:color="auto"/>
        <w:left w:val="none" w:sz="0" w:space="0" w:color="auto"/>
        <w:bottom w:val="none" w:sz="0" w:space="0" w:color="auto"/>
        <w:right w:val="none" w:sz="0" w:space="0" w:color="auto"/>
      </w:divBdr>
    </w:div>
    <w:div w:id="243301582">
      <w:bodyDiv w:val="1"/>
      <w:marLeft w:val="0"/>
      <w:marRight w:val="0"/>
      <w:marTop w:val="0"/>
      <w:marBottom w:val="0"/>
      <w:divBdr>
        <w:top w:val="none" w:sz="0" w:space="0" w:color="auto"/>
        <w:left w:val="none" w:sz="0" w:space="0" w:color="auto"/>
        <w:bottom w:val="none" w:sz="0" w:space="0" w:color="auto"/>
        <w:right w:val="none" w:sz="0" w:space="0" w:color="auto"/>
      </w:divBdr>
    </w:div>
    <w:div w:id="245576633">
      <w:bodyDiv w:val="1"/>
      <w:marLeft w:val="0"/>
      <w:marRight w:val="0"/>
      <w:marTop w:val="0"/>
      <w:marBottom w:val="0"/>
      <w:divBdr>
        <w:top w:val="none" w:sz="0" w:space="0" w:color="auto"/>
        <w:left w:val="none" w:sz="0" w:space="0" w:color="auto"/>
        <w:bottom w:val="none" w:sz="0" w:space="0" w:color="auto"/>
        <w:right w:val="none" w:sz="0" w:space="0" w:color="auto"/>
      </w:divBdr>
    </w:div>
    <w:div w:id="246503849">
      <w:bodyDiv w:val="1"/>
      <w:marLeft w:val="0"/>
      <w:marRight w:val="0"/>
      <w:marTop w:val="0"/>
      <w:marBottom w:val="0"/>
      <w:divBdr>
        <w:top w:val="none" w:sz="0" w:space="0" w:color="auto"/>
        <w:left w:val="none" w:sz="0" w:space="0" w:color="auto"/>
        <w:bottom w:val="none" w:sz="0" w:space="0" w:color="auto"/>
        <w:right w:val="none" w:sz="0" w:space="0" w:color="auto"/>
      </w:divBdr>
    </w:div>
    <w:div w:id="247005982">
      <w:bodyDiv w:val="1"/>
      <w:marLeft w:val="0"/>
      <w:marRight w:val="0"/>
      <w:marTop w:val="0"/>
      <w:marBottom w:val="0"/>
      <w:divBdr>
        <w:top w:val="none" w:sz="0" w:space="0" w:color="auto"/>
        <w:left w:val="none" w:sz="0" w:space="0" w:color="auto"/>
        <w:bottom w:val="none" w:sz="0" w:space="0" w:color="auto"/>
        <w:right w:val="none" w:sz="0" w:space="0" w:color="auto"/>
      </w:divBdr>
    </w:div>
    <w:div w:id="247428804">
      <w:bodyDiv w:val="1"/>
      <w:marLeft w:val="0"/>
      <w:marRight w:val="0"/>
      <w:marTop w:val="0"/>
      <w:marBottom w:val="0"/>
      <w:divBdr>
        <w:top w:val="none" w:sz="0" w:space="0" w:color="auto"/>
        <w:left w:val="none" w:sz="0" w:space="0" w:color="auto"/>
        <w:bottom w:val="none" w:sz="0" w:space="0" w:color="auto"/>
        <w:right w:val="none" w:sz="0" w:space="0" w:color="auto"/>
      </w:divBdr>
    </w:div>
    <w:div w:id="251209850">
      <w:bodyDiv w:val="1"/>
      <w:marLeft w:val="0"/>
      <w:marRight w:val="0"/>
      <w:marTop w:val="0"/>
      <w:marBottom w:val="0"/>
      <w:divBdr>
        <w:top w:val="none" w:sz="0" w:space="0" w:color="auto"/>
        <w:left w:val="none" w:sz="0" w:space="0" w:color="auto"/>
        <w:bottom w:val="none" w:sz="0" w:space="0" w:color="auto"/>
        <w:right w:val="none" w:sz="0" w:space="0" w:color="auto"/>
      </w:divBdr>
    </w:div>
    <w:div w:id="255092667">
      <w:bodyDiv w:val="1"/>
      <w:marLeft w:val="0"/>
      <w:marRight w:val="0"/>
      <w:marTop w:val="0"/>
      <w:marBottom w:val="0"/>
      <w:divBdr>
        <w:top w:val="none" w:sz="0" w:space="0" w:color="auto"/>
        <w:left w:val="none" w:sz="0" w:space="0" w:color="auto"/>
        <w:bottom w:val="none" w:sz="0" w:space="0" w:color="auto"/>
        <w:right w:val="none" w:sz="0" w:space="0" w:color="auto"/>
      </w:divBdr>
    </w:div>
    <w:div w:id="255601203">
      <w:bodyDiv w:val="1"/>
      <w:marLeft w:val="0"/>
      <w:marRight w:val="0"/>
      <w:marTop w:val="0"/>
      <w:marBottom w:val="0"/>
      <w:divBdr>
        <w:top w:val="none" w:sz="0" w:space="0" w:color="auto"/>
        <w:left w:val="none" w:sz="0" w:space="0" w:color="auto"/>
        <w:bottom w:val="none" w:sz="0" w:space="0" w:color="auto"/>
        <w:right w:val="none" w:sz="0" w:space="0" w:color="auto"/>
      </w:divBdr>
    </w:div>
    <w:div w:id="255939954">
      <w:bodyDiv w:val="1"/>
      <w:marLeft w:val="0"/>
      <w:marRight w:val="0"/>
      <w:marTop w:val="0"/>
      <w:marBottom w:val="0"/>
      <w:divBdr>
        <w:top w:val="none" w:sz="0" w:space="0" w:color="auto"/>
        <w:left w:val="none" w:sz="0" w:space="0" w:color="auto"/>
        <w:bottom w:val="none" w:sz="0" w:space="0" w:color="auto"/>
        <w:right w:val="none" w:sz="0" w:space="0" w:color="auto"/>
      </w:divBdr>
    </w:div>
    <w:div w:id="256792090">
      <w:bodyDiv w:val="1"/>
      <w:marLeft w:val="0"/>
      <w:marRight w:val="0"/>
      <w:marTop w:val="0"/>
      <w:marBottom w:val="0"/>
      <w:divBdr>
        <w:top w:val="none" w:sz="0" w:space="0" w:color="auto"/>
        <w:left w:val="none" w:sz="0" w:space="0" w:color="auto"/>
        <w:bottom w:val="none" w:sz="0" w:space="0" w:color="auto"/>
        <w:right w:val="none" w:sz="0" w:space="0" w:color="auto"/>
      </w:divBdr>
    </w:div>
    <w:div w:id="256906126">
      <w:bodyDiv w:val="1"/>
      <w:marLeft w:val="0"/>
      <w:marRight w:val="0"/>
      <w:marTop w:val="0"/>
      <w:marBottom w:val="0"/>
      <w:divBdr>
        <w:top w:val="none" w:sz="0" w:space="0" w:color="auto"/>
        <w:left w:val="none" w:sz="0" w:space="0" w:color="auto"/>
        <w:bottom w:val="none" w:sz="0" w:space="0" w:color="auto"/>
        <w:right w:val="none" w:sz="0" w:space="0" w:color="auto"/>
      </w:divBdr>
    </w:div>
    <w:div w:id="257717092">
      <w:bodyDiv w:val="1"/>
      <w:marLeft w:val="0"/>
      <w:marRight w:val="0"/>
      <w:marTop w:val="0"/>
      <w:marBottom w:val="0"/>
      <w:divBdr>
        <w:top w:val="none" w:sz="0" w:space="0" w:color="auto"/>
        <w:left w:val="none" w:sz="0" w:space="0" w:color="auto"/>
        <w:bottom w:val="none" w:sz="0" w:space="0" w:color="auto"/>
        <w:right w:val="none" w:sz="0" w:space="0" w:color="auto"/>
      </w:divBdr>
    </w:div>
    <w:div w:id="257758804">
      <w:bodyDiv w:val="1"/>
      <w:marLeft w:val="0"/>
      <w:marRight w:val="0"/>
      <w:marTop w:val="0"/>
      <w:marBottom w:val="0"/>
      <w:divBdr>
        <w:top w:val="none" w:sz="0" w:space="0" w:color="auto"/>
        <w:left w:val="none" w:sz="0" w:space="0" w:color="auto"/>
        <w:bottom w:val="none" w:sz="0" w:space="0" w:color="auto"/>
        <w:right w:val="none" w:sz="0" w:space="0" w:color="auto"/>
      </w:divBdr>
    </w:div>
    <w:div w:id="258635393">
      <w:bodyDiv w:val="1"/>
      <w:marLeft w:val="0"/>
      <w:marRight w:val="0"/>
      <w:marTop w:val="0"/>
      <w:marBottom w:val="0"/>
      <w:divBdr>
        <w:top w:val="none" w:sz="0" w:space="0" w:color="auto"/>
        <w:left w:val="none" w:sz="0" w:space="0" w:color="auto"/>
        <w:bottom w:val="none" w:sz="0" w:space="0" w:color="auto"/>
        <w:right w:val="none" w:sz="0" w:space="0" w:color="auto"/>
      </w:divBdr>
    </w:div>
    <w:div w:id="259795557">
      <w:bodyDiv w:val="1"/>
      <w:marLeft w:val="0"/>
      <w:marRight w:val="0"/>
      <w:marTop w:val="0"/>
      <w:marBottom w:val="0"/>
      <w:divBdr>
        <w:top w:val="none" w:sz="0" w:space="0" w:color="auto"/>
        <w:left w:val="none" w:sz="0" w:space="0" w:color="auto"/>
        <w:bottom w:val="none" w:sz="0" w:space="0" w:color="auto"/>
        <w:right w:val="none" w:sz="0" w:space="0" w:color="auto"/>
      </w:divBdr>
    </w:div>
    <w:div w:id="259993518">
      <w:bodyDiv w:val="1"/>
      <w:marLeft w:val="0"/>
      <w:marRight w:val="0"/>
      <w:marTop w:val="0"/>
      <w:marBottom w:val="0"/>
      <w:divBdr>
        <w:top w:val="none" w:sz="0" w:space="0" w:color="auto"/>
        <w:left w:val="none" w:sz="0" w:space="0" w:color="auto"/>
        <w:bottom w:val="none" w:sz="0" w:space="0" w:color="auto"/>
        <w:right w:val="none" w:sz="0" w:space="0" w:color="auto"/>
      </w:divBdr>
    </w:div>
    <w:div w:id="260917876">
      <w:bodyDiv w:val="1"/>
      <w:marLeft w:val="0"/>
      <w:marRight w:val="0"/>
      <w:marTop w:val="0"/>
      <w:marBottom w:val="0"/>
      <w:divBdr>
        <w:top w:val="none" w:sz="0" w:space="0" w:color="auto"/>
        <w:left w:val="none" w:sz="0" w:space="0" w:color="auto"/>
        <w:bottom w:val="none" w:sz="0" w:space="0" w:color="auto"/>
        <w:right w:val="none" w:sz="0" w:space="0" w:color="auto"/>
      </w:divBdr>
    </w:div>
    <w:div w:id="261424137">
      <w:bodyDiv w:val="1"/>
      <w:marLeft w:val="0"/>
      <w:marRight w:val="0"/>
      <w:marTop w:val="0"/>
      <w:marBottom w:val="0"/>
      <w:divBdr>
        <w:top w:val="none" w:sz="0" w:space="0" w:color="auto"/>
        <w:left w:val="none" w:sz="0" w:space="0" w:color="auto"/>
        <w:bottom w:val="none" w:sz="0" w:space="0" w:color="auto"/>
        <w:right w:val="none" w:sz="0" w:space="0" w:color="auto"/>
      </w:divBdr>
    </w:div>
    <w:div w:id="261646448">
      <w:bodyDiv w:val="1"/>
      <w:marLeft w:val="0"/>
      <w:marRight w:val="0"/>
      <w:marTop w:val="0"/>
      <w:marBottom w:val="0"/>
      <w:divBdr>
        <w:top w:val="none" w:sz="0" w:space="0" w:color="auto"/>
        <w:left w:val="none" w:sz="0" w:space="0" w:color="auto"/>
        <w:bottom w:val="none" w:sz="0" w:space="0" w:color="auto"/>
        <w:right w:val="none" w:sz="0" w:space="0" w:color="auto"/>
      </w:divBdr>
    </w:div>
    <w:div w:id="264196890">
      <w:bodyDiv w:val="1"/>
      <w:marLeft w:val="0"/>
      <w:marRight w:val="0"/>
      <w:marTop w:val="0"/>
      <w:marBottom w:val="0"/>
      <w:divBdr>
        <w:top w:val="none" w:sz="0" w:space="0" w:color="auto"/>
        <w:left w:val="none" w:sz="0" w:space="0" w:color="auto"/>
        <w:bottom w:val="none" w:sz="0" w:space="0" w:color="auto"/>
        <w:right w:val="none" w:sz="0" w:space="0" w:color="auto"/>
      </w:divBdr>
    </w:div>
    <w:div w:id="264577382">
      <w:bodyDiv w:val="1"/>
      <w:marLeft w:val="0"/>
      <w:marRight w:val="0"/>
      <w:marTop w:val="0"/>
      <w:marBottom w:val="0"/>
      <w:divBdr>
        <w:top w:val="none" w:sz="0" w:space="0" w:color="auto"/>
        <w:left w:val="none" w:sz="0" w:space="0" w:color="auto"/>
        <w:bottom w:val="none" w:sz="0" w:space="0" w:color="auto"/>
        <w:right w:val="none" w:sz="0" w:space="0" w:color="auto"/>
      </w:divBdr>
    </w:div>
    <w:div w:id="264771088">
      <w:bodyDiv w:val="1"/>
      <w:marLeft w:val="0"/>
      <w:marRight w:val="0"/>
      <w:marTop w:val="0"/>
      <w:marBottom w:val="0"/>
      <w:divBdr>
        <w:top w:val="none" w:sz="0" w:space="0" w:color="auto"/>
        <w:left w:val="none" w:sz="0" w:space="0" w:color="auto"/>
        <w:bottom w:val="none" w:sz="0" w:space="0" w:color="auto"/>
        <w:right w:val="none" w:sz="0" w:space="0" w:color="auto"/>
      </w:divBdr>
    </w:div>
    <w:div w:id="265424282">
      <w:bodyDiv w:val="1"/>
      <w:marLeft w:val="0"/>
      <w:marRight w:val="0"/>
      <w:marTop w:val="0"/>
      <w:marBottom w:val="0"/>
      <w:divBdr>
        <w:top w:val="none" w:sz="0" w:space="0" w:color="auto"/>
        <w:left w:val="none" w:sz="0" w:space="0" w:color="auto"/>
        <w:bottom w:val="none" w:sz="0" w:space="0" w:color="auto"/>
        <w:right w:val="none" w:sz="0" w:space="0" w:color="auto"/>
      </w:divBdr>
    </w:div>
    <w:div w:id="266620141">
      <w:bodyDiv w:val="1"/>
      <w:marLeft w:val="0"/>
      <w:marRight w:val="0"/>
      <w:marTop w:val="0"/>
      <w:marBottom w:val="0"/>
      <w:divBdr>
        <w:top w:val="none" w:sz="0" w:space="0" w:color="auto"/>
        <w:left w:val="none" w:sz="0" w:space="0" w:color="auto"/>
        <w:bottom w:val="none" w:sz="0" w:space="0" w:color="auto"/>
        <w:right w:val="none" w:sz="0" w:space="0" w:color="auto"/>
      </w:divBdr>
    </w:div>
    <w:div w:id="266936655">
      <w:bodyDiv w:val="1"/>
      <w:marLeft w:val="0"/>
      <w:marRight w:val="0"/>
      <w:marTop w:val="0"/>
      <w:marBottom w:val="0"/>
      <w:divBdr>
        <w:top w:val="none" w:sz="0" w:space="0" w:color="auto"/>
        <w:left w:val="none" w:sz="0" w:space="0" w:color="auto"/>
        <w:bottom w:val="none" w:sz="0" w:space="0" w:color="auto"/>
        <w:right w:val="none" w:sz="0" w:space="0" w:color="auto"/>
      </w:divBdr>
    </w:div>
    <w:div w:id="267084676">
      <w:bodyDiv w:val="1"/>
      <w:marLeft w:val="0"/>
      <w:marRight w:val="0"/>
      <w:marTop w:val="0"/>
      <w:marBottom w:val="0"/>
      <w:divBdr>
        <w:top w:val="none" w:sz="0" w:space="0" w:color="auto"/>
        <w:left w:val="none" w:sz="0" w:space="0" w:color="auto"/>
        <w:bottom w:val="none" w:sz="0" w:space="0" w:color="auto"/>
        <w:right w:val="none" w:sz="0" w:space="0" w:color="auto"/>
      </w:divBdr>
    </w:div>
    <w:div w:id="267585317">
      <w:bodyDiv w:val="1"/>
      <w:marLeft w:val="0"/>
      <w:marRight w:val="0"/>
      <w:marTop w:val="0"/>
      <w:marBottom w:val="0"/>
      <w:divBdr>
        <w:top w:val="none" w:sz="0" w:space="0" w:color="auto"/>
        <w:left w:val="none" w:sz="0" w:space="0" w:color="auto"/>
        <w:bottom w:val="none" w:sz="0" w:space="0" w:color="auto"/>
        <w:right w:val="none" w:sz="0" w:space="0" w:color="auto"/>
      </w:divBdr>
    </w:div>
    <w:div w:id="267859835">
      <w:bodyDiv w:val="1"/>
      <w:marLeft w:val="0"/>
      <w:marRight w:val="0"/>
      <w:marTop w:val="0"/>
      <w:marBottom w:val="0"/>
      <w:divBdr>
        <w:top w:val="none" w:sz="0" w:space="0" w:color="auto"/>
        <w:left w:val="none" w:sz="0" w:space="0" w:color="auto"/>
        <w:bottom w:val="none" w:sz="0" w:space="0" w:color="auto"/>
        <w:right w:val="none" w:sz="0" w:space="0" w:color="auto"/>
      </w:divBdr>
    </w:div>
    <w:div w:id="268122305">
      <w:bodyDiv w:val="1"/>
      <w:marLeft w:val="0"/>
      <w:marRight w:val="0"/>
      <w:marTop w:val="0"/>
      <w:marBottom w:val="0"/>
      <w:divBdr>
        <w:top w:val="none" w:sz="0" w:space="0" w:color="auto"/>
        <w:left w:val="none" w:sz="0" w:space="0" w:color="auto"/>
        <w:bottom w:val="none" w:sz="0" w:space="0" w:color="auto"/>
        <w:right w:val="none" w:sz="0" w:space="0" w:color="auto"/>
      </w:divBdr>
    </w:div>
    <w:div w:id="268128409">
      <w:bodyDiv w:val="1"/>
      <w:marLeft w:val="0"/>
      <w:marRight w:val="0"/>
      <w:marTop w:val="0"/>
      <w:marBottom w:val="0"/>
      <w:divBdr>
        <w:top w:val="none" w:sz="0" w:space="0" w:color="auto"/>
        <w:left w:val="none" w:sz="0" w:space="0" w:color="auto"/>
        <w:bottom w:val="none" w:sz="0" w:space="0" w:color="auto"/>
        <w:right w:val="none" w:sz="0" w:space="0" w:color="auto"/>
      </w:divBdr>
    </w:div>
    <w:div w:id="268703215">
      <w:bodyDiv w:val="1"/>
      <w:marLeft w:val="0"/>
      <w:marRight w:val="0"/>
      <w:marTop w:val="0"/>
      <w:marBottom w:val="0"/>
      <w:divBdr>
        <w:top w:val="none" w:sz="0" w:space="0" w:color="auto"/>
        <w:left w:val="none" w:sz="0" w:space="0" w:color="auto"/>
        <w:bottom w:val="none" w:sz="0" w:space="0" w:color="auto"/>
        <w:right w:val="none" w:sz="0" w:space="0" w:color="auto"/>
      </w:divBdr>
    </w:div>
    <w:div w:id="269632186">
      <w:bodyDiv w:val="1"/>
      <w:marLeft w:val="0"/>
      <w:marRight w:val="0"/>
      <w:marTop w:val="0"/>
      <w:marBottom w:val="0"/>
      <w:divBdr>
        <w:top w:val="none" w:sz="0" w:space="0" w:color="auto"/>
        <w:left w:val="none" w:sz="0" w:space="0" w:color="auto"/>
        <w:bottom w:val="none" w:sz="0" w:space="0" w:color="auto"/>
        <w:right w:val="none" w:sz="0" w:space="0" w:color="auto"/>
      </w:divBdr>
    </w:div>
    <w:div w:id="270358675">
      <w:bodyDiv w:val="1"/>
      <w:marLeft w:val="0"/>
      <w:marRight w:val="0"/>
      <w:marTop w:val="0"/>
      <w:marBottom w:val="0"/>
      <w:divBdr>
        <w:top w:val="none" w:sz="0" w:space="0" w:color="auto"/>
        <w:left w:val="none" w:sz="0" w:space="0" w:color="auto"/>
        <w:bottom w:val="none" w:sz="0" w:space="0" w:color="auto"/>
        <w:right w:val="none" w:sz="0" w:space="0" w:color="auto"/>
      </w:divBdr>
    </w:div>
    <w:div w:id="270552789">
      <w:bodyDiv w:val="1"/>
      <w:marLeft w:val="0"/>
      <w:marRight w:val="0"/>
      <w:marTop w:val="0"/>
      <w:marBottom w:val="0"/>
      <w:divBdr>
        <w:top w:val="none" w:sz="0" w:space="0" w:color="auto"/>
        <w:left w:val="none" w:sz="0" w:space="0" w:color="auto"/>
        <w:bottom w:val="none" w:sz="0" w:space="0" w:color="auto"/>
        <w:right w:val="none" w:sz="0" w:space="0" w:color="auto"/>
      </w:divBdr>
    </w:div>
    <w:div w:id="270557013">
      <w:bodyDiv w:val="1"/>
      <w:marLeft w:val="0"/>
      <w:marRight w:val="0"/>
      <w:marTop w:val="0"/>
      <w:marBottom w:val="0"/>
      <w:divBdr>
        <w:top w:val="none" w:sz="0" w:space="0" w:color="auto"/>
        <w:left w:val="none" w:sz="0" w:space="0" w:color="auto"/>
        <w:bottom w:val="none" w:sz="0" w:space="0" w:color="auto"/>
        <w:right w:val="none" w:sz="0" w:space="0" w:color="auto"/>
      </w:divBdr>
    </w:div>
    <w:div w:id="270825161">
      <w:bodyDiv w:val="1"/>
      <w:marLeft w:val="0"/>
      <w:marRight w:val="0"/>
      <w:marTop w:val="0"/>
      <w:marBottom w:val="0"/>
      <w:divBdr>
        <w:top w:val="none" w:sz="0" w:space="0" w:color="auto"/>
        <w:left w:val="none" w:sz="0" w:space="0" w:color="auto"/>
        <w:bottom w:val="none" w:sz="0" w:space="0" w:color="auto"/>
        <w:right w:val="none" w:sz="0" w:space="0" w:color="auto"/>
      </w:divBdr>
    </w:div>
    <w:div w:id="272249072">
      <w:bodyDiv w:val="1"/>
      <w:marLeft w:val="0"/>
      <w:marRight w:val="0"/>
      <w:marTop w:val="0"/>
      <w:marBottom w:val="0"/>
      <w:divBdr>
        <w:top w:val="none" w:sz="0" w:space="0" w:color="auto"/>
        <w:left w:val="none" w:sz="0" w:space="0" w:color="auto"/>
        <w:bottom w:val="none" w:sz="0" w:space="0" w:color="auto"/>
        <w:right w:val="none" w:sz="0" w:space="0" w:color="auto"/>
      </w:divBdr>
    </w:div>
    <w:div w:id="272329227">
      <w:bodyDiv w:val="1"/>
      <w:marLeft w:val="0"/>
      <w:marRight w:val="0"/>
      <w:marTop w:val="0"/>
      <w:marBottom w:val="0"/>
      <w:divBdr>
        <w:top w:val="none" w:sz="0" w:space="0" w:color="auto"/>
        <w:left w:val="none" w:sz="0" w:space="0" w:color="auto"/>
        <w:bottom w:val="none" w:sz="0" w:space="0" w:color="auto"/>
        <w:right w:val="none" w:sz="0" w:space="0" w:color="auto"/>
      </w:divBdr>
    </w:div>
    <w:div w:id="274217929">
      <w:bodyDiv w:val="1"/>
      <w:marLeft w:val="0"/>
      <w:marRight w:val="0"/>
      <w:marTop w:val="0"/>
      <w:marBottom w:val="0"/>
      <w:divBdr>
        <w:top w:val="none" w:sz="0" w:space="0" w:color="auto"/>
        <w:left w:val="none" w:sz="0" w:space="0" w:color="auto"/>
        <w:bottom w:val="none" w:sz="0" w:space="0" w:color="auto"/>
        <w:right w:val="none" w:sz="0" w:space="0" w:color="auto"/>
      </w:divBdr>
    </w:div>
    <w:div w:id="274480926">
      <w:bodyDiv w:val="1"/>
      <w:marLeft w:val="0"/>
      <w:marRight w:val="0"/>
      <w:marTop w:val="0"/>
      <w:marBottom w:val="0"/>
      <w:divBdr>
        <w:top w:val="none" w:sz="0" w:space="0" w:color="auto"/>
        <w:left w:val="none" w:sz="0" w:space="0" w:color="auto"/>
        <w:bottom w:val="none" w:sz="0" w:space="0" w:color="auto"/>
        <w:right w:val="none" w:sz="0" w:space="0" w:color="auto"/>
      </w:divBdr>
    </w:div>
    <w:div w:id="275405680">
      <w:bodyDiv w:val="1"/>
      <w:marLeft w:val="0"/>
      <w:marRight w:val="0"/>
      <w:marTop w:val="0"/>
      <w:marBottom w:val="0"/>
      <w:divBdr>
        <w:top w:val="none" w:sz="0" w:space="0" w:color="auto"/>
        <w:left w:val="none" w:sz="0" w:space="0" w:color="auto"/>
        <w:bottom w:val="none" w:sz="0" w:space="0" w:color="auto"/>
        <w:right w:val="none" w:sz="0" w:space="0" w:color="auto"/>
      </w:divBdr>
    </w:div>
    <w:div w:id="275525855">
      <w:bodyDiv w:val="1"/>
      <w:marLeft w:val="0"/>
      <w:marRight w:val="0"/>
      <w:marTop w:val="0"/>
      <w:marBottom w:val="0"/>
      <w:divBdr>
        <w:top w:val="none" w:sz="0" w:space="0" w:color="auto"/>
        <w:left w:val="none" w:sz="0" w:space="0" w:color="auto"/>
        <w:bottom w:val="none" w:sz="0" w:space="0" w:color="auto"/>
        <w:right w:val="none" w:sz="0" w:space="0" w:color="auto"/>
      </w:divBdr>
    </w:div>
    <w:div w:id="277108330">
      <w:bodyDiv w:val="1"/>
      <w:marLeft w:val="0"/>
      <w:marRight w:val="0"/>
      <w:marTop w:val="0"/>
      <w:marBottom w:val="0"/>
      <w:divBdr>
        <w:top w:val="none" w:sz="0" w:space="0" w:color="auto"/>
        <w:left w:val="none" w:sz="0" w:space="0" w:color="auto"/>
        <w:bottom w:val="none" w:sz="0" w:space="0" w:color="auto"/>
        <w:right w:val="none" w:sz="0" w:space="0" w:color="auto"/>
      </w:divBdr>
    </w:div>
    <w:div w:id="279848762">
      <w:bodyDiv w:val="1"/>
      <w:marLeft w:val="0"/>
      <w:marRight w:val="0"/>
      <w:marTop w:val="0"/>
      <w:marBottom w:val="0"/>
      <w:divBdr>
        <w:top w:val="none" w:sz="0" w:space="0" w:color="auto"/>
        <w:left w:val="none" w:sz="0" w:space="0" w:color="auto"/>
        <w:bottom w:val="none" w:sz="0" w:space="0" w:color="auto"/>
        <w:right w:val="none" w:sz="0" w:space="0" w:color="auto"/>
      </w:divBdr>
    </w:div>
    <w:div w:id="284435281">
      <w:bodyDiv w:val="1"/>
      <w:marLeft w:val="0"/>
      <w:marRight w:val="0"/>
      <w:marTop w:val="0"/>
      <w:marBottom w:val="0"/>
      <w:divBdr>
        <w:top w:val="none" w:sz="0" w:space="0" w:color="auto"/>
        <w:left w:val="none" w:sz="0" w:space="0" w:color="auto"/>
        <w:bottom w:val="none" w:sz="0" w:space="0" w:color="auto"/>
        <w:right w:val="none" w:sz="0" w:space="0" w:color="auto"/>
      </w:divBdr>
    </w:div>
    <w:div w:id="284507434">
      <w:bodyDiv w:val="1"/>
      <w:marLeft w:val="0"/>
      <w:marRight w:val="0"/>
      <w:marTop w:val="0"/>
      <w:marBottom w:val="0"/>
      <w:divBdr>
        <w:top w:val="none" w:sz="0" w:space="0" w:color="auto"/>
        <w:left w:val="none" w:sz="0" w:space="0" w:color="auto"/>
        <w:bottom w:val="none" w:sz="0" w:space="0" w:color="auto"/>
        <w:right w:val="none" w:sz="0" w:space="0" w:color="auto"/>
      </w:divBdr>
    </w:div>
    <w:div w:id="284889566">
      <w:bodyDiv w:val="1"/>
      <w:marLeft w:val="0"/>
      <w:marRight w:val="0"/>
      <w:marTop w:val="0"/>
      <w:marBottom w:val="0"/>
      <w:divBdr>
        <w:top w:val="none" w:sz="0" w:space="0" w:color="auto"/>
        <w:left w:val="none" w:sz="0" w:space="0" w:color="auto"/>
        <w:bottom w:val="none" w:sz="0" w:space="0" w:color="auto"/>
        <w:right w:val="none" w:sz="0" w:space="0" w:color="auto"/>
      </w:divBdr>
    </w:div>
    <w:div w:id="286547719">
      <w:bodyDiv w:val="1"/>
      <w:marLeft w:val="0"/>
      <w:marRight w:val="0"/>
      <w:marTop w:val="0"/>
      <w:marBottom w:val="0"/>
      <w:divBdr>
        <w:top w:val="none" w:sz="0" w:space="0" w:color="auto"/>
        <w:left w:val="none" w:sz="0" w:space="0" w:color="auto"/>
        <w:bottom w:val="none" w:sz="0" w:space="0" w:color="auto"/>
        <w:right w:val="none" w:sz="0" w:space="0" w:color="auto"/>
      </w:divBdr>
    </w:div>
    <w:div w:id="287662273">
      <w:bodyDiv w:val="1"/>
      <w:marLeft w:val="0"/>
      <w:marRight w:val="0"/>
      <w:marTop w:val="0"/>
      <w:marBottom w:val="0"/>
      <w:divBdr>
        <w:top w:val="none" w:sz="0" w:space="0" w:color="auto"/>
        <w:left w:val="none" w:sz="0" w:space="0" w:color="auto"/>
        <w:bottom w:val="none" w:sz="0" w:space="0" w:color="auto"/>
        <w:right w:val="none" w:sz="0" w:space="0" w:color="auto"/>
      </w:divBdr>
    </w:div>
    <w:div w:id="288052817">
      <w:bodyDiv w:val="1"/>
      <w:marLeft w:val="0"/>
      <w:marRight w:val="0"/>
      <w:marTop w:val="0"/>
      <w:marBottom w:val="0"/>
      <w:divBdr>
        <w:top w:val="none" w:sz="0" w:space="0" w:color="auto"/>
        <w:left w:val="none" w:sz="0" w:space="0" w:color="auto"/>
        <w:bottom w:val="none" w:sz="0" w:space="0" w:color="auto"/>
        <w:right w:val="none" w:sz="0" w:space="0" w:color="auto"/>
      </w:divBdr>
    </w:div>
    <w:div w:id="288973621">
      <w:bodyDiv w:val="1"/>
      <w:marLeft w:val="0"/>
      <w:marRight w:val="0"/>
      <w:marTop w:val="0"/>
      <w:marBottom w:val="0"/>
      <w:divBdr>
        <w:top w:val="none" w:sz="0" w:space="0" w:color="auto"/>
        <w:left w:val="none" w:sz="0" w:space="0" w:color="auto"/>
        <w:bottom w:val="none" w:sz="0" w:space="0" w:color="auto"/>
        <w:right w:val="none" w:sz="0" w:space="0" w:color="auto"/>
      </w:divBdr>
    </w:div>
    <w:div w:id="289286108">
      <w:bodyDiv w:val="1"/>
      <w:marLeft w:val="0"/>
      <w:marRight w:val="0"/>
      <w:marTop w:val="0"/>
      <w:marBottom w:val="0"/>
      <w:divBdr>
        <w:top w:val="none" w:sz="0" w:space="0" w:color="auto"/>
        <w:left w:val="none" w:sz="0" w:space="0" w:color="auto"/>
        <w:bottom w:val="none" w:sz="0" w:space="0" w:color="auto"/>
        <w:right w:val="none" w:sz="0" w:space="0" w:color="auto"/>
      </w:divBdr>
    </w:div>
    <w:div w:id="289630172">
      <w:bodyDiv w:val="1"/>
      <w:marLeft w:val="0"/>
      <w:marRight w:val="0"/>
      <w:marTop w:val="0"/>
      <w:marBottom w:val="0"/>
      <w:divBdr>
        <w:top w:val="none" w:sz="0" w:space="0" w:color="auto"/>
        <w:left w:val="none" w:sz="0" w:space="0" w:color="auto"/>
        <w:bottom w:val="none" w:sz="0" w:space="0" w:color="auto"/>
        <w:right w:val="none" w:sz="0" w:space="0" w:color="auto"/>
      </w:divBdr>
    </w:div>
    <w:div w:id="289824194">
      <w:bodyDiv w:val="1"/>
      <w:marLeft w:val="0"/>
      <w:marRight w:val="0"/>
      <w:marTop w:val="0"/>
      <w:marBottom w:val="0"/>
      <w:divBdr>
        <w:top w:val="none" w:sz="0" w:space="0" w:color="auto"/>
        <w:left w:val="none" w:sz="0" w:space="0" w:color="auto"/>
        <w:bottom w:val="none" w:sz="0" w:space="0" w:color="auto"/>
        <w:right w:val="none" w:sz="0" w:space="0" w:color="auto"/>
      </w:divBdr>
    </w:div>
    <w:div w:id="289942344">
      <w:bodyDiv w:val="1"/>
      <w:marLeft w:val="0"/>
      <w:marRight w:val="0"/>
      <w:marTop w:val="0"/>
      <w:marBottom w:val="0"/>
      <w:divBdr>
        <w:top w:val="none" w:sz="0" w:space="0" w:color="auto"/>
        <w:left w:val="none" w:sz="0" w:space="0" w:color="auto"/>
        <w:bottom w:val="none" w:sz="0" w:space="0" w:color="auto"/>
        <w:right w:val="none" w:sz="0" w:space="0" w:color="auto"/>
      </w:divBdr>
    </w:div>
    <w:div w:id="290747953">
      <w:bodyDiv w:val="1"/>
      <w:marLeft w:val="0"/>
      <w:marRight w:val="0"/>
      <w:marTop w:val="0"/>
      <w:marBottom w:val="0"/>
      <w:divBdr>
        <w:top w:val="none" w:sz="0" w:space="0" w:color="auto"/>
        <w:left w:val="none" w:sz="0" w:space="0" w:color="auto"/>
        <w:bottom w:val="none" w:sz="0" w:space="0" w:color="auto"/>
        <w:right w:val="none" w:sz="0" w:space="0" w:color="auto"/>
      </w:divBdr>
    </w:div>
    <w:div w:id="293945527">
      <w:bodyDiv w:val="1"/>
      <w:marLeft w:val="0"/>
      <w:marRight w:val="0"/>
      <w:marTop w:val="0"/>
      <w:marBottom w:val="0"/>
      <w:divBdr>
        <w:top w:val="none" w:sz="0" w:space="0" w:color="auto"/>
        <w:left w:val="none" w:sz="0" w:space="0" w:color="auto"/>
        <w:bottom w:val="none" w:sz="0" w:space="0" w:color="auto"/>
        <w:right w:val="none" w:sz="0" w:space="0" w:color="auto"/>
      </w:divBdr>
    </w:div>
    <w:div w:id="295570461">
      <w:bodyDiv w:val="1"/>
      <w:marLeft w:val="0"/>
      <w:marRight w:val="0"/>
      <w:marTop w:val="0"/>
      <w:marBottom w:val="0"/>
      <w:divBdr>
        <w:top w:val="none" w:sz="0" w:space="0" w:color="auto"/>
        <w:left w:val="none" w:sz="0" w:space="0" w:color="auto"/>
        <w:bottom w:val="none" w:sz="0" w:space="0" w:color="auto"/>
        <w:right w:val="none" w:sz="0" w:space="0" w:color="auto"/>
      </w:divBdr>
    </w:div>
    <w:div w:id="296229589">
      <w:bodyDiv w:val="1"/>
      <w:marLeft w:val="0"/>
      <w:marRight w:val="0"/>
      <w:marTop w:val="0"/>
      <w:marBottom w:val="0"/>
      <w:divBdr>
        <w:top w:val="none" w:sz="0" w:space="0" w:color="auto"/>
        <w:left w:val="none" w:sz="0" w:space="0" w:color="auto"/>
        <w:bottom w:val="none" w:sz="0" w:space="0" w:color="auto"/>
        <w:right w:val="none" w:sz="0" w:space="0" w:color="auto"/>
      </w:divBdr>
    </w:div>
    <w:div w:id="296879465">
      <w:bodyDiv w:val="1"/>
      <w:marLeft w:val="0"/>
      <w:marRight w:val="0"/>
      <w:marTop w:val="0"/>
      <w:marBottom w:val="0"/>
      <w:divBdr>
        <w:top w:val="none" w:sz="0" w:space="0" w:color="auto"/>
        <w:left w:val="none" w:sz="0" w:space="0" w:color="auto"/>
        <w:bottom w:val="none" w:sz="0" w:space="0" w:color="auto"/>
        <w:right w:val="none" w:sz="0" w:space="0" w:color="auto"/>
      </w:divBdr>
    </w:div>
    <w:div w:id="300891668">
      <w:bodyDiv w:val="1"/>
      <w:marLeft w:val="0"/>
      <w:marRight w:val="0"/>
      <w:marTop w:val="0"/>
      <w:marBottom w:val="0"/>
      <w:divBdr>
        <w:top w:val="none" w:sz="0" w:space="0" w:color="auto"/>
        <w:left w:val="none" w:sz="0" w:space="0" w:color="auto"/>
        <w:bottom w:val="none" w:sz="0" w:space="0" w:color="auto"/>
        <w:right w:val="none" w:sz="0" w:space="0" w:color="auto"/>
      </w:divBdr>
    </w:div>
    <w:div w:id="301347594">
      <w:bodyDiv w:val="1"/>
      <w:marLeft w:val="0"/>
      <w:marRight w:val="0"/>
      <w:marTop w:val="0"/>
      <w:marBottom w:val="0"/>
      <w:divBdr>
        <w:top w:val="none" w:sz="0" w:space="0" w:color="auto"/>
        <w:left w:val="none" w:sz="0" w:space="0" w:color="auto"/>
        <w:bottom w:val="none" w:sz="0" w:space="0" w:color="auto"/>
        <w:right w:val="none" w:sz="0" w:space="0" w:color="auto"/>
      </w:divBdr>
    </w:div>
    <w:div w:id="301618189">
      <w:bodyDiv w:val="1"/>
      <w:marLeft w:val="0"/>
      <w:marRight w:val="0"/>
      <w:marTop w:val="0"/>
      <w:marBottom w:val="0"/>
      <w:divBdr>
        <w:top w:val="none" w:sz="0" w:space="0" w:color="auto"/>
        <w:left w:val="none" w:sz="0" w:space="0" w:color="auto"/>
        <w:bottom w:val="none" w:sz="0" w:space="0" w:color="auto"/>
        <w:right w:val="none" w:sz="0" w:space="0" w:color="auto"/>
      </w:divBdr>
    </w:div>
    <w:div w:id="302003121">
      <w:bodyDiv w:val="1"/>
      <w:marLeft w:val="0"/>
      <w:marRight w:val="0"/>
      <w:marTop w:val="0"/>
      <w:marBottom w:val="0"/>
      <w:divBdr>
        <w:top w:val="none" w:sz="0" w:space="0" w:color="auto"/>
        <w:left w:val="none" w:sz="0" w:space="0" w:color="auto"/>
        <w:bottom w:val="none" w:sz="0" w:space="0" w:color="auto"/>
        <w:right w:val="none" w:sz="0" w:space="0" w:color="auto"/>
      </w:divBdr>
    </w:div>
    <w:div w:id="305671227">
      <w:bodyDiv w:val="1"/>
      <w:marLeft w:val="0"/>
      <w:marRight w:val="0"/>
      <w:marTop w:val="0"/>
      <w:marBottom w:val="0"/>
      <w:divBdr>
        <w:top w:val="none" w:sz="0" w:space="0" w:color="auto"/>
        <w:left w:val="none" w:sz="0" w:space="0" w:color="auto"/>
        <w:bottom w:val="none" w:sz="0" w:space="0" w:color="auto"/>
        <w:right w:val="none" w:sz="0" w:space="0" w:color="auto"/>
      </w:divBdr>
    </w:div>
    <w:div w:id="305935280">
      <w:bodyDiv w:val="1"/>
      <w:marLeft w:val="0"/>
      <w:marRight w:val="0"/>
      <w:marTop w:val="0"/>
      <w:marBottom w:val="0"/>
      <w:divBdr>
        <w:top w:val="none" w:sz="0" w:space="0" w:color="auto"/>
        <w:left w:val="none" w:sz="0" w:space="0" w:color="auto"/>
        <w:bottom w:val="none" w:sz="0" w:space="0" w:color="auto"/>
        <w:right w:val="none" w:sz="0" w:space="0" w:color="auto"/>
      </w:divBdr>
    </w:div>
    <w:div w:id="306252717">
      <w:bodyDiv w:val="1"/>
      <w:marLeft w:val="0"/>
      <w:marRight w:val="0"/>
      <w:marTop w:val="0"/>
      <w:marBottom w:val="0"/>
      <w:divBdr>
        <w:top w:val="none" w:sz="0" w:space="0" w:color="auto"/>
        <w:left w:val="none" w:sz="0" w:space="0" w:color="auto"/>
        <w:bottom w:val="none" w:sz="0" w:space="0" w:color="auto"/>
        <w:right w:val="none" w:sz="0" w:space="0" w:color="auto"/>
      </w:divBdr>
    </w:div>
    <w:div w:id="306979527">
      <w:bodyDiv w:val="1"/>
      <w:marLeft w:val="0"/>
      <w:marRight w:val="0"/>
      <w:marTop w:val="0"/>
      <w:marBottom w:val="0"/>
      <w:divBdr>
        <w:top w:val="none" w:sz="0" w:space="0" w:color="auto"/>
        <w:left w:val="none" w:sz="0" w:space="0" w:color="auto"/>
        <w:bottom w:val="none" w:sz="0" w:space="0" w:color="auto"/>
        <w:right w:val="none" w:sz="0" w:space="0" w:color="auto"/>
      </w:divBdr>
    </w:div>
    <w:div w:id="307101946">
      <w:bodyDiv w:val="1"/>
      <w:marLeft w:val="0"/>
      <w:marRight w:val="0"/>
      <w:marTop w:val="0"/>
      <w:marBottom w:val="0"/>
      <w:divBdr>
        <w:top w:val="none" w:sz="0" w:space="0" w:color="auto"/>
        <w:left w:val="none" w:sz="0" w:space="0" w:color="auto"/>
        <w:bottom w:val="none" w:sz="0" w:space="0" w:color="auto"/>
        <w:right w:val="none" w:sz="0" w:space="0" w:color="auto"/>
      </w:divBdr>
    </w:div>
    <w:div w:id="307826547">
      <w:bodyDiv w:val="1"/>
      <w:marLeft w:val="0"/>
      <w:marRight w:val="0"/>
      <w:marTop w:val="0"/>
      <w:marBottom w:val="0"/>
      <w:divBdr>
        <w:top w:val="none" w:sz="0" w:space="0" w:color="auto"/>
        <w:left w:val="none" w:sz="0" w:space="0" w:color="auto"/>
        <w:bottom w:val="none" w:sz="0" w:space="0" w:color="auto"/>
        <w:right w:val="none" w:sz="0" w:space="0" w:color="auto"/>
      </w:divBdr>
    </w:div>
    <w:div w:id="307832250">
      <w:bodyDiv w:val="1"/>
      <w:marLeft w:val="0"/>
      <w:marRight w:val="0"/>
      <w:marTop w:val="0"/>
      <w:marBottom w:val="0"/>
      <w:divBdr>
        <w:top w:val="none" w:sz="0" w:space="0" w:color="auto"/>
        <w:left w:val="none" w:sz="0" w:space="0" w:color="auto"/>
        <w:bottom w:val="none" w:sz="0" w:space="0" w:color="auto"/>
        <w:right w:val="none" w:sz="0" w:space="0" w:color="auto"/>
      </w:divBdr>
    </w:div>
    <w:div w:id="308364215">
      <w:bodyDiv w:val="1"/>
      <w:marLeft w:val="0"/>
      <w:marRight w:val="0"/>
      <w:marTop w:val="0"/>
      <w:marBottom w:val="0"/>
      <w:divBdr>
        <w:top w:val="none" w:sz="0" w:space="0" w:color="auto"/>
        <w:left w:val="none" w:sz="0" w:space="0" w:color="auto"/>
        <w:bottom w:val="none" w:sz="0" w:space="0" w:color="auto"/>
        <w:right w:val="none" w:sz="0" w:space="0" w:color="auto"/>
      </w:divBdr>
    </w:div>
    <w:div w:id="308941829">
      <w:bodyDiv w:val="1"/>
      <w:marLeft w:val="0"/>
      <w:marRight w:val="0"/>
      <w:marTop w:val="0"/>
      <w:marBottom w:val="0"/>
      <w:divBdr>
        <w:top w:val="none" w:sz="0" w:space="0" w:color="auto"/>
        <w:left w:val="none" w:sz="0" w:space="0" w:color="auto"/>
        <w:bottom w:val="none" w:sz="0" w:space="0" w:color="auto"/>
        <w:right w:val="none" w:sz="0" w:space="0" w:color="auto"/>
      </w:divBdr>
    </w:div>
    <w:div w:id="309940785">
      <w:bodyDiv w:val="1"/>
      <w:marLeft w:val="0"/>
      <w:marRight w:val="0"/>
      <w:marTop w:val="0"/>
      <w:marBottom w:val="0"/>
      <w:divBdr>
        <w:top w:val="none" w:sz="0" w:space="0" w:color="auto"/>
        <w:left w:val="none" w:sz="0" w:space="0" w:color="auto"/>
        <w:bottom w:val="none" w:sz="0" w:space="0" w:color="auto"/>
        <w:right w:val="none" w:sz="0" w:space="0" w:color="auto"/>
      </w:divBdr>
    </w:div>
    <w:div w:id="310137062">
      <w:bodyDiv w:val="1"/>
      <w:marLeft w:val="0"/>
      <w:marRight w:val="0"/>
      <w:marTop w:val="0"/>
      <w:marBottom w:val="0"/>
      <w:divBdr>
        <w:top w:val="none" w:sz="0" w:space="0" w:color="auto"/>
        <w:left w:val="none" w:sz="0" w:space="0" w:color="auto"/>
        <w:bottom w:val="none" w:sz="0" w:space="0" w:color="auto"/>
        <w:right w:val="none" w:sz="0" w:space="0" w:color="auto"/>
      </w:divBdr>
    </w:div>
    <w:div w:id="311107204">
      <w:bodyDiv w:val="1"/>
      <w:marLeft w:val="0"/>
      <w:marRight w:val="0"/>
      <w:marTop w:val="0"/>
      <w:marBottom w:val="0"/>
      <w:divBdr>
        <w:top w:val="none" w:sz="0" w:space="0" w:color="auto"/>
        <w:left w:val="none" w:sz="0" w:space="0" w:color="auto"/>
        <w:bottom w:val="none" w:sz="0" w:space="0" w:color="auto"/>
        <w:right w:val="none" w:sz="0" w:space="0" w:color="auto"/>
      </w:divBdr>
    </w:div>
    <w:div w:id="311759409">
      <w:bodyDiv w:val="1"/>
      <w:marLeft w:val="0"/>
      <w:marRight w:val="0"/>
      <w:marTop w:val="0"/>
      <w:marBottom w:val="0"/>
      <w:divBdr>
        <w:top w:val="none" w:sz="0" w:space="0" w:color="auto"/>
        <w:left w:val="none" w:sz="0" w:space="0" w:color="auto"/>
        <w:bottom w:val="none" w:sz="0" w:space="0" w:color="auto"/>
        <w:right w:val="none" w:sz="0" w:space="0" w:color="auto"/>
      </w:divBdr>
    </w:div>
    <w:div w:id="311836731">
      <w:bodyDiv w:val="1"/>
      <w:marLeft w:val="0"/>
      <w:marRight w:val="0"/>
      <w:marTop w:val="0"/>
      <w:marBottom w:val="0"/>
      <w:divBdr>
        <w:top w:val="none" w:sz="0" w:space="0" w:color="auto"/>
        <w:left w:val="none" w:sz="0" w:space="0" w:color="auto"/>
        <w:bottom w:val="none" w:sz="0" w:space="0" w:color="auto"/>
        <w:right w:val="none" w:sz="0" w:space="0" w:color="auto"/>
      </w:divBdr>
    </w:div>
    <w:div w:id="311912636">
      <w:bodyDiv w:val="1"/>
      <w:marLeft w:val="0"/>
      <w:marRight w:val="0"/>
      <w:marTop w:val="0"/>
      <w:marBottom w:val="0"/>
      <w:divBdr>
        <w:top w:val="none" w:sz="0" w:space="0" w:color="auto"/>
        <w:left w:val="none" w:sz="0" w:space="0" w:color="auto"/>
        <w:bottom w:val="none" w:sz="0" w:space="0" w:color="auto"/>
        <w:right w:val="none" w:sz="0" w:space="0" w:color="auto"/>
      </w:divBdr>
    </w:div>
    <w:div w:id="312376333">
      <w:bodyDiv w:val="1"/>
      <w:marLeft w:val="0"/>
      <w:marRight w:val="0"/>
      <w:marTop w:val="0"/>
      <w:marBottom w:val="0"/>
      <w:divBdr>
        <w:top w:val="none" w:sz="0" w:space="0" w:color="auto"/>
        <w:left w:val="none" w:sz="0" w:space="0" w:color="auto"/>
        <w:bottom w:val="none" w:sz="0" w:space="0" w:color="auto"/>
        <w:right w:val="none" w:sz="0" w:space="0" w:color="auto"/>
      </w:divBdr>
    </w:div>
    <w:div w:id="312637441">
      <w:bodyDiv w:val="1"/>
      <w:marLeft w:val="0"/>
      <w:marRight w:val="0"/>
      <w:marTop w:val="0"/>
      <w:marBottom w:val="0"/>
      <w:divBdr>
        <w:top w:val="none" w:sz="0" w:space="0" w:color="auto"/>
        <w:left w:val="none" w:sz="0" w:space="0" w:color="auto"/>
        <w:bottom w:val="none" w:sz="0" w:space="0" w:color="auto"/>
        <w:right w:val="none" w:sz="0" w:space="0" w:color="auto"/>
      </w:divBdr>
    </w:div>
    <w:div w:id="312761920">
      <w:bodyDiv w:val="1"/>
      <w:marLeft w:val="0"/>
      <w:marRight w:val="0"/>
      <w:marTop w:val="0"/>
      <w:marBottom w:val="0"/>
      <w:divBdr>
        <w:top w:val="none" w:sz="0" w:space="0" w:color="auto"/>
        <w:left w:val="none" w:sz="0" w:space="0" w:color="auto"/>
        <w:bottom w:val="none" w:sz="0" w:space="0" w:color="auto"/>
        <w:right w:val="none" w:sz="0" w:space="0" w:color="auto"/>
      </w:divBdr>
    </w:div>
    <w:div w:id="313415646">
      <w:bodyDiv w:val="1"/>
      <w:marLeft w:val="0"/>
      <w:marRight w:val="0"/>
      <w:marTop w:val="0"/>
      <w:marBottom w:val="0"/>
      <w:divBdr>
        <w:top w:val="none" w:sz="0" w:space="0" w:color="auto"/>
        <w:left w:val="none" w:sz="0" w:space="0" w:color="auto"/>
        <w:bottom w:val="none" w:sz="0" w:space="0" w:color="auto"/>
        <w:right w:val="none" w:sz="0" w:space="0" w:color="auto"/>
      </w:divBdr>
    </w:div>
    <w:div w:id="313921714">
      <w:bodyDiv w:val="1"/>
      <w:marLeft w:val="0"/>
      <w:marRight w:val="0"/>
      <w:marTop w:val="0"/>
      <w:marBottom w:val="0"/>
      <w:divBdr>
        <w:top w:val="none" w:sz="0" w:space="0" w:color="auto"/>
        <w:left w:val="none" w:sz="0" w:space="0" w:color="auto"/>
        <w:bottom w:val="none" w:sz="0" w:space="0" w:color="auto"/>
        <w:right w:val="none" w:sz="0" w:space="0" w:color="auto"/>
      </w:divBdr>
    </w:div>
    <w:div w:id="315302740">
      <w:bodyDiv w:val="1"/>
      <w:marLeft w:val="0"/>
      <w:marRight w:val="0"/>
      <w:marTop w:val="0"/>
      <w:marBottom w:val="0"/>
      <w:divBdr>
        <w:top w:val="none" w:sz="0" w:space="0" w:color="auto"/>
        <w:left w:val="none" w:sz="0" w:space="0" w:color="auto"/>
        <w:bottom w:val="none" w:sz="0" w:space="0" w:color="auto"/>
        <w:right w:val="none" w:sz="0" w:space="0" w:color="auto"/>
      </w:divBdr>
    </w:div>
    <w:div w:id="317003310">
      <w:bodyDiv w:val="1"/>
      <w:marLeft w:val="0"/>
      <w:marRight w:val="0"/>
      <w:marTop w:val="0"/>
      <w:marBottom w:val="0"/>
      <w:divBdr>
        <w:top w:val="none" w:sz="0" w:space="0" w:color="auto"/>
        <w:left w:val="none" w:sz="0" w:space="0" w:color="auto"/>
        <w:bottom w:val="none" w:sz="0" w:space="0" w:color="auto"/>
        <w:right w:val="none" w:sz="0" w:space="0" w:color="auto"/>
      </w:divBdr>
    </w:div>
    <w:div w:id="317198112">
      <w:bodyDiv w:val="1"/>
      <w:marLeft w:val="0"/>
      <w:marRight w:val="0"/>
      <w:marTop w:val="0"/>
      <w:marBottom w:val="0"/>
      <w:divBdr>
        <w:top w:val="none" w:sz="0" w:space="0" w:color="auto"/>
        <w:left w:val="none" w:sz="0" w:space="0" w:color="auto"/>
        <w:bottom w:val="none" w:sz="0" w:space="0" w:color="auto"/>
        <w:right w:val="none" w:sz="0" w:space="0" w:color="auto"/>
      </w:divBdr>
    </w:div>
    <w:div w:id="319314550">
      <w:bodyDiv w:val="1"/>
      <w:marLeft w:val="0"/>
      <w:marRight w:val="0"/>
      <w:marTop w:val="0"/>
      <w:marBottom w:val="0"/>
      <w:divBdr>
        <w:top w:val="none" w:sz="0" w:space="0" w:color="auto"/>
        <w:left w:val="none" w:sz="0" w:space="0" w:color="auto"/>
        <w:bottom w:val="none" w:sz="0" w:space="0" w:color="auto"/>
        <w:right w:val="none" w:sz="0" w:space="0" w:color="auto"/>
      </w:divBdr>
    </w:div>
    <w:div w:id="319576288">
      <w:bodyDiv w:val="1"/>
      <w:marLeft w:val="0"/>
      <w:marRight w:val="0"/>
      <w:marTop w:val="0"/>
      <w:marBottom w:val="0"/>
      <w:divBdr>
        <w:top w:val="none" w:sz="0" w:space="0" w:color="auto"/>
        <w:left w:val="none" w:sz="0" w:space="0" w:color="auto"/>
        <w:bottom w:val="none" w:sz="0" w:space="0" w:color="auto"/>
        <w:right w:val="none" w:sz="0" w:space="0" w:color="auto"/>
      </w:divBdr>
    </w:div>
    <w:div w:id="319962081">
      <w:bodyDiv w:val="1"/>
      <w:marLeft w:val="0"/>
      <w:marRight w:val="0"/>
      <w:marTop w:val="0"/>
      <w:marBottom w:val="0"/>
      <w:divBdr>
        <w:top w:val="none" w:sz="0" w:space="0" w:color="auto"/>
        <w:left w:val="none" w:sz="0" w:space="0" w:color="auto"/>
        <w:bottom w:val="none" w:sz="0" w:space="0" w:color="auto"/>
        <w:right w:val="none" w:sz="0" w:space="0" w:color="auto"/>
      </w:divBdr>
    </w:div>
    <w:div w:id="320156405">
      <w:bodyDiv w:val="1"/>
      <w:marLeft w:val="0"/>
      <w:marRight w:val="0"/>
      <w:marTop w:val="0"/>
      <w:marBottom w:val="0"/>
      <w:divBdr>
        <w:top w:val="none" w:sz="0" w:space="0" w:color="auto"/>
        <w:left w:val="none" w:sz="0" w:space="0" w:color="auto"/>
        <w:bottom w:val="none" w:sz="0" w:space="0" w:color="auto"/>
        <w:right w:val="none" w:sz="0" w:space="0" w:color="auto"/>
      </w:divBdr>
    </w:div>
    <w:div w:id="320625904">
      <w:bodyDiv w:val="1"/>
      <w:marLeft w:val="0"/>
      <w:marRight w:val="0"/>
      <w:marTop w:val="0"/>
      <w:marBottom w:val="0"/>
      <w:divBdr>
        <w:top w:val="none" w:sz="0" w:space="0" w:color="auto"/>
        <w:left w:val="none" w:sz="0" w:space="0" w:color="auto"/>
        <w:bottom w:val="none" w:sz="0" w:space="0" w:color="auto"/>
        <w:right w:val="none" w:sz="0" w:space="0" w:color="auto"/>
      </w:divBdr>
    </w:div>
    <w:div w:id="321465797">
      <w:bodyDiv w:val="1"/>
      <w:marLeft w:val="0"/>
      <w:marRight w:val="0"/>
      <w:marTop w:val="0"/>
      <w:marBottom w:val="0"/>
      <w:divBdr>
        <w:top w:val="none" w:sz="0" w:space="0" w:color="auto"/>
        <w:left w:val="none" w:sz="0" w:space="0" w:color="auto"/>
        <w:bottom w:val="none" w:sz="0" w:space="0" w:color="auto"/>
        <w:right w:val="none" w:sz="0" w:space="0" w:color="auto"/>
      </w:divBdr>
    </w:div>
    <w:div w:id="323321053">
      <w:bodyDiv w:val="1"/>
      <w:marLeft w:val="0"/>
      <w:marRight w:val="0"/>
      <w:marTop w:val="0"/>
      <w:marBottom w:val="0"/>
      <w:divBdr>
        <w:top w:val="none" w:sz="0" w:space="0" w:color="auto"/>
        <w:left w:val="none" w:sz="0" w:space="0" w:color="auto"/>
        <w:bottom w:val="none" w:sz="0" w:space="0" w:color="auto"/>
        <w:right w:val="none" w:sz="0" w:space="0" w:color="auto"/>
      </w:divBdr>
    </w:div>
    <w:div w:id="324091588">
      <w:bodyDiv w:val="1"/>
      <w:marLeft w:val="0"/>
      <w:marRight w:val="0"/>
      <w:marTop w:val="0"/>
      <w:marBottom w:val="0"/>
      <w:divBdr>
        <w:top w:val="none" w:sz="0" w:space="0" w:color="auto"/>
        <w:left w:val="none" w:sz="0" w:space="0" w:color="auto"/>
        <w:bottom w:val="none" w:sz="0" w:space="0" w:color="auto"/>
        <w:right w:val="none" w:sz="0" w:space="0" w:color="auto"/>
      </w:divBdr>
    </w:div>
    <w:div w:id="324473247">
      <w:bodyDiv w:val="1"/>
      <w:marLeft w:val="0"/>
      <w:marRight w:val="0"/>
      <w:marTop w:val="0"/>
      <w:marBottom w:val="0"/>
      <w:divBdr>
        <w:top w:val="none" w:sz="0" w:space="0" w:color="auto"/>
        <w:left w:val="none" w:sz="0" w:space="0" w:color="auto"/>
        <w:bottom w:val="none" w:sz="0" w:space="0" w:color="auto"/>
        <w:right w:val="none" w:sz="0" w:space="0" w:color="auto"/>
      </w:divBdr>
    </w:div>
    <w:div w:id="325326306">
      <w:bodyDiv w:val="1"/>
      <w:marLeft w:val="0"/>
      <w:marRight w:val="0"/>
      <w:marTop w:val="0"/>
      <w:marBottom w:val="0"/>
      <w:divBdr>
        <w:top w:val="none" w:sz="0" w:space="0" w:color="auto"/>
        <w:left w:val="none" w:sz="0" w:space="0" w:color="auto"/>
        <w:bottom w:val="none" w:sz="0" w:space="0" w:color="auto"/>
        <w:right w:val="none" w:sz="0" w:space="0" w:color="auto"/>
      </w:divBdr>
    </w:div>
    <w:div w:id="325596718">
      <w:bodyDiv w:val="1"/>
      <w:marLeft w:val="0"/>
      <w:marRight w:val="0"/>
      <w:marTop w:val="0"/>
      <w:marBottom w:val="0"/>
      <w:divBdr>
        <w:top w:val="none" w:sz="0" w:space="0" w:color="auto"/>
        <w:left w:val="none" w:sz="0" w:space="0" w:color="auto"/>
        <w:bottom w:val="none" w:sz="0" w:space="0" w:color="auto"/>
        <w:right w:val="none" w:sz="0" w:space="0" w:color="auto"/>
      </w:divBdr>
    </w:div>
    <w:div w:id="326321936">
      <w:bodyDiv w:val="1"/>
      <w:marLeft w:val="0"/>
      <w:marRight w:val="0"/>
      <w:marTop w:val="0"/>
      <w:marBottom w:val="0"/>
      <w:divBdr>
        <w:top w:val="none" w:sz="0" w:space="0" w:color="auto"/>
        <w:left w:val="none" w:sz="0" w:space="0" w:color="auto"/>
        <w:bottom w:val="none" w:sz="0" w:space="0" w:color="auto"/>
        <w:right w:val="none" w:sz="0" w:space="0" w:color="auto"/>
      </w:divBdr>
    </w:div>
    <w:div w:id="326322060">
      <w:bodyDiv w:val="1"/>
      <w:marLeft w:val="0"/>
      <w:marRight w:val="0"/>
      <w:marTop w:val="0"/>
      <w:marBottom w:val="0"/>
      <w:divBdr>
        <w:top w:val="none" w:sz="0" w:space="0" w:color="auto"/>
        <w:left w:val="none" w:sz="0" w:space="0" w:color="auto"/>
        <w:bottom w:val="none" w:sz="0" w:space="0" w:color="auto"/>
        <w:right w:val="none" w:sz="0" w:space="0" w:color="auto"/>
      </w:divBdr>
    </w:div>
    <w:div w:id="326828716">
      <w:bodyDiv w:val="1"/>
      <w:marLeft w:val="0"/>
      <w:marRight w:val="0"/>
      <w:marTop w:val="0"/>
      <w:marBottom w:val="0"/>
      <w:divBdr>
        <w:top w:val="none" w:sz="0" w:space="0" w:color="auto"/>
        <w:left w:val="none" w:sz="0" w:space="0" w:color="auto"/>
        <w:bottom w:val="none" w:sz="0" w:space="0" w:color="auto"/>
        <w:right w:val="none" w:sz="0" w:space="0" w:color="auto"/>
      </w:divBdr>
    </w:div>
    <w:div w:id="327055418">
      <w:bodyDiv w:val="1"/>
      <w:marLeft w:val="0"/>
      <w:marRight w:val="0"/>
      <w:marTop w:val="0"/>
      <w:marBottom w:val="0"/>
      <w:divBdr>
        <w:top w:val="none" w:sz="0" w:space="0" w:color="auto"/>
        <w:left w:val="none" w:sz="0" w:space="0" w:color="auto"/>
        <w:bottom w:val="none" w:sz="0" w:space="0" w:color="auto"/>
        <w:right w:val="none" w:sz="0" w:space="0" w:color="auto"/>
      </w:divBdr>
    </w:div>
    <w:div w:id="327095283">
      <w:bodyDiv w:val="1"/>
      <w:marLeft w:val="0"/>
      <w:marRight w:val="0"/>
      <w:marTop w:val="0"/>
      <w:marBottom w:val="0"/>
      <w:divBdr>
        <w:top w:val="none" w:sz="0" w:space="0" w:color="auto"/>
        <w:left w:val="none" w:sz="0" w:space="0" w:color="auto"/>
        <w:bottom w:val="none" w:sz="0" w:space="0" w:color="auto"/>
        <w:right w:val="none" w:sz="0" w:space="0" w:color="auto"/>
      </w:divBdr>
    </w:div>
    <w:div w:id="328140545">
      <w:bodyDiv w:val="1"/>
      <w:marLeft w:val="0"/>
      <w:marRight w:val="0"/>
      <w:marTop w:val="0"/>
      <w:marBottom w:val="0"/>
      <w:divBdr>
        <w:top w:val="none" w:sz="0" w:space="0" w:color="auto"/>
        <w:left w:val="none" w:sz="0" w:space="0" w:color="auto"/>
        <w:bottom w:val="none" w:sz="0" w:space="0" w:color="auto"/>
        <w:right w:val="none" w:sz="0" w:space="0" w:color="auto"/>
      </w:divBdr>
    </w:div>
    <w:div w:id="329990346">
      <w:bodyDiv w:val="1"/>
      <w:marLeft w:val="0"/>
      <w:marRight w:val="0"/>
      <w:marTop w:val="0"/>
      <w:marBottom w:val="0"/>
      <w:divBdr>
        <w:top w:val="none" w:sz="0" w:space="0" w:color="auto"/>
        <w:left w:val="none" w:sz="0" w:space="0" w:color="auto"/>
        <w:bottom w:val="none" w:sz="0" w:space="0" w:color="auto"/>
        <w:right w:val="none" w:sz="0" w:space="0" w:color="auto"/>
      </w:divBdr>
    </w:div>
    <w:div w:id="330184044">
      <w:bodyDiv w:val="1"/>
      <w:marLeft w:val="0"/>
      <w:marRight w:val="0"/>
      <w:marTop w:val="0"/>
      <w:marBottom w:val="0"/>
      <w:divBdr>
        <w:top w:val="none" w:sz="0" w:space="0" w:color="auto"/>
        <w:left w:val="none" w:sz="0" w:space="0" w:color="auto"/>
        <w:bottom w:val="none" w:sz="0" w:space="0" w:color="auto"/>
        <w:right w:val="none" w:sz="0" w:space="0" w:color="auto"/>
      </w:divBdr>
    </w:div>
    <w:div w:id="330445987">
      <w:bodyDiv w:val="1"/>
      <w:marLeft w:val="0"/>
      <w:marRight w:val="0"/>
      <w:marTop w:val="0"/>
      <w:marBottom w:val="0"/>
      <w:divBdr>
        <w:top w:val="none" w:sz="0" w:space="0" w:color="auto"/>
        <w:left w:val="none" w:sz="0" w:space="0" w:color="auto"/>
        <w:bottom w:val="none" w:sz="0" w:space="0" w:color="auto"/>
        <w:right w:val="none" w:sz="0" w:space="0" w:color="auto"/>
      </w:divBdr>
    </w:div>
    <w:div w:id="331420529">
      <w:bodyDiv w:val="1"/>
      <w:marLeft w:val="0"/>
      <w:marRight w:val="0"/>
      <w:marTop w:val="0"/>
      <w:marBottom w:val="0"/>
      <w:divBdr>
        <w:top w:val="none" w:sz="0" w:space="0" w:color="auto"/>
        <w:left w:val="none" w:sz="0" w:space="0" w:color="auto"/>
        <w:bottom w:val="none" w:sz="0" w:space="0" w:color="auto"/>
        <w:right w:val="none" w:sz="0" w:space="0" w:color="auto"/>
      </w:divBdr>
    </w:div>
    <w:div w:id="332073382">
      <w:bodyDiv w:val="1"/>
      <w:marLeft w:val="0"/>
      <w:marRight w:val="0"/>
      <w:marTop w:val="0"/>
      <w:marBottom w:val="0"/>
      <w:divBdr>
        <w:top w:val="none" w:sz="0" w:space="0" w:color="auto"/>
        <w:left w:val="none" w:sz="0" w:space="0" w:color="auto"/>
        <w:bottom w:val="none" w:sz="0" w:space="0" w:color="auto"/>
        <w:right w:val="none" w:sz="0" w:space="0" w:color="auto"/>
      </w:divBdr>
    </w:div>
    <w:div w:id="332345427">
      <w:bodyDiv w:val="1"/>
      <w:marLeft w:val="0"/>
      <w:marRight w:val="0"/>
      <w:marTop w:val="0"/>
      <w:marBottom w:val="0"/>
      <w:divBdr>
        <w:top w:val="none" w:sz="0" w:space="0" w:color="auto"/>
        <w:left w:val="none" w:sz="0" w:space="0" w:color="auto"/>
        <w:bottom w:val="none" w:sz="0" w:space="0" w:color="auto"/>
        <w:right w:val="none" w:sz="0" w:space="0" w:color="auto"/>
      </w:divBdr>
    </w:div>
    <w:div w:id="334193627">
      <w:bodyDiv w:val="1"/>
      <w:marLeft w:val="0"/>
      <w:marRight w:val="0"/>
      <w:marTop w:val="0"/>
      <w:marBottom w:val="0"/>
      <w:divBdr>
        <w:top w:val="none" w:sz="0" w:space="0" w:color="auto"/>
        <w:left w:val="none" w:sz="0" w:space="0" w:color="auto"/>
        <w:bottom w:val="none" w:sz="0" w:space="0" w:color="auto"/>
        <w:right w:val="none" w:sz="0" w:space="0" w:color="auto"/>
      </w:divBdr>
    </w:div>
    <w:div w:id="336663761">
      <w:bodyDiv w:val="1"/>
      <w:marLeft w:val="0"/>
      <w:marRight w:val="0"/>
      <w:marTop w:val="0"/>
      <w:marBottom w:val="0"/>
      <w:divBdr>
        <w:top w:val="none" w:sz="0" w:space="0" w:color="auto"/>
        <w:left w:val="none" w:sz="0" w:space="0" w:color="auto"/>
        <w:bottom w:val="none" w:sz="0" w:space="0" w:color="auto"/>
        <w:right w:val="none" w:sz="0" w:space="0" w:color="auto"/>
      </w:divBdr>
    </w:div>
    <w:div w:id="336739328">
      <w:bodyDiv w:val="1"/>
      <w:marLeft w:val="0"/>
      <w:marRight w:val="0"/>
      <w:marTop w:val="0"/>
      <w:marBottom w:val="0"/>
      <w:divBdr>
        <w:top w:val="none" w:sz="0" w:space="0" w:color="auto"/>
        <w:left w:val="none" w:sz="0" w:space="0" w:color="auto"/>
        <w:bottom w:val="none" w:sz="0" w:space="0" w:color="auto"/>
        <w:right w:val="none" w:sz="0" w:space="0" w:color="auto"/>
      </w:divBdr>
    </w:div>
    <w:div w:id="337389045">
      <w:bodyDiv w:val="1"/>
      <w:marLeft w:val="0"/>
      <w:marRight w:val="0"/>
      <w:marTop w:val="0"/>
      <w:marBottom w:val="0"/>
      <w:divBdr>
        <w:top w:val="none" w:sz="0" w:space="0" w:color="auto"/>
        <w:left w:val="none" w:sz="0" w:space="0" w:color="auto"/>
        <w:bottom w:val="none" w:sz="0" w:space="0" w:color="auto"/>
        <w:right w:val="none" w:sz="0" w:space="0" w:color="auto"/>
      </w:divBdr>
    </w:div>
    <w:div w:id="338238188">
      <w:bodyDiv w:val="1"/>
      <w:marLeft w:val="0"/>
      <w:marRight w:val="0"/>
      <w:marTop w:val="0"/>
      <w:marBottom w:val="0"/>
      <w:divBdr>
        <w:top w:val="none" w:sz="0" w:space="0" w:color="auto"/>
        <w:left w:val="none" w:sz="0" w:space="0" w:color="auto"/>
        <w:bottom w:val="none" w:sz="0" w:space="0" w:color="auto"/>
        <w:right w:val="none" w:sz="0" w:space="0" w:color="auto"/>
      </w:divBdr>
    </w:div>
    <w:div w:id="339166266">
      <w:bodyDiv w:val="1"/>
      <w:marLeft w:val="0"/>
      <w:marRight w:val="0"/>
      <w:marTop w:val="0"/>
      <w:marBottom w:val="0"/>
      <w:divBdr>
        <w:top w:val="none" w:sz="0" w:space="0" w:color="auto"/>
        <w:left w:val="none" w:sz="0" w:space="0" w:color="auto"/>
        <w:bottom w:val="none" w:sz="0" w:space="0" w:color="auto"/>
        <w:right w:val="none" w:sz="0" w:space="0" w:color="auto"/>
      </w:divBdr>
    </w:div>
    <w:div w:id="339477367">
      <w:bodyDiv w:val="1"/>
      <w:marLeft w:val="0"/>
      <w:marRight w:val="0"/>
      <w:marTop w:val="0"/>
      <w:marBottom w:val="0"/>
      <w:divBdr>
        <w:top w:val="none" w:sz="0" w:space="0" w:color="auto"/>
        <w:left w:val="none" w:sz="0" w:space="0" w:color="auto"/>
        <w:bottom w:val="none" w:sz="0" w:space="0" w:color="auto"/>
        <w:right w:val="none" w:sz="0" w:space="0" w:color="auto"/>
      </w:divBdr>
    </w:div>
    <w:div w:id="341011237">
      <w:bodyDiv w:val="1"/>
      <w:marLeft w:val="0"/>
      <w:marRight w:val="0"/>
      <w:marTop w:val="0"/>
      <w:marBottom w:val="0"/>
      <w:divBdr>
        <w:top w:val="none" w:sz="0" w:space="0" w:color="auto"/>
        <w:left w:val="none" w:sz="0" w:space="0" w:color="auto"/>
        <w:bottom w:val="none" w:sz="0" w:space="0" w:color="auto"/>
        <w:right w:val="none" w:sz="0" w:space="0" w:color="auto"/>
      </w:divBdr>
    </w:div>
    <w:div w:id="341442622">
      <w:bodyDiv w:val="1"/>
      <w:marLeft w:val="0"/>
      <w:marRight w:val="0"/>
      <w:marTop w:val="0"/>
      <w:marBottom w:val="0"/>
      <w:divBdr>
        <w:top w:val="none" w:sz="0" w:space="0" w:color="auto"/>
        <w:left w:val="none" w:sz="0" w:space="0" w:color="auto"/>
        <w:bottom w:val="none" w:sz="0" w:space="0" w:color="auto"/>
        <w:right w:val="none" w:sz="0" w:space="0" w:color="auto"/>
      </w:divBdr>
    </w:div>
    <w:div w:id="341665620">
      <w:bodyDiv w:val="1"/>
      <w:marLeft w:val="0"/>
      <w:marRight w:val="0"/>
      <w:marTop w:val="0"/>
      <w:marBottom w:val="0"/>
      <w:divBdr>
        <w:top w:val="none" w:sz="0" w:space="0" w:color="auto"/>
        <w:left w:val="none" w:sz="0" w:space="0" w:color="auto"/>
        <w:bottom w:val="none" w:sz="0" w:space="0" w:color="auto"/>
        <w:right w:val="none" w:sz="0" w:space="0" w:color="auto"/>
      </w:divBdr>
    </w:div>
    <w:div w:id="341706633">
      <w:bodyDiv w:val="1"/>
      <w:marLeft w:val="0"/>
      <w:marRight w:val="0"/>
      <w:marTop w:val="0"/>
      <w:marBottom w:val="0"/>
      <w:divBdr>
        <w:top w:val="none" w:sz="0" w:space="0" w:color="auto"/>
        <w:left w:val="none" w:sz="0" w:space="0" w:color="auto"/>
        <w:bottom w:val="none" w:sz="0" w:space="0" w:color="auto"/>
        <w:right w:val="none" w:sz="0" w:space="0" w:color="auto"/>
      </w:divBdr>
    </w:div>
    <w:div w:id="342436455">
      <w:bodyDiv w:val="1"/>
      <w:marLeft w:val="0"/>
      <w:marRight w:val="0"/>
      <w:marTop w:val="0"/>
      <w:marBottom w:val="0"/>
      <w:divBdr>
        <w:top w:val="none" w:sz="0" w:space="0" w:color="auto"/>
        <w:left w:val="none" w:sz="0" w:space="0" w:color="auto"/>
        <w:bottom w:val="none" w:sz="0" w:space="0" w:color="auto"/>
        <w:right w:val="none" w:sz="0" w:space="0" w:color="auto"/>
      </w:divBdr>
    </w:div>
    <w:div w:id="344552404">
      <w:bodyDiv w:val="1"/>
      <w:marLeft w:val="0"/>
      <w:marRight w:val="0"/>
      <w:marTop w:val="0"/>
      <w:marBottom w:val="0"/>
      <w:divBdr>
        <w:top w:val="none" w:sz="0" w:space="0" w:color="auto"/>
        <w:left w:val="none" w:sz="0" w:space="0" w:color="auto"/>
        <w:bottom w:val="none" w:sz="0" w:space="0" w:color="auto"/>
        <w:right w:val="none" w:sz="0" w:space="0" w:color="auto"/>
      </w:divBdr>
    </w:div>
    <w:div w:id="346104283">
      <w:bodyDiv w:val="1"/>
      <w:marLeft w:val="0"/>
      <w:marRight w:val="0"/>
      <w:marTop w:val="0"/>
      <w:marBottom w:val="0"/>
      <w:divBdr>
        <w:top w:val="none" w:sz="0" w:space="0" w:color="auto"/>
        <w:left w:val="none" w:sz="0" w:space="0" w:color="auto"/>
        <w:bottom w:val="none" w:sz="0" w:space="0" w:color="auto"/>
        <w:right w:val="none" w:sz="0" w:space="0" w:color="auto"/>
      </w:divBdr>
    </w:div>
    <w:div w:id="347484252">
      <w:bodyDiv w:val="1"/>
      <w:marLeft w:val="0"/>
      <w:marRight w:val="0"/>
      <w:marTop w:val="0"/>
      <w:marBottom w:val="0"/>
      <w:divBdr>
        <w:top w:val="none" w:sz="0" w:space="0" w:color="auto"/>
        <w:left w:val="none" w:sz="0" w:space="0" w:color="auto"/>
        <w:bottom w:val="none" w:sz="0" w:space="0" w:color="auto"/>
        <w:right w:val="none" w:sz="0" w:space="0" w:color="auto"/>
      </w:divBdr>
    </w:div>
    <w:div w:id="348221988">
      <w:bodyDiv w:val="1"/>
      <w:marLeft w:val="0"/>
      <w:marRight w:val="0"/>
      <w:marTop w:val="0"/>
      <w:marBottom w:val="0"/>
      <w:divBdr>
        <w:top w:val="none" w:sz="0" w:space="0" w:color="auto"/>
        <w:left w:val="none" w:sz="0" w:space="0" w:color="auto"/>
        <w:bottom w:val="none" w:sz="0" w:space="0" w:color="auto"/>
        <w:right w:val="none" w:sz="0" w:space="0" w:color="auto"/>
      </w:divBdr>
    </w:div>
    <w:div w:id="351032678">
      <w:bodyDiv w:val="1"/>
      <w:marLeft w:val="0"/>
      <w:marRight w:val="0"/>
      <w:marTop w:val="0"/>
      <w:marBottom w:val="0"/>
      <w:divBdr>
        <w:top w:val="none" w:sz="0" w:space="0" w:color="auto"/>
        <w:left w:val="none" w:sz="0" w:space="0" w:color="auto"/>
        <w:bottom w:val="none" w:sz="0" w:space="0" w:color="auto"/>
        <w:right w:val="none" w:sz="0" w:space="0" w:color="auto"/>
      </w:divBdr>
    </w:div>
    <w:div w:id="351613593">
      <w:bodyDiv w:val="1"/>
      <w:marLeft w:val="0"/>
      <w:marRight w:val="0"/>
      <w:marTop w:val="0"/>
      <w:marBottom w:val="0"/>
      <w:divBdr>
        <w:top w:val="none" w:sz="0" w:space="0" w:color="auto"/>
        <w:left w:val="none" w:sz="0" w:space="0" w:color="auto"/>
        <w:bottom w:val="none" w:sz="0" w:space="0" w:color="auto"/>
        <w:right w:val="none" w:sz="0" w:space="0" w:color="auto"/>
      </w:divBdr>
    </w:div>
    <w:div w:id="352151473">
      <w:bodyDiv w:val="1"/>
      <w:marLeft w:val="0"/>
      <w:marRight w:val="0"/>
      <w:marTop w:val="0"/>
      <w:marBottom w:val="0"/>
      <w:divBdr>
        <w:top w:val="none" w:sz="0" w:space="0" w:color="auto"/>
        <w:left w:val="none" w:sz="0" w:space="0" w:color="auto"/>
        <w:bottom w:val="none" w:sz="0" w:space="0" w:color="auto"/>
        <w:right w:val="none" w:sz="0" w:space="0" w:color="auto"/>
      </w:divBdr>
    </w:div>
    <w:div w:id="353968897">
      <w:bodyDiv w:val="1"/>
      <w:marLeft w:val="0"/>
      <w:marRight w:val="0"/>
      <w:marTop w:val="0"/>
      <w:marBottom w:val="0"/>
      <w:divBdr>
        <w:top w:val="none" w:sz="0" w:space="0" w:color="auto"/>
        <w:left w:val="none" w:sz="0" w:space="0" w:color="auto"/>
        <w:bottom w:val="none" w:sz="0" w:space="0" w:color="auto"/>
        <w:right w:val="none" w:sz="0" w:space="0" w:color="auto"/>
      </w:divBdr>
    </w:div>
    <w:div w:id="354766416">
      <w:bodyDiv w:val="1"/>
      <w:marLeft w:val="0"/>
      <w:marRight w:val="0"/>
      <w:marTop w:val="0"/>
      <w:marBottom w:val="0"/>
      <w:divBdr>
        <w:top w:val="none" w:sz="0" w:space="0" w:color="auto"/>
        <w:left w:val="none" w:sz="0" w:space="0" w:color="auto"/>
        <w:bottom w:val="none" w:sz="0" w:space="0" w:color="auto"/>
        <w:right w:val="none" w:sz="0" w:space="0" w:color="auto"/>
      </w:divBdr>
    </w:div>
    <w:div w:id="354772755">
      <w:bodyDiv w:val="1"/>
      <w:marLeft w:val="0"/>
      <w:marRight w:val="0"/>
      <w:marTop w:val="0"/>
      <w:marBottom w:val="0"/>
      <w:divBdr>
        <w:top w:val="none" w:sz="0" w:space="0" w:color="auto"/>
        <w:left w:val="none" w:sz="0" w:space="0" w:color="auto"/>
        <w:bottom w:val="none" w:sz="0" w:space="0" w:color="auto"/>
        <w:right w:val="none" w:sz="0" w:space="0" w:color="auto"/>
      </w:divBdr>
    </w:div>
    <w:div w:id="355081137">
      <w:bodyDiv w:val="1"/>
      <w:marLeft w:val="0"/>
      <w:marRight w:val="0"/>
      <w:marTop w:val="0"/>
      <w:marBottom w:val="0"/>
      <w:divBdr>
        <w:top w:val="none" w:sz="0" w:space="0" w:color="auto"/>
        <w:left w:val="none" w:sz="0" w:space="0" w:color="auto"/>
        <w:bottom w:val="none" w:sz="0" w:space="0" w:color="auto"/>
        <w:right w:val="none" w:sz="0" w:space="0" w:color="auto"/>
      </w:divBdr>
    </w:div>
    <w:div w:id="355810915">
      <w:bodyDiv w:val="1"/>
      <w:marLeft w:val="0"/>
      <w:marRight w:val="0"/>
      <w:marTop w:val="0"/>
      <w:marBottom w:val="0"/>
      <w:divBdr>
        <w:top w:val="none" w:sz="0" w:space="0" w:color="auto"/>
        <w:left w:val="none" w:sz="0" w:space="0" w:color="auto"/>
        <w:bottom w:val="none" w:sz="0" w:space="0" w:color="auto"/>
        <w:right w:val="none" w:sz="0" w:space="0" w:color="auto"/>
      </w:divBdr>
    </w:div>
    <w:div w:id="356007190">
      <w:bodyDiv w:val="1"/>
      <w:marLeft w:val="0"/>
      <w:marRight w:val="0"/>
      <w:marTop w:val="0"/>
      <w:marBottom w:val="0"/>
      <w:divBdr>
        <w:top w:val="none" w:sz="0" w:space="0" w:color="auto"/>
        <w:left w:val="none" w:sz="0" w:space="0" w:color="auto"/>
        <w:bottom w:val="none" w:sz="0" w:space="0" w:color="auto"/>
        <w:right w:val="none" w:sz="0" w:space="0" w:color="auto"/>
      </w:divBdr>
    </w:div>
    <w:div w:id="356084533">
      <w:bodyDiv w:val="1"/>
      <w:marLeft w:val="0"/>
      <w:marRight w:val="0"/>
      <w:marTop w:val="0"/>
      <w:marBottom w:val="0"/>
      <w:divBdr>
        <w:top w:val="none" w:sz="0" w:space="0" w:color="auto"/>
        <w:left w:val="none" w:sz="0" w:space="0" w:color="auto"/>
        <w:bottom w:val="none" w:sz="0" w:space="0" w:color="auto"/>
        <w:right w:val="none" w:sz="0" w:space="0" w:color="auto"/>
      </w:divBdr>
    </w:div>
    <w:div w:id="357050053">
      <w:bodyDiv w:val="1"/>
      <w:marLeft w:val="0"/>
      <w:marRight w:val="0"/>
      <w:marTop w:val="0"/>
      <w:marBottom w:val="0"/>
      <w:divBdr>
        <w:top w:val="none" w:sz="0" w:space="0" w:color="auto"/>
        <w:left w:val="none" w:sz="0" w:space="0" w:color="auto"/>
        <w:bottom w:val="none" w:sz="0" w:space="0" w:color="auto"/>
        <w:right w:val="none" w:sz="0" w:space="0" w:color="auto"/>
      </w:divBdr>
    </w:div>
    <w:div w:id="357240660">
      <w:bodyDiv w:val="1"/>
      <w:marLeft w:val="0"/>
      <w:marRight w:val="0"/>
      <w:marTop w:val="0"/>
      <w:marBottom w:val="0"/>
      <w:divBdr>
        <w:top w:val="none" w:sz="0" w:space="0" w:color="auto"/>
        <w:left w:val="none" w:sz="0" w:space="0" w:color="auto"/>
        <w:bottom w:val="none" w:sz="0" w:space="0" w:color="auto"/>
        <w:right w:val="none" w:sz="0" w:space="0" w:color="auto"/>
      </w:divBdr>
    </w:div>
    <w:div w:id="357436297">
      <w:bodyDiv w:val="1"/>
      <w:marLeft w:val="0"/>
      <w:marRight w:val="0"/>
      <w:marTop w:val="0"/>
      <w:marBottom w:val="0"/>
      <w:divBdr>
        <w:top w:val="none" w:sz="0" w:space="0" w:color="auto"/>
        <w:left w:val="none" w:sz="0" w:space="0" w:color="auto"/>
        <w:bottom w:val="none" w:sz="0" w:space="0" w:color="auto"/>
        <w:right w:val="none" w:sz="0" w:space="0" w:color="auto"/>
      </w:divBdr>
    </w:div>
    <w:div w:id="357658208">
      <w:bodyDiv w:val="1"/>
      <w:marLeft w:val="0"/>
      <w:marRight w:val="0"/>
      <w:marTop w:val="0"/>
      <w:marBottom w:val="0"/>
      <w:divBdr>
        <w:top w:val="none" w:sz="0" w:space="0" w:color="auto"/>
        <w:left w:val="none" w:sz="0" w:space="0" w:color="auto"/>
        <w:bottom w:val="none" w:sz="0" w:space="0" w:color="auto"/>
        <w:right w:val="none" w:sz="0" w:space="0" w:color="auto"/>
      </w:divBdr>
    </w:div>
    <w:div w:id="357975675">
      <w:bodyDiv w:val="1"/>
      <w:marLeft w:val="0"/>
      <w:marRight w:val="0"/>
      <w:marTop w:val="0"/>
      <w:marBottom w:val="0"/>
      <w:divBdr>
        <w:top w:val="none" w:sz="0" w:space="0" w:color="auto"/>
        <w:left w:val="none" w:sz="0" w:space="0" w:color="auto"/>
        <w:bottom w:val="none" w:sz="0" w:space="0" w:color="auto"/>
        <w:right w:val="none" w:sz="0" w:space="0" w:color="auto"/>
      </w:divBdr>
    </w:div>
    <w:div w:id="360860360">
      <w:bodyDiv w:val="1"/>
      <w:marLeft w:val="0"/>
      <w:marRight w:val="0"/>
      <w:marTop w:val="0"/>
      <w:marBottom w:val="0"/>
      <w:divBdr>
        <w:top w:val="none" w:sz="0" w:space="0" w:color="auto"/>
        <w:left w:val="none" w:sz="0" w:space="0" w:color="auto"/>
        <w:bottom w:val="none" w:sz="0" w:space="0" w:color="auto"/>
        <w:right w:val="none" w:sz="0" w:space="0" w:color="auto"/>
      </w:divBdr>
    </w:div>
    <w:div w:id="361251793">
      <w:bodyDiv w:val="1"/>
      <w:marLeft w:val="0"/>
      <w:marRight w:val="0"/>
      <w:marTop w:val="0"/>
      <w:marBottom w:val="0"/>
      <w:divBdr>
        <w:top w:val="none" w:sz="0" w:space="0" w:color="auto"/>
        <w:left w:val="none" w:sz="0" w:space="0" w:color="auto"/>
        <w:bottom w:val="none" w:sz="0" w:space="0" w:color="auto"/>
        <w:right w:val="none" w:sz="0" w:space="0" w:color="auto"/>
      </w:divBdr>
    </w:div>
    <w:div w:id="362823902">
      <w:bodyDiv w:val="1"/>
      <w:marLeft w:val="0"/>
      <w:marRight w:val="0"/>
      <w:marTop w:val="0"/>
      <w:marBottom w:val="0"/>
      <w:divBdr>
        <w:top w:val="none" w:sz="0" w:space="0" w:color="auto"/>
        <w:left w:val="none" w:sz="0" w:space="0" w:color="auto"/>
        <w:bottom w:val="none" w:sz="0" w:space="0" w:color="auto"/>
        <w:right w:val="none" w:sz="0" w:space="0" w:color="auto"/>
      </w:divBdr>
    </w:div>
    <w:div w:id="362948190">
      <w:bodyDiv w:val="1"/>
      <w:marLeft w:val="0"/>
      <w:marRight w:val="0"/>
      <w:marTop w:val="0"/>
      <w:marBottom w:val="0"/>
      <w:divBdr>
        <w:top w:val="none" w:sz="0" w:space="0" w:color="auto"/>
        <w:left w:val="none" w:sz="0" w:space="0" w:color="auto"/>
        <w:bottom w:val="none" w:sz="0" w:space="0" w:color="auto"/>
        <w:right w:val="none" w:sz="0" w:space="0" w:color="auto"/>
      </w:divBdr>
    </w:div>
    <w:div w:id="363141536">
      <w:bodyDiv w:val="1"/>
      <w:marLeft w:val="0"/>
      <w:marRight w:val="0"/>
      <w:marTop w:val="0"/>
      <w:marBottom w:val="0"/>
      <w:divBdr>
        <w:top w:val="none" w:sz="0" w:space="0" w:color="auto"/>
        <w:left w:val="none" w:sz="0" w:space="0" w:color="auto"/>
        <w:bottom w:val="none" w:sz="0" w:space="0" w:color="auto"/>
        <w:right w:val="none" w:sz="0" w:space="0" w:color="auto"/>
      </w:divBdr>
    </w:div>
    <w:div w:id="364524690">
      <w:bodyDiv w:val="1"/>
      <w:marLeft w:val="0"/>
      <w:marRight w:val="0"/>
      <w:marTop w:val="0"/>
      <w:marBottom w:val="0"/>
      <w:divBdr>
        <w:top w:val="none" w:sz="0" w:space="0" w:color="auto"/>
        <w:left w:val="none" w:sz="0" w:space="0" w:color="auto"/>
        <w:bottom w:val="none" w:sz="0" w:space="0" w:color="auto"/>
        <w:right w:val="none" w:sz="0" w:space="0" w:color="auto"/>
      </w:divBdr>
    </w:div>
    <w:div w:id="367414063">
      <w:bodyDiv w:val="1"/>
      <w:marLeft w:val="0"/>
      <w:marRight w:val="0"/>
      <w:marTop w:val="0"/>
      <w:marBottom w:val="0"/>
      <w:divBdr>
        <w:top w:val="none" w:sz="0" w:space="0" w:color="auto"/>
        <w:left w:val="none" w:sz="0" w:space="0" w:color="auto"/>
        <w:bottom w:val="none" w:sz="0" w:space="0" w:color="auto"/>
        <w:right w:val="none" w:sz="0" w:space="0" w:color="auto"/>
      </w:divBdr>
    </w:div>
    <w:div w:id="369457301">
      <w:bodyDiv w:val="1"/>
      <w:marLeft w:val="0"/>
      <w:marRight w:val="0"/>
      <w:marTop w:val="0"/>
      <w:marBottom w:val="0"/>
      <w:divBdr>
        <w:top w:val="none" w:sz="0" w:space="0" w:color="auto"/>
        <w:left w:val="none" w:sz="0" w:space="0" w:color="auto"/>
        <w:bottom w:val="none" w:sz="0" w:space="0" w:color="auto"/>
        <w:right w:val="none" w:sz="0" w:space="0" w:color="auto"/>
      </w:divBdr>
    </w:div>
    <w:div w:id="370151580">
      <w:bodyDiv w:val="1"/>
      <w:marLeft w:val="0"/>
      <w:marRight w:val="0"/>
      <w:marTop w:val="0"/>
      <w:marBottom w:val="0"/>
      <w:divBdr>
        <w:top w:val="none" w:sz="0" w:space="0" w:color="auto"/>
        <w:left w:val="none" w:sz="0" w:space="0" w:color="auto"/>
        <w:bottom w:val="none" w:sz="0" w:space="0" w:color="auto"/>
        <w:right w:val="none" w:sz="0" w:space="0" w:color="auto"/>
      </w:divBdr>
    </w:div>
    <w:div w:id="371999064">
      <w:bodyDiv w:val="1"/>
      <w:marLeft w:val="0"/>
      <w:marRight w:val="0"/>
      <w:marTop w:val="0"/>
      <w:marBottom w:val="0"/>
      <w:divBdr>
        <w:top w:val="none" w:sz="0" w:space="0" w:color="auto"/>
        <w:left w:val="none" w:sz="0" w:space="0" w:color="auto"/>
        <w:bottom w:val="none" w:sz="0" w:space="0" w:color="auto"/>
        <w:right w:val="none" w:sz="0" w:space="0" w:color="auto"/>
      </w:divBdr>
    </w:div>
    <w:div w:id="373505894">
      <w:bodyDiv w:val="1"/>
      <w:marLeft w:val="0"/>
      <w:marRight w:val="0"/>
      <w:marTop w:val="0"/>
      <w:marBottom w:val="0"/>
      <w:divBdr>
        <w:top w:val="none" w:sz="0" w:space="0" w:color="auto"/>
        <w:left w:val="none" w:sz="0" w:space="0" w:color="auto"/>
        <w:bottom w:val="none" w:sz="0" w:space="0" w:color="auto"/>
        <w:right w:val="none" w:sz="0" w:space="0" w:color="auto"/>
      </w:divBdr>
    </w:div>
    <w:div w:id="376121709">
      <w:bodyDiv w:val="1"/>
      <w:marLeft w:val="0"/>
      <w:marRight w:val="0"/>
      <w:marTop w:val="0"/>
      <w:marBottom w:val="0"/>
      <w:divBdr>
        <w:top w:val="none" w:sz="0" w:space="0" w:color="auto"/>
        <w:left w:val="none" w:sz="0" w:space="0" w:color="auto"/>
        <w:bottom w:val="none" w:sz="0" w:space="0" w:color="auto"/>
        <w:right w:val="none" w:sz="0" w:space="0" w:color="auto"/>
      </w:divBdr>
    </w:div>
    <w:div w:id="376442220">
      <w:bodyDiv w:val="1"/>
      <w:marLeft w:val="0"/>
      <w:marRight w:val="0"/>
      <w:marTop w:val="0"/>
      <w:marBottom w:val="0"/>
      <w:divBdr>
        <w:top w:val="none" w:sz="0" w:space="0" w:color="auto"/>
        <w:left w:val="none" w:sz="0" w:space="0" w:color="auto"/>
        <w:bottom w:val="none" w:sz="0" w:space="0" w:color="auto"/>
        <w:right w:val="none" w:sz="0" w:space="0" w:color="auto"/>
      </w:divBdr>
    </w:div>
    <w:div w:id="380593333">
      <w:bodyDiv w:val="1"/>
      <w:marLeft w:val="0"/>
      <w:marRight w:val="0"/>
      <w:marTop w:val="0"/>
      <w:marBottom w:val="0"/>
      <w:divBdr>
        <w:top w:val="none" w:sz="0" w:space="0" w:color="auto"/>
        <w:left w:val="none" w:sz="0" w:space="0" w:color="auto"/>
        <w:bottom w:val="none" w:sz="0" w:space="0" w:color="auto"/>
        <w:right w:val="none" w:sz="0" w:space="0" w:color="auto"/>
      </w:divBdr>
    </w:div>
    <w:div w:id="380792171">
      <w:bodyDiv w:val="1"/>
      <w:marLeft w:val="0"/>
      <w:marRight w:val="0"/>
      <w:marTop w:val="0"/>
      <w:marBottom w:val="0"/>
      <w:divBdr>
        <w:top w:val="none" w:sz="0" w:space="0" w:color="auto"/>
        <w:left w:val="none" w:sz="0" w:space="0" w:color="auto"/>
        <w:bottom w:val="none" w:sz="0" w:space="0" w:color="auto"/>
        <w:right w:val="none" w:sz="0" w:space="0" w:color="auto"/>
      </w:divBdr>
    </w:div>
    <w:div w:id="381446109">
      <w:bodyDiv w:val="1"/>
      <w:marLeft w:val="0"/>
      <w:marRight w:val="0"/>
      <w:marTop w:val="0"/>
      <w:marBottom w:val="0"/>
      <w:divBdr>
        <w:top w:val="none" w:sz="0" w:space="0" w:color="auto"/>
        <w:left w:val="none" w:sz="0" w:space="0" w:color="auto"/>
        <w:bottom w:val="none" w:sz="0" w:space="0" w:color="auto"/>
        <w:right w:val="none" w:sz="0" w:space="0" w:color="auto"/>
      </w:divBdr>
    </w:div>
    <w:div w:id="382607110">
      <w:bodyDiv w:val="1"/>
      <w:marLeft w:val="0"/>
      <w:marRight w:val="0"/>
      <w:marTop w:val="0"/>
      <w:marBottom w:val="0"/>
      <w:divBdr>
        <w:top w:val="none" w:sz="0" w:space="0" w:color="auto"/>
        <w:left w:val="none" w:sz="0" w:space="0" w:color="auto"/>
        <w:bottom w:val="none" w:sz="0" w:space="0" w:color="auto"/>
        <w:right w:val="none" w:sz="0" w:space="0" w:color="auto"/>
      </w:divBdr>
    </w:div>
    <w:div w:id="384373543">
      <w:bodyDiv w:val="1"/>
      <w:marLeft w:val="0"/>
      <w:marRight w:val="0"/>
      <w:marTop w:val="0"/>
      <w:marBottom w:val="0"/>
      <w:divBdr>
        <w:top w:val="none" w:sz="0" w:space="0" w:color="auto"/>
        <w:left w:val="none" w:sz="0" w:space="0" w:color="auto"/>
        <w:bottom w:val="none" w:sz="0" w:space="0" w:color="auto"/>
        <w:right w:val="none" w:sz="0" w:space="0" w:color="auto"/>
      </w:divBdr>
    </w:div>
    <w:div w:id="385835522">
      <w:bodyDiv w:val="1"/>
      <w:marLeft w:val="0"/>
      <w:marRight w:val="0"/>
      <w:marTop w:val="0"/>
      <w:marBottom w:val="0"/>
      <w:divBdr>
        <w:top w:val="none" w:sz="0" w:space="0" w:color="auto"/>
        <w:left w:val="none" w:sz="0" w:space="0" w:color="auto"/>
        <w:bottom w:val="none" w:sz="0" w:space="0" w:color="auto"/>
        <w:right w:val="none" w:sz="0" w:space="0" w:color="auto"/>
      </w:divBdr>
    </w:div>
    <w:div w:id="387267935">
      <w:bodyDiv w:val="1"/>
      <w:marLeft w:val="0"/>
      <w:marRight w:val="0"/>
      <w:marTop w:val="0"/>
      <w:marBottom w:val="0"/>
      <w:divBdr>
        <w:top w:val="none" w:sz="0" w:space="0" w:color="auto"/>
        <w:left w:val="none" w:sz="0" w:space="0" w:color="auto"/>
        <w:bottom w:val="none" w:sz="0" w:space="0" w:color="auto"/>
        <w:right w:val="none" w:sz="0" w:space="0" w:color="auto"/>
      </w:divBdr>
    </w:div>
    <w:div w:id="389546536">
      <w:bodyDiv w:val="1"/>
      <w:marLeft w:val="0"/>
      <w:marRight w:val="0"/>
      <w:marTop w:val="0"/>
      <w:marBottom w:val="0"/>
      <w:divBdr>
        <w:top w:val="none" w:sz="0" w:space="0" w:color="auto"/>
        <w:left w:val="none" w:sz="0" w:space="0" w:color="auto"/>
        <w:bottom w:val="none" w:sz="0" w:space="0" w:color="auto"/>
        <w:right w:val="none" w:sz="0" w:space="0" w:color="auto"/>
      </w:divBdr>
    </w:div>
    <w:div w:id="392656498">
      <w:bodyDiv w:val="1"/>
      <w:marLeft w:val="0"/>
      <w:marRight w:val="0"/>
      <w:marTop w:val="0"/>
      <w:marBottom w:val="0"/>
      <w:divBdr>
        <w:top w:val="none" w:sz="0" w:space="0" w:color="auto"/>
        <w:left w:val="none" w:sz="0" w:space="0" w:color="auto"/>
        <w:bottom w:val="none" w:sz="0" w:space="0" w:color="auto"/>
        <w:right w:val="none" w:sz="0" w:space="0" w:color="auto"/>
      </w:divBdr>
    </w:div>
    <w:div w:id="393042414">
      <w:bodyDiv w:val="1"/>
      <w:marLeft w:val="0"/>
      <w:marRight w:val="0"/>
      <w:marTop w:val="0"/>
      <w:marBottom w:val="0"/>
      <w:divBdr>
        <w:top w:val="none" w:sz="0" w:space="0" w:color="auto"/>
        <w:left w:val="none" w:sz="0" w:space="0" w:color="auto"/>
        <w:bottom w:val="none" w:sz="0" w:space="0" w:color="auto"/>
        <w:right w:val="none" w:sz="0" w:space="0" w:color="auto"/>
      </w:divBdr>
    </w:div>
    <w:div w:id="393355284">
      <w:bodyDiv w:val="1"/>
      <w:marLeft w:val="0"/>
      <w:marRight w:val="0"/>
      <w:marTop w:val="0"/>
      <w:marBottom w:val="0"/>
      <w:divBdr>
        <w:top w:val="none" w:sz="0" w:space="0" w:color="auto"/>
        <w:left w:val="none" w:sz="0" w:space="0" w:color="auto"/>
        <w:bottom w:val="none" w:sz="0" w:space="0" w:color="auto"/>
        <w:right w:val="none" w:sz="0" w:space="0" w:color="auto"/>
      </w:divBdr>
    </w:div>
    <w:div w:id="394427250">
      <w:bodyDiv w:val="1"/>
      <w:marLeft w:val="0"/>
      <w:marRight w:val="0"/>
      <w:marTop w:val="0"/>
      <w:marBottom w:val="0"/>
      <w:divBdr>
        <w:top w:val="none" w:sz="0" w:space="0" w:color="auto"/>
        <w:left w:val="none" w:sz="0" w:space="0" w:color="auto"/>
        <w:bottom w:val="none" w:sz="0" w:space="0" w:color="auto"/>
        <w:right w:val="none" w:sz="0" w:space="0" w:color="auto"/>
      </w:divBdr>
    </w:div>
    <w:div w:id="395982621">
      <w:bodyDiv w:val="1"/>
      <w:marLeft w:val="0"/>
      <w:marRight w:val="0"/>
      <w:marTop w:val="0"/>
      <w:marBottom w:val="0"/>
      <w:divBdr>
        <w:top w:val="none" w:sz="0" w:space="0" w:color="auto"/>
        <w:left w:val="none" w:sz="0" w:space="0" w:color="auto"/>
        <w:bottom w:val="none" w:sz="0" w:space="0" w:color="auto"/>
        <w:right w:val="none" w:sz="0" w:space="0" w:color="auto"/>
      </w:divBdr>
    </w:div>
    <w:div w:id="396440212">
      <w:bodyDiv w:val="1"/>
      <w:marLeft w:val="0"/>
      <w:marRight w:val="0"/>
      <w:marTop w:val="0"/>
      <w:marBottom w:val="0"/>
      <w:divBdr>
        <w:top w:val="none" w:sz="0" w:space="0" w:color="auto"/>
        <w:left w:val="none" w:sz="0" w:space="0" w:color="auto"/>
        <w:bottom w:val="none" w:sz="0" w:space="0" w:color="auto"/>
        <w:right w:val="none" w:sz="0" w:space="0" w:color="auto"/>
      </w:divBdr>
    </w:div>
    <w:div w:id="396444631">
      <w:bodyDiv w:val="1"/>
      <w:marLeft w:val="0"/>
      <w:marRight w:val="0"/>
      <w:marTop w:val="0"/>
      <w:marBottom w:val="0"/>
      <w:divBdr>
        <w:top w:val="none" w:sz="0" w:space="0" w:color="auto"/>
        <w:left w:val="none" w:sz="0" w:space="0" w:color="auto"/>
        <w:bottom w:val="none" w:sz="0" w:space="0" w:color="auto"/>
        <w:right w:val="none" w:sz="0" w:space="0" w:color="auto"/>
      </w:divBdr>
    </w:div>
    <w:div w:id="396633527">
      <w:bodyDiv w:val="1"/>
      <w:marLeft w:val="0"/>
      <w:marRight w:val="0"/>
      <w:marTop w:val="0"/>
      <w:marBottom w:val="0"/>
      <w:divBdr>
        <w:top w:val="none" w:sz="0" w:space="0" w:color="auto"/>
        <w:left w:val="none" w:sz="0" w:space="0" w:color="auto"/>
        <w:bottom w:val="none" w:sz="0" w:space="0" w:color="auto"/>
        <w:right w:val="none" w:sz="0" w:space="0" w:color="auto"/>
      </w:divBdr>
    </w:div>
    <w:div w:id="397435954">
      <w:bodyDiv w:val="1"/>
      <w:marLeft w:val="0"/>
      <w:marRight w:val="0"/>
      <w:marTop w:val="0"/>
      <w:marBottom w:val="0"/>
      <w:divBdr>
        <w:top w:val="none" w:sz="0" w:space="0" w:color="auto"/>
        <w:left w:val="none" w:sz="0" w:space="0" w:color="auto"/>
        <w:bottom w:val="none" w:sz="0" w:space="0" w:color="auto"/>
        <w:right w:val="none" w:sz="0" w:space="0" w:color="auto"/>
      </w:divBdr>
    </w:div>
    <w:div w:id="397636733">
      <w:bodyDiv w:val="1"/>
      <w:marLeft w:val="0"/>
      <w:marRight w:val="0"/>
      <w:marTop w:val="0"/>
      <w:marBottom w:val="0"/>
      <w:divBdr>
        <w:top w:val="none" w:sz="0" w:space="0" w:color="auto"/>
        <w:left w:val="none" w:sz="0" w:space="0" w:color="auto"/>
        <w:bottom w:val="none" w:sz="0" w:space="0" w:color="auto"/>
        <w:right w:val="none" w:sz="0" w:space="0" w:color="auto"/>
      </w:divBdr>
    </w:div>
    <w:div w:id="399325105">
      <w:bodyDiv w:val="1"/>
      <w:marLeft w:val="0"/>
      <w:marRight w:val="0"/>
      <w:marTop w:val="0"/>
      <w:marBottom w:val="0"/>
      <w:divBdr>
        <w:top w:val="none" w:sz="0" w:space="0" w:color="auto"/>
        <w:left w:val="none" w:sz="0" w:space="0" w:color="auto"/>
        <w:bottom w:val="none" w:sz="0" w:space="0" w:color="auto"/>
        <w:right w:val="none" w:sz="0" w:space="0" w:color="auto"/>
      </w:divBdr>
    </w:div>
    <w:div w:id="399596289">
      <w:bodyDiv w:val="1"/>
      <w:marLeft w:val="0"/>
      <w:marRight w:val="0"/>
      <w:marTop w:val="0"/>
      <w:marBottom w:val="0"/>
      <w:divBdr>
        <w:top w:val="none" w:sz="0" w:space="0" w:color="auto"/>
        <w:left w:val="none" w:sz="0" w:space="0" w:color="auto"/>
        <w:bottom w:val="none" w:sz="0" w:space="0" w:color="auto"/>
        <w:right w:val="none" w:sz="0" w:space="0" w:color="auto"/>
      </w:divBdr>
    </w:div>
    <w:div w:id="400101447">
      <w:bodyDiv w:val="1"/>
      <w:marLeft w:val="0"/>
      <w:marRight w:val="0"/>
      <w:marTop w:val="0"/>
      <w:marBottom w:val="0"/>
      <w:divBdr>
        <w:top w:val="none" w:sz="0" w:space="0" w:color="auto"/>
        <w:left w:val="none" w:sz="0" w:space="0" w:color="auto"/>
        <w:bottom w:val="none" w:sz="0" w:space="0" w:color="auto"/>
        <w:right w:val="none" w:sz="0" w:space="0" w:color="auto"/>
      </w:divBdr>
    </w:div>
    <w:div w:id="401830085">
      <w:bodyDiv w:val="1"/>
      <w:marLeft w:val="0"/>
      <w:marRight w:val="0"/>
      <w:marTop w:val="0"/>
      <w:marBottom w:val="0"/>
      <w:divBdr>
        <w:top w:val="none" w:sz="0" w:space="0" w:color="auto"/>
        <w:left w:val="none" w:sz="0" w:space="0" w:color="auto"/>
        <w:bottom w:val="none" w:sz="0" w:space="0" w:color="auto"/>
        <w:right w:val="none" w:sz="0" w:space="0" w:color="auto"/>
      </w:divBdr>
    </w:div>
    <w:div w:id="402218761">
      <w:bodyDiv w:val="1"/>
      <w:marLeft w:val="0"/>
      <w:marRight w:val="0"/>
      <w:marTop w:val="0"/>
      <w:marBottom w:val="0"/>
      <w:divBdr>
        <w:top w:val="none" w:sz="0" w:space="0" w:color="auto"/>
        <w:left w:val="none" w:sz="0" w:space="0" w:color="auto"/>
        <w:bottom w:val="none" w:sz="0" w:space="0" w:color="auto"/>
        <w:right w:val="none" w:sz="0" w:space="0" w:color="auto"/>
      </w:divBdr>
    </w:div>
    <w:div w:id="403331681">
      <w:bodyDiv w:val="1"/>
      <w:marLeft w:val="0"/>
      <w:marRight w:val="0"/>
      <w:marTop w:val="0"/>
      <w:marBottom w:val="0"/>
      <w:divBdr>
        <w:top w:val="none" w:sz="0" w:space="0" w:color="auto"/>
        <w:left w:val="none" w:sz="0" w:space="0" w:color="auto"/>
        <w:bottom w:val="none" w:sz="0" w:space="0" w:color="auto"/>
        <w:right w:val="none" w:sz="0" w:space="0" w:color="auto"/>
      </w:divBdr>
    </w:div>
    <w:div w:id="403836692">
      <w:bodyDiv w:val="1"/>
      <w:marLeft w:val="0"/>
      <w:marRight w:val="0"/>
      <w:marTop w:val="0"/>
      <w:marBottom w:val="0"/>
      <w:divBdr>
        <w:top w:val="none" w:sz="0" w:space="0" w:color="auto"/>
        <w:left w:val="none" w:sz="0" w:space="0" w:color="auto"/>
        <w:bottom w:val="none" w:sz="0" w:space="0" w:color="auto"/>
        <w:right w:val="none" w:sz="0" w:space="0" w:color="auto"/>
      </w:divBdr>
    </w:div>
    <w:div w:id="403916385">
      <w:bodyDiv w:val="1"/>
      <w:marLeft w:val="0"/>
      <w:marRight w:val="0"/>
      <w:marTop w:val="0"/>
      <w:marBottom w:val="0"/>
      <w:divBdr>
        <w:top w:val="none" w:sz="0" w:space="0" w:color="auto"/>
        <w:left w:val="none" w:sz="0" w:space="0" w:color="auto"/>
        <w:bottom w:val="none" w:sz="0" w:space="0" w:color="auto"/>
        <w:right w:val="none" w:sz="0" w:space="0" w:color="auto"/>
      </w:divBdr>
    </w:div>
    <w:div w:id="404188231">
      <w:bodyDiv w:val="1"/>
      <w:marLeft w:val="0"/>
      <w:marRight w:val="0"/>
      <w:marTop w:val="0"/>
      <w:marBottom w:val="0"/>
      <w:divBdr>
        <w:top w:val="none" w:sz="0" w:space="0" w:color="auto"/>
        <w:left w:val="none" w:sz="0" w:space="0" w:color="auto"/>
        <w:bottom w:val="none" w:sz="0" w:space="0" w:color="auto"/>
        <w:right w:val="none" w:sz="0" w:space="0" w:color="auto"/>
      </w:divBdr>
    </w:div>
    <w:div w:id="404884697">
      <w:bodyDiv w:val="1"/>
      <w:marLeft w:val="0"/>
      <w:marRight w:val="0"/>
      <w:marTop w:val="0"/>
      <w:marBottom w:val="0"/>
      <w:divBdr>
        <w:top w:val="none" w:sz="0" w:space="0" w:color="auto"/>
        <w:left w:val="none" w:sz="0" w:space="0" w:color="auto"/>
        <w:bottom w:val="none" w:sz="0" w:space="0" w:color="auto"/>
        <w:right w:val="none" w:sz="0" w:space="0" w:color="auto"/>
      </w:divBdr>
    </w:div>
    <w:div w:id="406149144">
      <w:bodyDiv w:val="1"/>
      <w:marLeft w:val="0"/>
      <w:marRight w:val="0"/>
      <w:marTop w:val="0"/>
      <w:marBottom w:val="0"/>
      <w:divBdr>
        <w:top w:val="none" w:sz="0" w:space="0" w:color="auto"/>
        <w:left w:val="none" w:sz="0" w:space="0" w:color="auto"/>
        <w:bottom w:val="none" w:sz="0" w:space="0" w:color="auto"/>
        <w:right w:val="none" w:sz="0" w:space="0" w:color="auto"/>
      </w:divBdr>
    </w:div>
    <w:div w:id="407848880">
      <w:bodyDiv w:val="1"/>
      <w:marLeft w:val="0"/>
      <w:marRight w:val="0"/>
      <w:marTop w:val="0"/>
      <w:marBottom w:val="0"/>
      <w:divBdr>
        <w:top w:val="none" w:sz="0" w:space="0" w:color="auto"/>
        <w:left w:val="none" w:sz="0" w:space="0" w:color="auto"/>
        <w:bottom w:val="none" w:sz="0" w:space="0" w:color="auto"/>
        <w:right w:val="none" w:sz="0" w:space="0" w:color="auto"/>
      </w:divBdr>
    </w:div>
    <w:div w:id="410129423">
      <w:bodyDiv w:val="1"/>
      <w:marLeft w:val="0"/>
      <w:marRight w:val="0"/>
      <w:marTop w:val="0"/>
      <w:marBottom w:val="0"/>
      <w:divBdr>
        <w:top w:val="none" w:sz="0" w:space="0" w:color="auto"/>
        <w:left w:val="none" w:sz="0" w:space="0" w:color="auto"/>
        <w:bottom w:val="none" w:sz="0" w:space="0" w:color="auto"/>
        <w:right w:val="none" w:sz="0" w:space="0" w:color="auto"/>
      </w:divBdr>
    </w:div>
    <w:div w:id="410784679">
      <w:bodyDiv w:val="1"/>
      <w:marLeft w:val="0"/>
      <w:marRight w:val="0"/>
      <w:marTop w:val="0"/>
      <w:marBottom w:val="0"/>
      <w:divBdr>
        <w:top w:val="none" w:sz="0" w:space="0" w:color="auto"/>
        <w:left w:val="none" w:sz="0" w:space="0" w:color="auto"/>
        <w:bottom w:val="none" w:sz="0" w:space="0" w:color="auto"/>
        <w:right w:val="none" w:sz="0" w:space="0" w:color="auto"/>
      </w:divBdr>
    </w:div>
    <w:div w:id="412819147">
      <w:bodyDiv w:val="1"/>
      <w:marLeft w:val="0"/>
      <w:marRight w:val="0"/>
      <w:marTop w:val="0"/>
      <w:marBottom w:val="0"/>
      <w:divBdr>
        <w:top w:val="none" w:sz="0" w:space="0" w:color="auto"/>
        <w:left w:val="none" w:sz="0" w:space="0" w:color="auto"/>
        <w:bottom w:val="none" w:sz="0" w:space="0" w:color="auto"/>
        <w:right w:val="none" w:sz="0" w:space="0" w:color="auto"/>
      </w:divBdr>
    </w:div>
    <w:div w:id="414480290">
      <w:bodyDiv w:val="1"/>
      <w:marLeft w:val="0"/>
      <w:marRight w:val="0"/>
      <w:marTop w:val="0"/>
      <w:marBottom w:val="0"/>
      <w:divBdr>
        <w:top w:val="none" w:sz="0" w:space="0" w:color="auto"/>
        <w:left w:val="none" w:sz="0" w:space="0" w:color="auto"/>
        <w:bottom w:val="none" w:sz="0" w:space="0" w:color="auto"/>
        <w:right w:val="none" w:sz="0" w:space="0" w:color="auto"/>
      </w:divBdr>
    </w:div>
    <w:div w:id="414740153">
      <w:bodyDiv w:val="1"/>
      <w:marLeft w:val="0"/>
      <w:marRight w:val="0"/>
      <w:marTop w:val="0"/>
      <w:marBottom w:val="0"/>
      <w:divBdr>
        <w:top w:val="none" w:sz="0" w:space="0" w:color="auto"/>
        <w:left w:val="none" w:sz="0" w:space="0" w:color="auto"/>
        <w:bottom w:val="none" w:sz="0" w:space="0" w:color="auto"/>
        <w:right w:val="none" w:sz="0" w:space="0" w:color="auto"/>
      </w:divBdr>
    </w:div>
    <w:div w:id="416558796">
      <w:bodyDiv w:val="1"/>
      <w:marLeft w:val="0"/>
      <w:marRight w:val="0"/>
      <w:marTop w:val="0"/>
      <w:marBottom w:val="0"/>
      <w:divBdr>
        <w:top w:val="none" w:sz="0" w:space="0" w:color="auto"/>
        <w:left w:val="none" w:sz="0" w:space="0" w:color="auto"/>
        <w:bottom w:val="none" w:sz="0" w:space="0" w:color="auto"/>
        <w:right w:val="none" w:sz="0" w:space="0" w:color="auto"/>
      </w:divBdr>
    </w:div>
    <w:div w:id="419839098">
      <w:bodyDiv w:val="1"/>
      <w:marLeft w:val="0"/>
      <w:marRight w:val="0"/>
      <w:marTop w:val="0"/>
      <w:marBottom w:val="0"/>
      <w:divBdr>
        <w:top w:val="none" w:sz="0" w:space="0" w:color="auto"/>
        <w:left w:val="none" w:sz="0" w:space="0" w:color="auto"/>
        <w:bottom w:val="none" w:sz="0" w:space="0" w:color="auto"/>
        <w:right w:val="none" w:sz="0" w:space="0" w:color="auto"/>
      </w:divBdr>
    </w:div>
    <w:div w:id="419915982">
      <w:bodyDiv w:val="1"/>
      <w:marLeft w:val="0"/>
      <w:marRight w:val="0"/>
      <w:marTop w:val="0"/>
      <w:marBottom w:val="0"/>
      <w:divBdr>
        <w:top w:val="none" w:sz="0" w:space="0" w:color="auto"/>
        <w:left w:val="none" w:sz="0" w:space="0" w:color="auto"/>
        <w:bottom w:val="none" w:sz="0" w:space="0" w:color="auto"/>
        <w:right w:val="none" w:sz="0" w:space="0" w:color="auto"/>
      </w:divBdr>
    </w:div>
    <w:div w:id="420375037">
      <w:bodyDiv w:val="1"/>
      <w:marLeft w:val="0"/>
      <w:marRight w:val="0"/>
      <w:marTop w:val="0"/>
      <w:marBottom w:val="0"/>
      <w:divBdr>
        <w:top w:val="none" w:sz="0" w:space="0" w:color="auto"/>
        <w:left w:val="none" w:sz="0" w:space="0" w:color="auto"/>
        <w:bottom w:val="none" w:sz="0" w:space="0" w:color="auto"/>
        <w:right w:val="none" w:sz="0" w:space="0" w:color="auto"/>
      </w:divBdr>
    </w:div>
    <w:div w:id="420493145">
      <w:bodyDiv w:val="1"/>
      <w:marLeft w:val="0"/>
      <w:marRight w:val="0"/>
      <w:marTop w:val="0"/>
      <w:marBottom w:val="0"/>
      <w:divBdr>
        <w:top w:val="none" w:sz="0" w:space="0" w:color="auto"/>
        <w:left w:val="none" w:sz="0" w:space="0" w:color="auto"/>
        <w:bottom w:val="none" w:sz="0" w:space="0" w:color="auto"/>
        <w:right w:val="none" w:sz="0" w:space="0" w:color="auto"/>
      </w:divBdr>
    </w:div>
    <w:div w:id="421950775">
      <w:bodyDiv w:val="1"/>
      <w:marLeft w:val="0"/>
      <w:marRight w:val="0"/>
      <w:marTop w:val="0"/>
      <w:marBottom w:val="0"/>
      <w:divBdr>
        <w:top w:val="none" w:sz="0" w:space="0" w:color="auto"/>
        <w:left w:val="none" w:sz="0" w:space="0" w:color="auto"/>
        <w:bottom w:val="none" w:sz="0" w:space="0" w:color="auto"/>
        <w:right w:val="none" w:sz="0" w:space="0" w:color="auto"/>
      </w:divBdr>
    </w:div>
    <w:div w:id="423112870">
      <w:bodyDiv w:val="1"/>
      <w:marLeft w:val="0"/>
      <w:marRight w:val="0"/>
      <w:marTop w:val="0"/>
      <w:marBottom w:val="0"/>
      <w:divBdr>
        <w:top w:val="none" w:sz="0" w:space="0" w:color="auto"/>
        <w:left w:val="none" w:sz="0" w:space="0" w:color="auto"/>
        <w:bottom w:val="none" w:sz="0" w:space="0" w:color="auto"/>
        <w:right w:val="none" w:sz="0" w:space="0" w:color="auto"/>
      </w:divBdr>
    </w:div>
    <w:div w:id="424109349">
      <w:bodyDiv w:val="1"/>
      <w:marLeft w:val="0"/>
      <w:marRight w:val="0"/>
      <w:marTop w:val="0"/>
      <w:marBottom w:val="0"/>
      <w:divBdr>
        <w:top w:val="none" w:sz="0" w:space="0" w:color="auto"/>
        <w:left w:val="none" w:sz="0" w:space="0" w:color="auto"/>
        <w:bottom w:val="none" w:sz="0" w:space="0" w:color="auto"/>
        <w:right w:val="none" w:sz="0" w:space="0" w:color="auto"/>
      </w:divBdr>
    </w:div>
    <w:div w:id="425350710">
      <w:bodyDiv w:val="1"/>
      <w:marLeft w:val="0"/>
      <w:marRight w:val="0"/>
      <w:marTop w:val="0"/>
      <w:marBottom w:val="0"/>
      <w:divBdr>
        <w:top w:val="none" w:sz="0" w:space="0" w:color="auto"/>
        <w:left w:val="none" w:sz="0" w:space="0" w:color="auto"/>
        <w:bottom w:val="none" w:sz="0" w:space="0" w:color="auto"/>
        <w:right w:val="none" w:sz="0" w:space="0" w:color="auto"/>
      </w:divBdr>
    </w:div>
    <w:div w:id="427579940">
      <w:bodyDiv w:val="1"/>
      <w:marLeft w:val="0"/>
      <w:marRight w:val="0"/>
      <w:marTop w:val="0"/>
      <w:marBottom w:val="0"/>
      <w:divBdr>
        <w:top w:val="none" w:sz="0" w:space="0" w:color="auto"/>
        <w:left w:val="none" w:sz="0" w:space="0" w:color="auto"/>
        <w:bottom w:val="none" w:sz="0" w:space="0" w:color="auto"/>
        <w:right w:val="none" w:sz="0" w:space="0" w:color="auto"/>
      </w:divBdr>
    </w:div>
    <w:div w:id="427888866">
      <w:bodyDiv w:val="1"/>
      <w:marLeft w:val="0"/>
      <w:marRight w:val="0"/>
      <w:marTop w:val="0"/>
      <w:marBottom w:val="0"/>
      <w:divBdr>
        <w:top w:val="none" w:sz="0" w:space="0" w:color="auto"/>
        <w:left w:val="none" w:sz="0" w:space="0" w:color="auto"/>
        <w:bottom w:val="none" w:sz="0" w:space="0" w:color="auto"/>
        <w:right w:val="none" w:sz="0" w:space="0" w:color="auto"/>
      </w:divBdr>
    </w:div>
    <w:div w:id="427894181">
      <w:bodyDiv w:val="1"/>
      <w:marLeft w:val="0"/>
      <w:marRight w:val="0"/>
      <w:marTop w:val="0"/>
      <w:marBottom w:val="0"/>
      <w:divBdr>
        <w:top w:val="none" w:sz="0" w:space="0" w:color="auto"/>
        <w:left w:val="none" w:sz="0" w:space="0" w:color="auto"/>
        <w:bottom w:val="none" w:sz="0" w:space="0" w:color="auto"/>
        <w:right w:val="none" w:sz="0" w:space="0" w:color="auto"/>
      </w:divBdr>
    </w:div>
    <w:div w:id="430441826">
      <w:bodyDiv w:val="1"/>
      <w:marLeft w:val="0"/>
      <w:marRight w:val="0"/>
      <w:marTop w:val="0"/>
      <w:marBottom w:val="0"/>
      <w:divBdr>
        <w:top w:val="none" w:sz="0" w:space="0" w:color="auto"/>
        <w:left w:val="none" w:sz="0" w:space="0" w:color="auto"/>
        <w:bottom w:val="none" w:sz="0" w:space="0" w:color="auto"/>
        <w:right w:val="none" w:sz="0" w:space="0" w:color="auto"/>
      </w:divBdr>
    </w:div>
    <w:div w:id="431781994">
      <w:bodyDiv w:val="1"/>
      <w:marLeft w:val="0"/>
      <w:marRight w:val="0"/>
      <w:marTop w:val="0"/>
      <w:marBottom w:val="0"/>
      <w:divBdr>
        <w:top w:val="none" w:sz="0" w:space="0" w:color="auto"/>
        <w:left w:val="none" w:sz="0" w:space="0" w:color="auto"/>
        <w:bottom w:val="none" w:sz="0" w:space="0" w:color="auto"/>
        <w:right w:val="none" w:sz="0" w:space="0" w:color="auto"/>
      </w:divBdr>
    </w:div>
    <w:div w:id="433286560">
      <w:bodyDiv w:val="1"/>
      <w:marLeft w:val="0"/>
      <w:marRight w:val="0"/>
      <w:marTop w:val="0"/>
      <w:marBottom w:val="0"/>
      <w:divBdr>
        <w:top w:val="none" w:sz="0" w:space="0" w:color="auto"/>
        <w:left w:val="none" w:sz="0" w:space="0" w:color="auto"/>
        <w:bottom w:val="none" w:sz="0" w:space="0" w:color="auto"/>
        <w:right w:val="none" w:sz="0" w:space="0" w:color="auto"/>
      </w:divBdr>
    </w:div>
    <w:div w:id="433597559">
      <w:bodyDiv w:val="1"/>
      <w:marLeft w:val="0"/>
      <w:marRight w:val="0"/>
      <w:marTop w:val="0"/>
      <w:marBottom w:val="0"/>
      <w:divBdr>
        <w:top w:val="none" w:sz="0" w:space="0" w:color="auto"/>
        <w:left w:val="none" w:sz="0" w:space="0" w:color="auto"/>
        <w:bottom w:val="none" w:sz="0" w:space="0" w:color="auto"/>
        <w:right w:val="none" w:sz="0" w:space="0" w:color="auto"/>
      </w:divBdr>
    </w:div>
    <w:div w:id="433749919">
      <w:bodyDiv w:val="1"/>
      <w:marLeft w:val="0"/>
      <w:marRight w:val="0"/>
      <w:marTop w:val="0"/>
      <w:marBottom w:val="0"/>
      <w:divBdr>
        <w:top w:val="none" w:sz="0" w:space="0" w:color="auto"/>
        <w:left w:val="none" w:sz="0" w:space="0" w:color="auto"/>
        <w:bottom w:val="none" w:sz="0" w:space="0" w:color="auto"/>
        <w:right w:val="none" w:sz="0" w:space="0" w:color="auto"/>
      </w:divBdr>
    </w:div>
    <w:div w:id="436604644">
      <w:bodyDiv w:val="1"/>
      <w:marLeft w:val="0"/>
      <w:marRight w:val="0"/>
      <w:marTop w:val="0"/>
      <w:marBottom w:val="0"/>
      <w:divBdr>
        <w:top w:val="none" w:sz="0" w:space="0" w:color="auto"/>
        <w:left w:val="none" w:sz="0" w:space="0" w:color="auto"/>
        <w:bottom w:val="none" w:sz="0" w:space="0" w:color="auto"/>
        <w:right w:val="none" w:sz="0" w:space="0" w:color="auto"/>
      </w:divBdr>
    </w:div>
    <w:div w:id="439179225">
      <w:bodyDiv w:val="1"/>
      <w:marLeft w:val="0"/>
      <w:marRight w:val="0"/>
      <w:marTop w:val="0"/>
      <w:marBottom w:val="0"/>
      <w:divBdr>
        <w:top w:val="none" w:sz="0" w:space="0" w:color="auto"/>
        <w:left w:val="none" w:sz="0" w:space="0" w:color="auto"/>
        <w:bottom w:val="none" w:sz="0" w:space="0" w:color="auto"/>
        <w:right w:val="none" w:sz="0" w:space="0" w:color="auto"/>
      </w:divBdr>
    </w:div>
    <w:div w:id="440805861">
      <w:bodyDiv w:val="1"/>
      <w:marLeft w:val="0"/>
      <w:marRight w:val="0"/>
      <w:marTop w:val="0"/>
      <w:marBottom w:val="0"/>
      <w:divBdr>
        <w:top w:val="none" w:sz="0" w:space="0" w:color="auto"/>
        <w:left w:val="none" w:sz="0" w:space="0" w:color="auto"/>
        <w:bottom w:val="none" w:sz="0" w:space="0" w:color="auto"/>
        <w:right w:val="none" w:sz="0" w:space="0" w:color="auto"/>
      </w:divBdr>
    </w:div>
    <w:div w:id="445150926">
      <w:bodyDiv w:val="1"/>
      <w:marLeft w:val="0"/>
      <w:marRight w:val="0"/>
      <w:marTop w:val="0"/>
      <w:marBottom w:val="0"/>
      <w:divBdr>
        <w:top w:val="none" w:sz="0" w:space="0" w:color="auto"/>
        <w:left w:val="none" w:sz="0" w:space="0" w:color="auto"/>
        <w:bottom w:val="none" w:sz="0" w:space="0" w:color="auto"/>
        <w:right w:val="none" w:sz="0" w:space="0" w:color="auto"/>
      </w:divBdr>
    </w:div>
    <w:div w:id="446122735">
      <w:bodyDiv w:val="1"/>
      <w:marLeft w:val="0"/>
      <w:marRight w:val="0"/>
      <w:marTop w:val="0"/>
      <w:marBottom w:val="0"/>
      <w:divBdr>
        <w:top w:val="none" w:sz="0" w:space="0" w:color="auto"/>
        <w:left w:val="none" w:sz="0" w:space="0" w:color="auto"/>
        <w:bottom w:val="none" w:sz="0" w:space="0" w:color="auto"/>
        <w:right w:val="none" w:sz="0" w:space="0" w:color="auto"/>
      </w:divBdr>
    </w:div>
    <w:div w:id="446315370">
      <w:bodyDiv w:val="1"/>
      <w:marLeft w:val="0"/>
      <w:marRight w:val="0"/>
      <w:marTop w:val="0"/>
      <w:marBottom w:val="0"/>
      <w:divBdr>
        <w:top w:val="none" w:sz="0" w:space="0" w:color="auto"/>
        <w:left w:val="none" w:sz="0" w:space="0" w:color="auto"/>
        <w:bottom w:val="none" w:sz="0" w:space="0" w:color="auto"/>
        <w:right w:val="none" w:sz="0" w:space="0" w:color="auto"/>
      </w:divBdr>
    </w:div>
    <w:div w:id="447622452">
      <w:bodyDiv w:val="1"/>
      <w:marLeft w:val="0"/>
      <w:marRight w:val="0"/>
      <w:marTop w:val="0"/>
      <w:marBottom w:val="0"/>
      <w:divBdr>
        <w:top w:val="none" w:sz="0" w:space="0" w:color="auto"/>
        <w:left w:val="none" w:sz="0" w:space="0" w:color="auto"/>
        <w:bottom w:val="none" w:sz="0" w:space="0" w:color="auto"/>
        <w:right w:val="none" w:sz="0" w:space="0" w:color="auto"/>
      </w:divBdr>
    </w:div>
    <w:div w:id="448938803">
      <w:bodyDiv w:val="1"/>
      <w:marLeft w:val="0"/>
      <w:marRight w:val="0"/>
      <w:marTop w:val="0"/>
      <w:marBottom w:val="0"/>
      <w:divBdr>
        <w:top w:val="none" w:sz="0" w:space="0" w:color="auto"/>
        <w:left w:val="none" w:sz="0" w:space="0" w:color="auto"/>
        <w:bottom w:val="none" w:sz="0" w:space="0" w:color="auto"/>
        <w:right w:val="none" w:sz="0" w:space="0" w:color="auto"/>
      </w:divBdr>
    </w:div>
    <w:div w:id="449906064">
      <w:bodyDiv w:val="1"/>
      <w:marLeft w:val="0"/>
      <w:marRight w:val="0"/>
      <w:marTop w:val="0"/>
      <w:marBottom w:val="0"/>
      <w:divBdr>
        <w:top w:val="none" w:sz="0" w:space="0" w:color="auto"/>
        <w:left w:val="none" w:sz="0" w:space="0" w:color="auto"/>
        <w:bottom w:val="none" w:sz="0" w:space="0" w:color="auto"/>
        <w:right w:val="none" w:sz="0" w:space="0" w:color="auto"/>
      </w:divBdr>
    </w:div>
    <w:div w:id="450517505">
      <w:bodyDiv w:val="1"/>
      <w:marLeft w:val="0"/>
      <w:marRight w:val="0"/>
      <w:marTop w:val="0"/>
      <w:marBottom w:val="0"/>
      <w:divBdr>
        <w:top w:val="none" w:sz="0" w:space="0" w:color="auto"/>
        <w:left w:val="none" w:sz="0" w:space="0" w:color="auto"/>
        <w:bottom w:val="none" w:sz="0" w:space="0" w:color="auto"/>
        <w:right w:val="none" w:sz="0" w:space="0" w:color="auto"/>
      </w:divBdr>
    </w:div>
    <w:div w:id="450828624">
      <w:bodyDiv w:val="1"/>
      <w:marLeft w:val="0"/>
      <w:marRight w:val="0"/>
      <w:marTop w:val="0"/>
      <w:marBottom w:val="0"/>
      <w:divBdr>
        <w:top w:val="none" w:sz="0" w:space="0" w:color="auto"/>
        <w:left w:val="none" w:sz="0" w:space="0" w:color="auto"/>
        <w:bottom w:val="none" w:sz="0" w:space="0" w:color="auto"/>
        <w:right w:val="none" w:sz="0" w:space="0" w:color="auto"/>
      </w:divBdr>
    </w:div>
    <w:div w:id="452557077">
      <w:bodyDiv w:val="1"/>
      <w:marLeft w:val="0"/>
      <w:marRight w:val="0"/>
      <w:marTop w:val="0"/>
      <w:marBottom w:val="0"/>
      <w:divBdr>
        <w:top w:val="none" w:sz="0" w:space="0" w:color="auto"/>
        <w:left w:val="none" w:sz="0" w:space="0" w:color="auto"/>
        <w:bottom w:val="none" w:sz="0" w:space="0" w:color="auto"/>
        <w:right w:val="none" w:sz="0" w:space="0" w:color="auto"/>
      </w:divBdr>
    </w:div>
    <w:div w:id="455760550">
      <w:bodyDiv w:val="1"/>
      <w:marLeft w:val="0"/>
      <w:marRight w:val="0"/>
      <w:marTop w:val="0"/>
      <w:marBottom w:val="0"/>
      <w:divBdr>
        <w:top w:val="none" w:sz="0" w:space="0" w:color="auto"/>
        <w:left w:val="none" w:sz="0" w:space="0" w:color="auto"/>
        <w:bottom w:val="none" w:sz="0" w:space="0" w:color="auto"/>
        <w:right w:val="none" w:sz="0" w:space="0" w:color="auto"/>
      </w:divBdr>
    </w:div>
    <w:div w:id="458036397">
      <w:bodyDiv w:val="1"/>
      <w:marLeft w:val="0"/>
      <w:marRight w:val="0"/>
      <w:marTop w:val="0"/>
      <w:marBottom w:val="0"/>
      <w:divBdr>
        <w:top w:val="none" w:sz="0" w:space="0" w:color="auto"/>
        <w:left w:val="none" w:sz="0" w:space="0" w:color="auto"/>
        <w:bottom w:val="none" w:sz="0" w:space="0" w:color="auto"/>
        <w:right w:val="none" w:sz="0" w:space="0" w:color="auto"/>
      </w:divBdr>
    </w:div>
    <w:div w:id="458114215">
      <w:bodyDiv w:val="1"/>
      <w:marLeft w:val="0"/>
      <w:marRight w:val="0"/>
      <w:marTop w:val="0"/>
      <w:marBottom w:val="0"/>
      <w:divBdr>
        <w:top w:val="none" w:sz="0" w:space="0" w:color="auto"/>
        <w:left w:val="none" w:sz="0" w:space="0" w:color="auto"/>
        <w:bottom w:val="none" w:sz="0" w:space="0" w:color="auto"/>
        <w:right w:val="none" w:sz="0" w:space="0" w:color="auto"/>
      </w:divBdr>
    </w:div>
    <w:div w:id="459152242">
      <w:bodyDiv w:val="1"/>
      <w:marLeft w:val="0"/>
      <w:marRight w:val="0"/>
      <w:marTop w:val="0"/>
      <w:marBottom w:val="0"/>
      <w:divBdr>
        <w:top w:val="none" w:sz="0" w:space="0" w:color="auto"/>
        <w:left w:val="none" w:sz="0" w:space="0" w:color="auto"/>
        <w:bottom w:val="none" w:sz="0" w:space="0" w:color="auto"/>
        <w:right w:val="none" w:sz="0" w:space="0" w:color="auto"/>
      </w:divBdr>
    </w:div>
    <w:div w:id="459231156">
      <w:bodyDiv w:val="1"/>
      <w:marLeft w:val="0"/>
      <w:marRight w:val="0"/>
      <w:marTop w:val="0"/>
      <w:marBottom w:val="0"/>
      <w:divBdr>
        <w:top w:val="none" w:sz="0" w:space="0" w:color="auto"/>
        <w:left w:val="none" w:sz="0" w:space="0" w:color="auto"/>
        <w:bottom w:val="none" w:sz="0" w:space="0" w:color="auto"/>
        <w:right w:val="none" w:sz="0" w:space="0" w:color="auto"/>
      </w:divBdr>
    </w:div>
    <w:div w:id="459304902">
      <w:bodyDiv w:val="1"/>
      <w:marLeft w:val="0"/>
      <w:marRight w:val="0"/>
      <w:marTop w:val="0"/>
      <w:marBottom w:val="0"/>
      <w:divBdr>
        <w:top w:val="none" w:sz="0" w:space="0" w:color="auto"/>
        <w:left w:val="none" w:sz="0" w:space="0" w:color="auto"/>
        <w:bottom w:val="none" w:sz="0" w:space="0" w:color="auto"/>
        <w:right w:val="none" w:sz="0" w:space="0" w:color="auto"/>
      </w:divBdr>
    </w:div>
    <w:div w:id="459882124">
      <w:bodyDiv w:val="1"/>
      <w:marLeft w:val="0"/>
      <w:marRight w:val="0"/>
      <w:marTop w:val="0"/>
      <w:marBottom w:val="0"/>
      <w:divBdr>
        <w:top w:val="none" w:sz="0" w:space="0" w:color="auto"/>
        <w:left w:val="none" w:sz="0" w:space="0" w:color="auto"/>
        <w:bottom w:val="none" w:sz="0" w:space="0" w:color="auto"/>
        <w:right w:val="none" w:sz="0" w:space="0" w:color="auto"/>
      </w:divBdr>
    </w:div>
    <w:div w:id="460541937">
      <w:bodyDiv w:val="1"/>
      <w:marLeft w:val="0"/>
      <w:marRight w:val="0"/>
      <w:marTop w:val="0"/>
      <w:marBottom w:val="0"/>
      <w:divBdr>
        <w:top w:val="none" w:sz="0" w:space="0" w:color="auto"/>
        <w:left w:val="none" w:sz="0" w:space="0" w:color="auto"/>
        <w:bottom w:val="none" w:sz="0" w:space="0" w:color="auto"/>
        <w:right w:val="none" w:sz="0" w:space="0" w:color="auto"/>
      </w:divBdr>
    </w:div>
    <w:div w:id="461578832">
      <w:bodyDiv w:val="1"/>
      <w:marLeft w:val="0"/>
      <w:marRight w:val="0"/>
      <w:marTop w:val="0"/>
      <w:marBottom w:val="0"/>
      <w:divBdr>
        <w:top w:val="none" w:sz="0" w:space="0" w:color="auto"/>
        <w:left w:val="none" w:sz="0" w:space="0" w:color="auto"/>
        <w:bottom w:val="none" w:sz="0" w:space="0" w:color="auto"/>
        <w:right w:val="none" w:sz="0" w:space="0" w:color="auto"/>
      </w:divBdr>
    </w:div>
    <w:div w:id="461775936">
      <w:bodyDiv w:val="1"/>
      <w:marLeft w:val="0"/>
      <w:marRight w:val="0"/>
      <w:marTop w:val="0"/>
      <w:marBottom w:val="0"/>
      <w:divBdr>
        <w:top w:val="none" w:sz="0" w:space="0" w:color="auto"/>
        <w:left w:val="none" w:sz="0" w:space="0" w:color="auto"/>
        <w:bottom w:val="none" w:sz="0" w:space="0" w:color="auto"/>
        <w:right w:val="none" w:sz="0" w:space="0" w:color="auto"/>
      </w:divBdr>
    </w:div>
    <w:div w:id="462502496">
      <w:bodyDiv w:val="1"/>
      <w:marLeft w:val="0"/>
      <w:marRight w:val="0"/>
      <w:marTop w:val="0"/>
      <w:marBottom w:val="0"/>
      <w:divBdr>
        <w:top w:val="none" w:sz="0" w:space="0" w:color="auto"/>
        <w:left w:val="none" w:sz="0" w:space="0" w:color="auto"/>
        <w:bottom w:val="none" w:sz="0" w:space="0" w:color="auto"/>
        <w:right w:val="none" w:sz="0" w:space="0" w:color="auto"/>
      </w:divBdr>
    </w:div>
    <w:div w:id="463012918">
      <w:bodyDiv w:val="1"/>
      <w:marLeft w:val="0"/>
      <w:marRight w:val="0"/>
      <w:marTop w:val="0"/>
      <w:marBottom w:val="0"/>
      <w:divBdr>
        <w:top w:val="none" w:sz="0" w:space="0" w:color="auto"/>
        <w:left w:val="none" w:sz="0" w:space="0" w:color="auto"/>
        <w:bottom w:val="none" w:sz="0" w:space="0" w:color="auto"/>
        <w:right w:val="none" w:sz="0" w:space="0" w:color="auto"/>
      </w:divBdr>
    </w:div>
    <w:div w:id="463817184">
      <w:bodyDiv w:val="1"/>
      <w:marLeft w:val="0"/>
      <w:marRight w:val="0"/>
      <w:marTop w:val="0"/>
      <w:marBottom w:val="0"/>
      <w:divBdr>
        <w:top w:val="none" w:sz="0" w:space="0" w:color="auto"/>
        <w:left w:val="none" w:sz="0" w:space="0" w:color="auto"/>
        <w:bottom w:val="none" w:sz="0" w:space="0" w:color="auto"/>
        <w:right w:val="none" w:sz="0" w:space="0" w:color="auto"/>
      </w:divBdr>
    </w:div>
    <w:div w:id="464391093">
      <w:bodyDiv w:val="1"/>
      <w:marLeft w:val="0"/>
      <w:marRight w:val="0"/>
      <w:marTop w:val="0"/>
      <w:marBottom w:val="0"/>
      <w:divBdr>
        <w:top w:val="none" w:sz="0" w:space="0" w:color="auto"/>
        <w:left w:val="none" w:sz="0" w:space="0" w:color="auto"/>
        <w:bottom w:val="none" w:sz="0" w:space="0" w:color="auto"/>
        <w:right w:val="none" w:sz="0" w:space="0" w:color="auto"/>
      </w:divBdr>
    </w:div>
    <w:div w:id="464548910">
      <w:bodyDiv w:val="1"/>
      <w:marLeft w:val="0"/>
      <w:marRight w:val="0"/>
      <w:marTop w:val="0"/>
      <w:marBottom w:val="0"/>
      <w:divBdr>
        <w:top w:val="none" w:sz="0" w:space="0" w:color="auto"/>
        <w:left w:val="none" w:sz="0" w:space="0" w:color="auto"/>
        <w:bottom w:val="none" w:sz="0" w:space="0" w:color="auto"/>
        <w:right w:val="none" w:sz="0" w:space="0" w:color="auto"/>
      </w:divBdr>
    </w:div>
    <w:div w:id="465008634">
      <w:bodyDiv w:val="1"/>
      <w:marLeft w:val="0"/>
      <w:marRight w:val="0"/>
      <w:marTop w:val="0"/>
      <w:marBottom w:val="0"/>
      <w:divBdr>
        <w:top w:val="none" w:sz="0" w:space="0" w:color="auto"/>
        <w:left w:val="none" w:sz="0" w:space="0" w:color="auto"/>
        <w:bottom w:val="none" w:sz="0" w:space="0" w:color="auto"/>
        <w:right w:val="none" w:sz="0" w:space="0" w:color="auto"/>
      </w:divBdr>
    </w:div>
    <w:div w:id="465467209">
      <w:bodyDiv w:val="1"/>
      <w:marLeft w:val="0"/>
      <w:marRight w:val="0"/>
      <w:marTop w:val="0"/>
      <w:marBottom w:val="0"/>
      <w:divBdr>
        <w:top w:val="none" w:sz="0" w:space="0" w:color="auto"/>
        <w:left w:val="none" w:sz="0" w:space="0" w:color="auto"/>
        <w:bottom w:val="none" w:sz="0" w:space="0" w:color="auto"/>
        <w:right w:val="none" w:sz="0" w:space="0" w:color="auto"/>
      </w:divBdr>
    </w:div>
    <w:div w:id="466893066">
      <w:bodyDiv w:val="1"/>
      <w:marLeft w:val="0"/>
      <w:marRight w:val="0"/>
      <w:marTop w:val="0"/>
      <w:marBottom w:val="0"/>
      <w:divBdr>
        <w:top w:val="none" w:sz="0" w:space="0" w:color="auto"/>
        <w:left w:val="none" w:sz="0" w:space="0" w:color="auto"/>
        <w:bottom w:val="none" w:sz="0" w:space="0" w:color="auto"/>
        <w:right w:val="none" w:sz="0" w:space="0" w:color="auto"/>
      </w:divBdr>
    </w:div>
    <w:div w:id="467626790">
      <w:bodyDiv w:val="1"/>
      <w:marLeft w:val="0"/>
      <w:marRight w:val="0"/>
      <w:marTop w:val="0"/>
      <w:marBottom w:val="0"/>
      <w:divBdr>
        <w:top w:val="none" w:sz="0" w:space="0" w:color="auto"/>
        <w:left w:val="none" w:sz="0" w:space="0" w:color="auto"/>
        <w:bottom w:val="none" w:sz="0" w:space="0" w:color="auto"/>
        <w:right w:val="none" w:sz="0" w:space="0" w:color="auto"/>
      </w:divBdr>
    </w:div>
    <w:div w:id="468402722">
      <w:bodyDiv w:val="1"/>
      <w:marLeft w:val="0"/>
      <w:marRight w:val="0"/>
      <w:marTop w:val="0"/>
      <w:marBottom w:val="0"/>
      <w:divBdr>
        <w:top w:val="none" w:sz="0" w:space="0" w:color="auto"/>
        <w:left w:val="none" w:sz="0" w:space="0" w:color="auto"/>
        <w:bottom w:val="none" w:sz="0" w:space="0" w:color="auto"/>
        <w:right w:val="none" w:sz="0" w:space="0" w:color="auto"/>
      </w:divBdr>
    </w:div>
    <w:div w:id="468520051">
      <w:bodyDiv w:val="1"/>
      <w:marLeft w:val="0"/>
      <w:marRight w:val="0"/>
      <w:marTop w:val="0"/>
      <w:marBottom w:val="0"/>
      <w:divBdr>
        <w:top w:val="none" w:sz="0" w:space="0" w:color="auto"/>
        <w:left w:val="none" w:sz="0" w:space="0" w:color="auto"/>
        <w:bottom w:val="none" w:sz="0" w:space="0" w:color="auto"/>
        <w:right w:val="none" w:sz="0" w:space="0" w:color="auto"/>
      </w:divBdr>
    </w:div>
    <w:div w:id="469597405">
      <w:bodyDiv w:val="1"/>
      <w:marLeft w:val="0"/>
      <w:marRight w:val="0"/>
      <w:marTop w:val="0"/>
      <w:marBottom w:val="0"/>
      <w:divBdr>
        <w:top w:val="none" w:sz="0" w:space="0" w:color="auto"/>
        <w:left w:val="none" w:sz="0" w:space="0" w:color="auto"/>
        <w:bottom w:val="none" w:sz="0" w:space="0" w:color="auto"/>
        <w:right w:val="none" w:sz="0" w:space="0" w:color="auto"/>
      </w:divBdr>
      <w:divsChild>
        <w:div w:id="1241913930">
          <w:marLeft w:val="0"/>
          <w:marRight w:val="0"/>
          <w:marTop w:val="0"/>
          <w:marBottom w:val="0"/>
          <w:divBdr>
            <w:top w:val="none" w:sz="0" w:space="0" w:color="auto"/>
            <w:left w:val="none" w:sz="0" w:space="0" w:color="auto"/>
            <w:bottom w:val="none" w:sz="0" w:space="0" w:color="auto"/>
            <w:right w:val="none" w:sz="0" w:space="0" w:color="auto"/>
          </w:divBdr>
        </w:div>
      </w:divsChild>
    </w:div>
    <w:div w:id="470102141">
      <w:bodyDiv w:val="1"/>
      <w:marLeft w:val="0"/>
      <w:marRight w:val="0"/>
      <w:marTop w:val="0"/>
      <w:marBottom w:val="0"/>
      <w:divBdr>
        <w:top w:val="none" w:sz="0" w:space="0" w:color="auto"/>
        <w:left w:val="none" w:sz="0" w:space="0" w:color="auto"/>
        <w:bottom w:val="none" w:sz="0" w:space="0" w:color="auto"/>
        <w:right w:val="none" w:sz="0" w:space="0" w:color="auto"/>
      </w:divBdr>
    </w:div>
    <w:div w:id="470640166">
      <w:bodyDiv w:val="1"/>
      <w:marLeft w:val="0"/>
      <w:marRight w:val="0"/>
      <w:marTop w:val="0"/>
      <w:marBottom w:val="0"/>
      <w:divBdr>
        <w:top w:val="none" w:sz="0" w:space="0" w:color="auto"/>
        <w:left w:val="none" w:sz="0" w:space="0" w:color="auto"/>
        <w:bottom w:val="none" w:sz="0" w:space="0" w:color="auto"/>
        <w:right w:val="none" w:sz="0" w:space="0" w:color="auto"/>
      </w:divBdr>
    </w:div>
    <w:div w:id="470755267">
      <w:bodyDiv w:val="1"/>
      <w:marLeft w:val="0"/>
      <w:marRight w:val="0"/>
      <w:marTop w:val="0"/>
      <w:marBottom w:val="0"/>
      <w:divBdr>
        <w:top w:val="none" w:sz="0" w:space="0" w:color="auto"/>
        <w:left w:val="none" w:sz="0" w:space="0" w:color="auto"/>
        <w:bottom w:val="none" w:sz="0" w:space="0" w:color="auto"/>
        <w:right w:val="none" w:sz="0" w:space="0" w:color="auto"/>
      </w:divBdr>
    </w:div>
    <w:div w:id="471673626">
      <w:bodyDiv w:val="1"/>
      <w:marLeft w:val="0"/>
      <w:marRight w:val="0"/>
      <w:marTop w:val="0"/>
      <w:marBottom w:val="0"/>
      <w:divBdr>
        <w:top w:val="none" w:sz="0" w:space="0" w:color="auto"/>
        <w:left w:val="none" w:sz="0" w:space="0" w:color="auto"/>
        <w:bottom w:val="none" w:sz="0" w:space="0" w:color="auto"/>
        <w:right w:val="none" w:sz="0" w:space="0" w:color="auto"/>
      </w:divBdr>
    </w:div>
    <w:div w:id="472405392">
      <w:bodyDiv w:val="1"/>
      <w:marLeft w:val="0"/>
      <w:marRight w:val="0"/>
      <w:marTop w:val="0"/>
      <w:marBottom w:val="0"/>
      <w:divBdr>
        <w:top w:val="none" w:sz="0" w:space="0" w:color="auto"/>
        <w:left w:val="none" w:sz="0" w:space="0" w:color="auto"/>
        <w:bottom w:val="none" w:sz="0" w:space="0" w:color="auto"/>
        <w:right w:val="none" w:sz="0" w:space="0" w:color="auto"/>
      </w:divBdr>
    </w:div>
    <w:div w:id="472408070">
      <w:bodyDiv w:val="1"/>
      <w:marLeft w:val="0"/>
      <w:marRight w:val="0"/>
      <w:marTop w:val="0"/>
      <w:marBottom w:val="0"/>
      <w:divBdr>
        <w:top w:val="none" w:sz="0" w:space="0" w:color="auto"/>
        <w:left w:val="none" w:sz="0" w:space="0" w:color="auto"/>
        <w:bottom w:val="none" w:sz="0" w:space="0" w:color="auto"/>
        <w:right w:val="none" w:sz="0" w:space="0" w:color="auto"/>
      </w:divBdr>
    </w:div>
    <w:div w:id="472790238">
      <w:bodyDiv w:val="1"/>
      <w:marLeft w:val="0"/>
      <w:marRight w:val="0"/>
      <w:marTop w:val="0"/>
      <w:marBottom w:val="0"/>
      <w:divBdr>
        <w:top w:val="none" w:sz="0" w:space="0" w:color="auto"/>
        <w:left w:val="none" w:sz="0" w:space="0" w:color="auto"/>
        <w:bottom w:val="none" w:sz="0" w:space="0" w:color="auto"/>
        <w:right w:val="none" w:sz="0" w:space="0" w:color="auto"/>
      </w:divBdr>
    </w:div>
    <w:div w:id="473059234">
      <w:bodyDiv w:val="1"/>
      <w:marLeft w:val="0"/>
      <w:marRight w:val="0"/>
      <w:marTop w:val="0"/>
      <w:marBottom w:val="0"/>
      <w:divBdr>
        <w:top w:val="none" w:sz="0" w:space="0" w:color="auto"/>
        <w:left w:val="none" w:sz="0" w:space="0" w:color="auto"/>
        <w:bottom w:val="none" w:sz="0" w:space="0" w:color="auto"/>
        <w:right w:val="none" w:sz="0" w:space="0" w:color="auto"/>
      </w:divBdr>
    </w:div>
    <w:div w:id="473109485">
      <w:bodyDiv w:val="1"/>
      <w:marLeft w:val="0"/>
      <w:marRight w:val="0"/>
      <w:marTop w:val="0"/>
      <w:marBottom w:val="0"/>
      <w:divBdr>
        <w:top w:val="none" w:sz="0" w:space="0" w:color="auto"/>
        <w:left w:val="none" w:sz="0" w:space="0" w:color="auto"/>
        <w:bottom w:val="none" w:sz="0" w:space="0" w:color="auto"/>
        <w:right w:val="none" w:sz="0" w:space="0" w:color="auto"/>
      </w:divBdr>
    </w:div>
    <w:div w:id="475684684">
      <w:bodyDiv w:val="1"/>
      <w:marLeft w:val="0"/>
      <w:marRight w:val="0"/>
      <w:marTop w:val="0"/>
      <w:marBottom w:val="0"/>
      <w:divBdr>
        <w:top w:val="none" w:sz="0" w:space="0" w:color="auto"/>
        <w:left w:val="none" w:sz="0" w:space="0" w:color="auto"/>
        <w:bottom w:val="none" w:sz="0" w:space="0" w:color="auto"/>
        <w:right w:val="none" w:sz="0" w:space="0" w:color="auto"/>
      </w:divBdr>
    </w:div>
    <w:div w:id="476727307">
      <w:bodyDiv w:val="1"/>
      <w:marLeft w:val="0"/>
      <w:marRight w:val="0"/>
      <w:marTop w:val="0"/>
      <w:marBottom w:val="0"/>
      <w:divBdr>
        <w:top w:val="none" w:sz="0" w:space="0" w:color="auto"/>
        <w:left w:val="none" w:sz="0" w:space="0" w:color="auto"/>
        <w:bottom w:val="none" w:sz="0" w:space="0" w:color="auto"/>
        <w:right w:val="none" w:sz="0" w:space="0" w:color="auto"/>
      </w:divBdr>
    </w:div>
    <w:div w:id="477920039">
      <w:bodyDiv w:val="1"/>
      <w:marLeft w:val="0"/>
      <w:marRight w:val="0"/>
      <w:marTop w:val="0"/>
      <w:marBottom w:val="0"/>
      <w:divBdr>
        <w:top w:val="none" w:sz="0" w:space="0" w:color="auto"/>
        <w:left w:val="none" w:sz="0" w:space="0" w:color="auto"/>
        <w:bottom w:val="none" w:sz="0" w:space="0" w:color="auto"/>
        <w:right w:val="none" w:sz="0" w:space="0" w:color="auto"/>
      </w:divBdr>
    </w:div>
    <w:div w:id="479343947">
      <w:bodyDiv w:val="1"/>
      <w:marLeft w:val="0"/>
      <w:marRight w:val="0"/>
      <w:marTop w:val="0"/>
      <w:marBottom w:val="0"/>
      <w:divBdr>
        <w:top w:val="none" w:sz="0" w:space="0" w:color="auto"/>
        <w:left w:val="none" w:sz="0" w:space="0" w:color="auto"/>
        <w:bottom w:val="none" w:sz="0" w:space="0" w:color="auto"/>
        <w:right w:val="none" w:sz="0" w:space="0" w:color="auto"/>
      </w:divBdr>
    </w:div>
    <w:div w:id="480655209">
      <w:bodyDiv w:val="1"/>
      <w:marLeft w:val="0"/>
      <w:marRight w:val="0"/>
      <w:marTop w:val="0"/>
      <w:marBottom w:val="0"/>
      <w:divBdr>
        <w:top w:val="none" w:sz="0" w:space="0" w:color="auto"/>
        <w:left w:val="none" w:sz="0" w:space="0" w:color="auto"/>
        <w:bottom w:val="none" w:sz="0" w:space="0" w:color="auto"/>
        <w:right w:val="none" w:sz="0" w:space="0" w:color="auto"/>
      </w:divBdr>
    </w:div>
    <w:div w:id="481390167">
      <w:bodyDiv w:val="1"/>
      <w:marLeft w:val="0"/>
      <w:marRight w:val="0"/>
      <w:marTop w:val="0"/>
      <w:marBottom w:val="0"/>
      <w:divBdr>
        <w:top w:val="none" w:sz="0" w:space="0" w:color="auto"/>
        <w:left w:val="none" w:sz="0" w:space="0" w:color="auto"/>
        <w:bottom w:val="none" w:sz="0" w:space="0" w:color="auto"/>
        <w:right w:val="none" w:sz="0" w:space="0" w:color="auto"/>
      </w:divBdr>
    </w:div>
    <w:div w:id="482234392">
      <w:bodyDiv w:val="1"/>
      <w:marLeft w:val="0"/>
      <w:marRight w:val="0"/>
      <w:marTop w:val="0"/>
      <w:marBottom w:val="0"/>
      <w:divBdr>
        <w:top w:val="none" w:sz="0" w:space="0" w:color="auto"/>
        <w:left w:val="none" w:sz="0" w:space="0" w:color="auto"/>
        <w:bottom w:val="none" w:sz="0" w:space="0" w:color="auto"/>
        <w:right w:val="none" w:sz="0" w:space="0" w:color="auto"/>
      </w:divBdr>
    </w:div>
    <w:div w:id="482967278">
      <w:bodyDiv w:val="1"/>
      <w:marLeft w:val="0"/>
      <w:marRight w:val="0"/>
      <w:marTop w:val="0"/>
      <w:marBottom w:val="0"/>
      <w:divBdr>
        <w:top w:val="none" w:sz="0" w:space="0" w:color="auto"/>
        <w:left w:val="none" w:sz="0" w:space="0" w:color="auto"/>
        <w:bottom w:val="none" w:sz="0" w:space="0" w:color="auto"/>
        <w:right w:val="none" w:sz="0" w:space="0" w:color="auto"/>
      </w:divBdr>
    </w:div>
    <w:div w:id="483277001">
      <w:bodyDiv w:val="1"/>
      <w:marLeft w:val="0"/>
      <w:marRight w:val="0"/>
      <w:marTop w:val="0"/>
      <w:marBottom w:val="0"/>
      <w:divBdr>
        <w:top w:val="none" w:sz="0" w:space="0" w:color="auto"/>
        <w:left w:val="none" w:sz="0" w:space="0" w:color="auto"/>
        <w:bottom w:val="none" w:sz="0" w:space="0" w:color="auto"/>
        <w:right w:val="none" w:sz="0" w:space="0" w:color="auto"/>
      </w:divBdr>
    </w:div>
    <w:div w:id="485166651">
      <w:bodyDiv w:val="1"/>
      <w:marLeft w:val="0"/>
      <w:marRight w:val="0"/>
      <w:marTop w:val="0"/>
      <w:marBottom w:val="0"/>
      <w:divBdr>
        <w:top w:val="none" w:sz="0" w:space="0" w:color="auto"/>
        <w:left w:val="none" w:sz="0" w:space="0" w:color="auto"/>
        <w:bottom w:val="none" w:sz="0" w:space="0" w:color="auto"/>
        <w:right w:val="none" w:sz="0" w:space="0" w:color="auto"/>
      </w:divBdr>
    </w:div>
    <w:div w:id="485360522">
      <w:bodyDiv w:val="1"/>
      <w:marLeft w:val="0"/>
      <w:marRight w:val="0"/>
      <w:marTop w:val="0"/>
      <w:marBottom w:val="0"/>
      <w:divBdr>
        <w:top w:val="none" w:sz="0" w:space="0" w:color="auto"/>
        <w:left w:val="none" w:sz="0" w:space="0" w:color="auto"/>
        <w:bottom w:val="none" w:sz="0" w:space="0" w:color="auto"/>
        <w:right w:val="none" w:sz="0" w:space="0" w:color="auto"/>
      </w:divBdr>
    </w:div>
    <w:div w:id="486018964">
      <w:bodyDiv w:val="1"/>
      <w:marLeft w:val="0"/>
      <w:marRight w:val="0"/>
      <w:marTop w:val="0"/>
      <w:marBottom w:val="0"/>
      <w:divBdr>
        <w:top w:val="none" w:sz="0" w:space="0" w:color="auto"/>
        <w:left w:val="none" w:sz="0" w:space="0" w:color="auto"/>
        <w:bottom w:val="none" w:sz="0" w:space="0" w:color="auto"/>
        <w:right w:val="none" w:sz="0" w:space="0" w:color="auto"/>
      </w:divBdr>
    </w:div>
    <w:div w:id="486285282">
      <w:bodyDiv w:val="1"/>
      <w:marLeft w:val="0"/>
      <w:marRight w:val="0"/>
      <w:marTop w:val="0"/>
      <w:marBottom w:val="0"/>
      <w:divBdr>
        <w:top w:val="none" w:sz="0" w:space="0" w:color="auto"/>
        <w:left w:val="none" w:sz="0" w:space="0" w:color="auto"/>
        <w:bottom w:val="none" w:sz="0" w:space="0" w:color="auto"/>
        <w:right w:val="none" w:sz="0" w:space="0" w:color="auto"/>
      </w:divBdr>
    </w:div>
    <w:div w:id="486480962">
      <w:bodyDiv w:val="1"/>
      <w:marLeft w:val="0"/>
      <w:marRight w:val="0"/>
      <w:marTop w:val="0"/>
      <w:marBottom w:val="0"/>
      <w:divBdr>
        <w:top w:val="none" w:sz="0" w:space="0" w:color="auto"/>
        <w:left w:val="none" w:sz="0" w:space="0" w:color="auto"/>
        <w:bottom w:val="none" w:sz="0" w:space="0" w:color="auto"/>
        <w:right w:val="none" w:sz="0" w:space="0" w:color="auto"/>
      </w:divBdr>
    </w:div>
    <w:div w:id="486558421">
      <w:bodyDiv w:val="1"/>
      <w:marLeft w:val="0"/>
      <w:marRight w:val="0"/>
      <w:marTop w:val="0"/>
      <w:marBottom w:val="0"/>
      <w:divBdr>
        <w:top w:val="none" w:sz="0" w:space="0" w:color="auto"/>
        <w:left w:val="none" w:sz="0" w:space="0" w:color="auto"/>
        <w:bottom w:val="none" w:sz="0" w:space="0" w:color="auto"/>
        <w:right w:val="none" w:sz="0" w:space="0" w:color="auto"/>
      </w:divBdr>
    </w:div>
    <w:div w:id="486627903">
      <w:bodyDiv w:val="1"/>
      <w:marLeft w:val="0"/>
      <w:marRight w:val="0"/>
      <w:marTop w:val="0"/>
      <w:marBottom w:val="0"/>
      <w:divBdr>
        <w:top w:val="none" w:sz="0" w:space="0" w:color="auto"/>
        <w:left w:val="none" w:sz="0" w:space="0" w:color="auto"/>
        <w:bottom w:val="none" w:sz="0" w:space="0" w:color="auto"/>
        <w:right w:val="none" w:sz="0" w:space="0" w:color="auto"/>
      </w:divBdr>
    </w:div>
    <w:div w:id="487553757">
      <w:bodyDiv w:val="1"/>
      <w:marLeft w:val="0"/>
      <w:marRight w:val="0"/>
      <w:marTop w:val="0"/>
      <w:marBottom w:val="0"/>
      <w:divBdr>
        <w:top w:val="none" w:sz="0" w:space="0" w:color="auto"/>
        <w:left w:val="none" w:sz="0" w:space="0" w:color="auto"/>
        <w:bottom w:val="none" w:sz="0" w:space="0" w:color="auto"/>
        <w:right w:val="none" w:sz="0" w:space="0" w:color="auto"/>
      </w:divBdr>
    </w:div>
    <w:div w:id="487794893">
      <w:bodyDiv w:val="1"/>
      <w:marLeft w:val="0"/>
      <w:marRight w:val="0"/>
      <w:marTop w:val="0"/>
      <w:marBottom w:val="0"/>
      <w:divBdr>
        <w:top w:val="none" w:sz="0" w:space="0" w:color="auto"/>
        <w:left w:val="none" w:sz="0" w:space="0" w:color="auto"/>
        <w:bottom w:val="none" w:sz="0" w:space="0" w:color="auto"/>
        <w:right w:val="none" w:sz="0" w:space="0" w:color="auto"/>
      </w:divBdr>
    </w:div>
    <w:div w:id="490293616">
      <w:bodyDiv w:val="1"/>
      <w:marLeft w:val="0"/>
      <w:marRight w:val="0"/>
      <w:marTop w:val="0"/>
      <w:marBottom w:val="0"/>
      <w:divBdr>
        <w:top w:val="none" w:sz="0" w:space="0" w:color="auto"/>
        <w:left w:val="none" w:sz="0" w:space="0" w:color="auto"/>
        <w:bottom w:val="none" w:sz="0" w:space="0" w:color="auto"/>
        <w:right w:val="none" w:sz="0" w:space="0" w:color="auto"/>
      </w:divBdr>
    </w:div>
    <w:div w:id="490756146">
      <w:bodyDiv w:val="1"/>
      <w:marLeft w:val="0"/>
      <w:marRight w:val="0"/>
      <w:marTop w:val="0"/>
      <w:marBottom w:val="0"/>
      <w:divBdr>
        <w:top w:val="none" w:sz="0" w:space="0" w:color="auto"/>
        <w:left w:val="none" w:sz="0" w:space="0" w:color="auto"/>
        <w:bottom w:val="none" w:sz="0" w:space="0" w:color="auto"/>
        <w:right w:val="none" w:sz="0" w:space="0" w:color="auto"/>
      </w:divBdr>
    </w:div>
    <w:div w:id="492644793">
      <w:bodyDiv w:val="1"/>
      <w:marLeft w:val="0"/>
      <w:marRight w:val="0"/>
      <w:marTop w:val="0"/>
      <w:marBottom w:val="0"/>
      <w:divBdr>
        <w:top w:val="none" w:sz="0" w:space="0" w:color="auto"/>
        <w:left w:val="none" w:sz="0" w:space="0" w:color="auto"/>
        <w:bottom w:val="none" w:sz="0" w:space="0" w:color="auto"/>
        <w:right w:val="none" w:sz="0" w:space="0" w:color="auto"/>
      </w:divBdr>
    </w:div>
    <w:div w:id="493496360">
      <w:bodyDiv w:val="1"/>
      <w:marLeft w:val="0"/>
      <w:marRight w:val="0"/>
      <w:marTop w:val="0"/>
      <w:marBottom w:val="0"/>
      <w:divBdr>
        <w:top w:val="none" w:sz="0" w:space="0" w:color="auto"/>
        <w:left w:val="none" w:sz="0" w:space="0" w:color="auto"/>
        <w:bottom w:val="none" w:sz="0" w:space="0" w:color="auto"/>
        <w:right w:val="none" w:sz="0" w:space="0" w:color="auto"/>
      </w:divBdr>
    </w:div>
    <w:div w:id="493883092">
      <w:bodyDiv w:val="1"/>
      <w:marLeft w:val="0"/>
      <w:marRight w:val="0"/>
      <w:marTop w:val="0"/>
      <w:marBottom w:val="0"/>
      <w:divBdr>
        <w:top w:val="none" w:sz="0" w:space="0" w:color="auto"/>
        <w:left w:val="none" w:sz="0" w:space="0" w:color="auto"/>
        <w:bottom w:val="none" w:sz="0" w:space="0" w:color="auto"/>
        <w:right w:val="none" w:sz="0" w:space="0" w:color="auto"/>
      </w:divBdr>
    </w:div>
    <w:div w:id="493884367">
      <w:bodyDiv w:val="1"/>
      <w:marLeft w:val="0"/>
      <w:marRight w:val="0"/>
      <w:marTop w:val="0"/>
      <w:marBottom w:val="0"/>
      <w:divBdr>
        <w:top w:val="none" w:sz="0" w:space="0" w:color="auto"/>
        <w:left w:val="none" w:sz="0" w:space="0" w:color="auto"/>
        <w:bottom w:val="none" w:sz="0" w:space="0" w:color="auto"/>
        <w:right w:val="none" w:sz="0" w:space="0" w:color="auto"/>
      </w:divBdr>
    </w:div>
    <w:div w:id="494690876">
      <w:bodyDiv w:val="1"/>
      <w:marLeft w:val="0"/>
      <w:marRight w:val="0"/>
      <w:marTop w:val="0"/>
      <w:marBottom w:val="0"/>
      <w:divBdr>
        <w:top w:val="none" w:sz="0" w:space="0" w:color="auto"/>
        <w:left w:val="none" w:sz="0" w:space="0" w:color="auto"/>
        <w:bottom w:val="none" w:sz="0" w:space="0" w:color="auto"/>
        <w:right w:val="none" w:sz="0" w:space="0" w:color="auto"/>
      </w:divBdr>
    </w:div>
    <w:div w:id="494997349">
      <w:bodyDiv w:val="1"/>
      <w:marLeft w:val="0"/>
      <w:marRight w:val="0"/>
      <w:marTop w:val="0"/>
      <w:marBottom w:val="0"/>
      <w:divBdr>
        <w:top w:val="none" w:sz="0" w:space="0" w:color="auto"/>
        <w:left w:val="none" w:sz="0" w:space="0" w:color="auto"/>
        <w:bottom w:val="none" w:sz="0" w:space="0" w:color="auto"/>
        <w:right w:val="none" w:sz="0" w:space="0" w:color="auto"/>
      </w:divBdr>
    </w:div>
    <w:div w:id="495459788">
      <w:bodyDiv w:val="1"/>
      <w:marLeft w:val="0"/>
      <w:marRight w:val="0"/>
      <w:marTop w:val="0"/>
      <w:marBottom w:val="0"/>
      <w:divBdr>
        <w:top w:val="none" w:sz="0" w:space="0" w:color="auto"/>
        <w:left w:val="none" w:sz="0" w:space="0" w:color="auto"/>
        <w:bottom w:val="none" w:sz="0" w:space="0" w:color="auto"/>
        <w:right w:val="none" w:sz="0" w:space="0" w:color="auto"/>
      </w:divBdr>
    </w:div>
    <w:div w:id="495658249">
      <w:bodyDiv w:val="1"/>
      <w:marLeft w:val="0"/>
      <w:marRight w:val="0"/>
      <w:marTop w:val="0"/>
      <w:marBottom w:val="0"/>
      <w:divBdr>
        <w:top w:val="none" w:sz="0" w:space="0" w:color="auto"/>
        <w:left w:val="none" w:sz="0" w:space="0" w:color="auto"/>
        <w:bottom w:val="none" w:sz="0" w:space="0" w:color="auto"/>
        <w:right w:val="none" w:sz="0" w:space="0" w:color="auto"/>
      </w:divBdr>
    </w:div>
    <w:div w:id="497111506">
      <w:bodyDiv w:val="1"/>
      <w:marLeft w:val="0"/>
      <w:marRight w:val="0"/>
      <w:marTop w:val="0"/>
      <w:marBottom w:val="0"/>
      <w:divBdr>
        <w:top w:val="none" w:sz="0" w:space="0" w:color="auto"/>
        <w:left w:val="none" w:sz="0" w:space="0" w:color="auto"/>
        <w:bottom w:val="none" w:sz="0" w:space="0" w:color="auto"/>
        <w:right w:val="none" w:sz="0" w:space="0" w:color="auto"/>
      </w:divBdr>
    </w:div>
    <w:div w:id="497767123">
      <w:bodyDiv w:val="1"/>
      <w:marLeft w:val="0"/>
      <w:marRight w:val="0"/>
      <w:marTop w:val="0"/>
      <w:marBottom w:val="0"/>
      <w:divBdr>
        <w:top w:val="none" w:sz="0" w:space="0" w:color="auto"/>
        <w:left w:val="none" w:sz="0" w:space="0" w:color="auto"/>
        <w:bottom w:val="none" w:sz="0" w:space="0" w:color="auto"/>
        <w:right w:val="none" w:sz="0" w:space="0" w:color="auto"/>
      </w:divBdr>
    </w:div>
    <w:div w:id="498622522">
      <w:bodyDiv w:val="1"/>
      <w:marLeft w:val="0"/>
      <w:marRight w:val="0"/>
      <w:marTop w:val="0"/>
      <w:marBottom w:val="0"/>
      <w:divBdr>
        <w:top w:val="none" w:sz="0" w:space="0" w:color="auto"/>
        <w:left w:val="none" w:sz="0" w:space="0" w:color="auto"/>
        <w:bottom w:val="none" w:sz="0" w:space="0" w:color="auto"/>
        <w:right w:val="none" w:sz="0" w:space="0" w:color="auto"/>
      </w:divBdr>
    </w:div>
    <w:div w:id="499081234">
      <w:bodyDiv w:val="1"/>
      <w:marLeft w:val="0"/>
      <w:marRight w:val="0"/>
      <w:marTop w:val="0"/>
      <w:marBottom w:val="0"/>
      <w:divBdr>
        <w:top w:val="none" w:sz="0" w:space="0" w:color="auto"/>
        <w:left w:val="none" w:sz="0" w:space="0" w:color="auto"/>
        <w:bottom w:val="none" w:sz="0" w:space="0" w:color="auto"/>
        <w:right w:val="none" w:sz="0" w:space="0" w:color="auto"/>
      </w:divBdr>
    </w:div>
    <w:div w:id="499925787">
      <w:bodyDiv w:val="1"/>
      <w:marLeft w:val="0"/>
      <w:marRight w:val="0"/>
      <w:marTop w:val="0"/>
      <w:marBottom w:val="0"/>
      <w:divBdr>
        <w:top w:val="none" w:sz="0" w:space="0" w:color="auto"/>
        <w:left w:val="none" w:sz="0" w:space="0" w:color="auto"/>
        <w:bottom w:val="none" w:sz="0" w:space="0" w:color="auto"/>
        <w:right w:val="none" w:sz="0" w:space="0" w:color="auto"/>
      </w:divBdr>
    </w:div>
    <w:div w:id="500505025">
      <w:bodyDiv w:val="1"/>
      <w:marLeft w:val="0"/>
      <w:marRight w:val="0"/>
      <w:marTop w:val="0"/>
      <w:marBottom w:val="0"/>
      <w:divBdr>
        <w:top w:val="none" w:sz="0" w:space="0" w:color="auto"/>
        <w:left w:val="none" w:sz="0" w:space="0" w:color="auto"/>
        <w:bottom w:val="none" w:sz="0" w:space="0" w:color="auto"/>
        <w:right w:val="none" w:sz="0" w:space="0" w:color="auto"/>
      </w:divBdr>
    </w:div>
    <w:div w:id="503398054">
      <w:bodyDiv w:val="1"/>
      <w:marLeft w:val="0"/>
      <w:marRight w:val="0"/>
      <w:marTop w:val="0"/>
      <w:marBottom w:val="0"/>
      <w:divBdr>
        <w:top w:val="none" w:sz="0" w:space="0" w:color="auto"/>
        <w:left w:val="none" w:sz="0" w:space="0" w:color="auto"/>
        <w:bottom w:val="none" w:sz="0" w:space="0" w:color="auto"/>
        <w:right w:val="none" w:sz="0" w:space="0" w:color="auto"/>
      </w:divBdr>
    </w:div>
    <w:div w:id="503399139">
      <w:bodyDiv w:val="1"/>
      <w:marLeft w:val="0"/>
      <w:marRight w:val="0"/>
      <w:marTop w:val="0"/>
      <w:marBottom w:val="0"/>
      <w:divBdr>
        <w:top w:val="none" w:sz="0" w:space="0" w:color="auto"/>
        <w:left w:val="none" w:sz="0" w:space="0" w:color="auto"/>
        <w:bottom w:val="none" w:sz="0" w:space="0" w:color="auto"/>
        <w:right w:val="none" w:sz="0" w:space="0" w:color="auto"/>
      </w:divBdr>
    </w:div>
    <w:div w:id="503977952">
      <w:bodyDiv w:val="1"/>
      <w:marLeft w:val="0"/>
      <w:marRight w:val="0"/>
      <w:marTop w:val="0"/>
      <w:marBottom w:val="0"/>
      <w:divBdr>
        <w:top w:val="none" w:sz="0" w:space="0" w:color="auto"/>
        <w:left w:val="none" w:sz="0" w:space="0" w:color="auto"/>
        <w:bottom w:val="none" w:sz="0" w:space="0" w:color="auto"/>
        <w:right w:val="none" w:sz="0" w:space="0" w:color="auto"/>
      </w:divBdr>
    </w:div>
    <w:div w:id="506671904">
      <w:bodyDiv w:val="1"/>
      <w:marLeft w:val="0"/>
      <w:marRight w:val="0"/>
      <w:marTop w:val="0"/>
      <w:marBottom w:val="0"/>
      <w:divBdr>
        <w:top w:val="none" w:sz="0" w:space="0" w:color="auto"/>
        <w:left w:val="none" w:sz="0" w:space="0" w:color="auto"/>
        <w:bottom w:val="none" w:sz="0" w:space="0" w:color="auto"/>
        <w:right w:val="none" w:sz="0" w:space="0" w:color="auto"/>
      </w:divBdr>
    </w:div>
    <w:div w:id="506791107">
      <w:bodyDiv w:val="1"/>
      <w:marLeft w:val="0"/>
      <w:marRight w:val="0"/>
      <w:marTop w:val="0"/>
      <w:marBottom w:val="0"/>
      <w:divBdr>
        <w:top w:val="none" w:sz="0" w:space="0" w:color="auto"/>
        <w:left w:val="none" w:sz="0" w:space="0" w:color="auto"/>
        <w:bottom w:val="none" w:sz="0" w:space="0" w:color="auto"/>
        <w:right w:val="none" w:sz="0" w:space="0" w:color="auto"/>
      </w:divBdr>
    </w:div>
    <w:div w:id="508103765">
      <w:bodyDiv w:val="1"/>
      <w:marLeft w:val="0"/>
      <w:marRight w:val="0"/>
      <w:marTop w:val="0"/>
      <w:marBottom w:val="0"/>
      <w:divBdr>
        <w:top w:val="none" w:sz="0" w:space="0" w:color="auto"/>
        <w:left w:val="none" w:sz="0" w:space="0" w:color="auto"/>
        <w:bottom w:val="none" w:sz="0" w:space="0" w:color="auto"/>
        <w:right w:val="none" w:sz="0" w:space="0" w:color="auto"/>
      </w:divBdr>
    </w:div>
    <w:div w:id="508756271">
      <w:bodyDiv w:val="1"/>
      <w:marLeft w:val="0"/>
      <w:marRight w:val="0"/>
      <w:marTop w:val="0"/>
      <w:marBottom w:val="0"/>
      <w:divBdr>
        <w:top w:val="none" w:sz="0" w:space="0" w:color="auto"/>
        <w:left w:val="none" w:sz="0" w:space="0" w:color="auto"/>
        <w:bottom w:val="none" w:sz="0" w:space="0" w:color="auto"/>
        <w:right w:val="none" w:sz="0" w:space="0" w:color="auto"/>
      </w:divBdr>
    </w:div>
    <w:div w:id="508834302">
      <w:bodyDiv w:val="1"/>
      <w:marLeft w:val="0"/>
      <w:marRight w:val="0"/>
      <w:marTop w:val="0"/>
      <w:marBottom w:val="0"/>
      <w:divBdr>
        <w:top w:val="none" w:sz="0" w:space="0" w:color="auto"/>
        <w:left w:val="none" w:sz="0" w:space="0" w:color="auto"/>
        <w:bottom w:val="none" w:sz="0" w:space="0" w:color="auto"/>
        <w:right w:val="none" w:sz="0" w:space="0" w:color="auto"/>
      </w:divBdr>
    </w:div>
    <w:div w:id="509490224">
      <w:bodyDiv w:val="1"/>
      <w:marLeft w:val="0"/>
      <w:marRight w:val="0"/>
      <w:marTop w:val="0"/>
      <w:marBottom w:val="0"/>
      <w:divBdr>
        <w:top w:val="none" w:sz="0" w:space="0" w:color="auto"/>
        <w:left w:val="none" w:sz="0" w:space="0" w:color="auto"/>
        <w:bottom w:val="none" w:sz="0" w:space="0" w:color="auto"/>
        <w:right w:val="none" w:sz="0" w:space="0" w:color="auto"/>
      </w:divBdr>
    </w:div>
    <w:div w:id="510685377">
      <w:bodyDiv w:val="1"/>
      <w:marLeft w:val="0"/>
      <w:marRight w:val="0"/>
      <w:marTop w:val="0"/>
      <w:marBottom w:val="0"/>
      <w:divBdr>
        <w:top w:val="none" w:sz="0" w:space="0" w:color="auto"/>
        <w:left w:val="none" w:sz="0" w:space="0" w:color="auto"/>
        <w:bottom w:val="none" w:sz="0" w:space="0" w:color="auto"/>
        <w:right w:val="none" w:sz="0" w:space="0" w:color="auto"/>
      </w:divBdr>
    </w:div>
    <w:div w:id="511575703">
      <w:bodyDiv w:val="1"/>
      <w:marLeft w:val="0"/>
      <w:marRight w:val="0"/>
      <w:marTop w:val="0"/>
      <w:marBottom w:val="0"/>
      <w:divBdr>
        <w:top w:val="none" w:sz="0" w:space="0" w:color="auto"/>
        <w:left w:val="none" w:sz="0" w:space="0" w:color="auto"/>
        <w:bottom w:val="none" w:sz="0" w:space="0" w:color="auto"/>
        <w:right w:val="none" w:sz="0" w:space="0" w:color="auto"/>
      </w:divBdr>
    </w:div>
    <w:div w:id="512109433">
      <w:bodyDiv w:val="1"/>
      <w:marLeft w:val="0"/>
      <w:marRight w:val="0"/>
      <w:marTop w:val="0"/>
      <w:marBottom w:val="0"/>
      <w:divBdr>
        <w:top w:val="none" w:sz="0" w:space="0" w:color="auto"/>
        <w:left w:val="none" w:sz="0" w:space="0" w:color="auto"/>
        <w:bottom w:val="none" w:sz="0" w:space="0" w:color="auto"/>
        <w:right w:val="none" w:sz="0" w:space="0" w:color="auto"/>
      </w:divBdr>
    </w:div>
    <w:div w:id="512572168">
      <w:bodyDiv w:val="1"/>
      <w:marLeft w:val="0"/>
      <w:marRight w:val="0"/>
      <w:marTop w:val="0"/>
      <w:marBottom w:val="0"/>
      <w:divBdr>
        <w:top w:val="none" w:sz="0" w:space="0" w:color="auto"/>
        <w:left w:val="none" w:sz="0" w:space="0" w:color="auto"/>
        <w:bottom w:val="none" w:sz="0" w:space="0" w:color="auto"/>
        <w:right w:val="none" w:sz="0" w:space="0" w:color="auto"/>
      </w:divBdr>
    </w:div>
    <w:div w:id="513495382">
      <w:bodyDiv w:val="1"/>
      <w:marLeft w:val="0"/>
      <w:marRight w:val="0"/>
      <w:marTop w:val="0"/>
      <w:marBottom w:val="0"/>
      <w:divBdr>
        <w:top w:val="none" w:sz="0" w:space="0" w:color="auto"/>
        <w:left w:val="none" w:sz="0" w:space="0" w:color="auto"/>
        <w:bottom w:val="none" w:sz="0" w:space="0" w:color="auto"/>
        <w:right w:val="none" w:sz="0" w:space="0" w:color="auto"/>
      </w:divBdr>
    </w:div>
    <w:div w:id="514805087">
      <w:bodyDiv w:val="1"/>
      <w:marLeft w:val="0"/>
      <w:marRight w:val="0"/>
      <w:marTop w:val="0"/>
      <w:marBottom w:val="0"/>
      <w:divBdr>
        <w:top w:val="none" w:sz="0" w:space="0" w:color="auto"/>
        <w:left w:val="none" w:sz="0" w:space="0" w:color="auto"/>
        <w:bottom w:val="none" w:sz="0" w:space="0" w:color="auto"/>
        <w:right w:val="none" w:sz="0" w:space="0" w:color="auto"/>
      </w:divBdr>
    </w:div>
    <w:div w:id="515271856">
      <w:bodyDiv w:val="1"/>
      <w:marLeft w:val="0"/>
      <w:marRight w:val="0"/>
      <w:marTop w:val="0"/>
      <w:marBottom w:val="0"/>
      <w:divBdr>
        <w:top w:val="none" w:sz="0" w:space="0" w:color="auto"/>
        <w:left w:val="none" w:sz="0" w:space="0" w:color="auto"/>
        <w:bottom w:val="none" w:sz="0" w:space="0" w:color="auto"/>
        <w:right w:val="none" w:sz="0" w:space="0" w:color="auto"/>
      </w:divBdr>
    </w:div>
    <w:div w:id="518205939">
      <w:bodyDiv w:val="1"/>
      <w:marLeft w:val="0"/>
      <w:marRight w:val="0"/>
      <w:marTop w:val="0"/>
      <w:marBottom w:val="0"/>
      <w:divBdr>
        <w:top w:val="none" w:sz="0" w:space="0" w:color="auto"/>
        <w:left w:val="none" w:sz="0" w:space="0" w:color="auto"/>
        <w:bottom w:val="none" w:sz="0" w:space="0" w:color="auto"/>
        <w:right w:val="none" w:sz="0" w:space="0" w:color="auto"/>
      </w:divBdr>
    </w:div>
    <w:div w:id="519198826">
      <w:bodyDiv w:val="1"/>
      <w:marLeft w:val="0"/>
      <w:marRight w:val="0"/>
      <w:marTop w:val="0"/>
      <w:marBottom w:val="0"/>
      <w:divBdr>
        <w:top w:val="none" w:sz="0" w:space="0" w:color="auto"/>
        <w:left w:val="none" w:sz="0" w:space="0" w:color="auto"/>
        <w:bottom w:val="none" w:sz="0" w:space="0" w:color="auto"/>
        <w:right w:val="none" w:sz="0" w:space="0" w:color="auto"/>
      </w:divBdr>
    </w:div>
    <w:div w:id="520239910">
      <w:bodyDiv w:val="1"/>
      <w:marLeft w:val="0"/>
      <w:marRight w:val="0"/>
      <w:marTop w:val="0"/>
      <w:marBottom w:val="0"/>
      <w:divBdr>
        <w:top w:val="none" w:sz="0" w:space="0" w:color="auto"/>
        <w:left w:val="none" w:sz="0" w:space="0" w:color="auto"/>
        <w:bottom w:val="none" w:sz="0" w:space="0" w:color="auto"/>
        <w:right w:val="none" w:sz="0" w:space="0" w:color="auto"/>
      </w:divBdr>
    </w:div>
    <w:div w:id="520899436">
      <w:bodyDiv w:val="1"/>
      <w:marLeft w:val="0"/>
      <w:marRight w:val="0"/>
      <w:marTop w:val="0"/>
      <w:marBottom w:val="0"/>
      <w:divBdr>
        <w:top w:val="none" w:sz="0" w:space="0" w:color="auto"/>
        <w:left w:val="none" w:sz="0" w:space="0" w:color="auto"/>
        <w:bottom w:val="none" w:sz="0" w:space="0" w:color="auto"/>
        <w:right w:val="none" w:sz="0" w:space="0" w:color="auto"/>
      </w:divBdr>
    </w:div>
    <w:div w:id="521287853">
      <w:bodyDiv w:val="1"/>
      <w:marLeft w:val="0"/>
      <w:marRight w:val="0"/>
      <w:marTop w:val="0"/>
      <w:marBottom w:val="0"/>
      <w:divBdr>
        <w:top w:val="none" w:sz="0" w:space="0" w:color="auto"/>
        <w:left w:val="none" w:sz="0" w:space="0" w:color="auto"/>
        <w:bottom w:val="none" w:sz="0" w:space="0" w:color="auto"/>
        <w:right w:val="none" w:sz="0" w:space="0" w:color="auto"/>
      </w:divBdr>
    </w:div>
    <w:div w:id="521359963">
      <w:bodyDiv w:val="1"/>
      <w:marLeft w:val="0"/>
      <w:marRight w:val="0"/>
      <w:marTop w:val="0"/>
      <w:marBottom w:val="0"/>
      <w:divBdr>
        <w:top w:val="none" w:sz="0" w:space="0" w:color="auto"/>
        <w:left w:val="none" w:sz="0" w:space="0" w:color="auto"/>
        <w:bottom w:val="none" w:sz="0" w:space="0" w:color="auto"/>
        <w:right w:val="none" w:sz="0" w:space="0" w:color="auto"/>
      </w:divBdr>
    </w:div>
    <w:div w:id="522596583">
      <w:bodyDiv w:val="1"/>
      <w:marLeft w:val="0"/>
      <w:marRight w:val="0"/>
      <w:marTop w:val="0"/>
      <w:marBottom w:val="0"/>
      <w:divBdr>
        <w:top w:val="none" w:sz="0" w:space="0" w:color="auto"/>
        <w:left w:val="none" w:sz="0" w:space="0" w:color="auto"/>
        <w:bottom w:val="none" w:sz="0" w:space="0" w:color="auto"/>
        <w:right w:val="none" w:sz="0" w:space="0" w:color="auto"/>
      </w:divBdr>
    </w:div>
    <w:div w:id="523400780">
      <w:bodyDiv w:val="1"/>
      <w:marLeft w:val="0"/>
      <w:marRight w:val="0"/>
      <w:marTop w:val="0"/>
      <w:marBottom w:val="0"/>
      <w:divBdr>
        <w:top w:val="none" w:sz="0" w:space="0" w:color="auto"/>
        <w:left w:val="none" w:sz="0" w:space="0" w:color="auto"/>
        <w:bottom w:val="none" w:sz="0" w:space="0" w:color="auto"/>
        <w:right w:val="none" w:sz="0" w:space="0" w:color="auto"/>
      </w:divBdr>
    </w:div>
    <w:div w:id="523403149">
      <w:bodyDiv w:val="1"/>
      <w:marLeft w:val="0"/>
      <w:marRight w:val="0"/>
      <w:marTop w:val="0"/>
      <w:marBottom w:val="0"/>
      <w:divBdr>
        <w:top w:val="none" w:sz="0" w:space="0" w:color="auto"/>
        <w:left w:val="none" w:sz="0" w:space="0" w:color="auto"/>
        <w:bottom w:val="none" w:sz="0" w:space="0" w:color="auto"/>
        <w:right w:val="none" w:sz="0" w:space="0" w:color="auto"/>
      </w:divBdr>
    </w:div>
    <w:div w:id="523444590">
      <w:bodyDiv w:val="1"/>
      <w:marLeft w:val="0"/>
      <w:marRight w:val="0"/>
      <w:marTop w:val="0"/>
      <w:marBottom w:val="0"/>
      <w:divBdr>
        <w:top w:val="none" w:sz="0" w:space="0" w:color="auto"/>
        <w:left w:val="none" w:sz="0" w:space="0" w:color="auto"/>
        <w:bottom w:val="none" w:sz="0" w:space="0" w:color="auto"/>
        <w:right w:val="none" w:sz="0" w:space="0" w:color="auto"/>
      </w:divBdr>
    </w:div>
    <w:div w:id="523786702">
      <w:bodyDiv w:val="1"/>
      <w:marLeft w:val="0"/>
      <w:marRight w:val="0"/>
      <w:marTop w:val="0"/>
      <w:marBottom w:val="0"/>
      <w:divBdr>
        <w:top w:val="none" w:sz="0" w:space="0" w:color="auto"/>
        <w:left w:val="none" w:sz="0" w:space="0" w:color="auto"/>
        <w:bottom w:val="none" w:sz="0" w:space="0" w:color="auto"/>
        <w:right w:val="none" w:sz="0" w:space="0" w:color="auto"/>
      </w:divBdr>
    </w:div>
    <w:div w:id="524367315">
      <w:bodyDiv w:val="1"/>
      <w:marLeft w:val="0"/>
      <w:marRight w:val="0"/>
      <w:marTop w:val="0"/>
      <w:marBottom w:val="0"/>
      <w:divBdr>
        <w:top w:val="none" w:sz="0" w:space="0" w:color="auto"/>
        <w:left w:val="none" w:sz="0" w:space="0" w:color="auto"/>
        <w:bottom w:val="none" w:sz="0" w:space="0" w:color="auto"/>
        <w:right w:val="none" w:sz="0" w:space="0" w:color="auto"/>
      </w:divBdr>
    </w:div>
    <w:div w:id="525867589">
      <w:bodyDiv w:val="1"/>
      <w:marLeft w:val="0"/>
      <w:marRight w:val="0"/>
      <w:marTop w:val="0"/>
      <w:marBottom w:val="0"/>
      <w:divBdr>
        <w:top w:val="none" w:sz="0" w:space="0" w:color="auto"/>
        <w:left w:val="none" w:sz="0" w:space="0" w:color="auto"/>
        <w:bottom w:val="none" w:sz="0" w:space="0" w:color="auto"/>
        <w:right w:val="none" w:sz="0" w:space="0" w:color="auto"/>
      </w:divBdr>
    </w:div>
    <w:div w:id="525868052">
      <w:bodyDiv w:val="1"/>
      <w:marLeft w:val="0"/>
      <w:marRight w:val="0"/>
      <w:marTop w:val="0"/>
      <w:marBottom w:val="0"/>
      <w:divBdr>
        <w:top w:val="none" w:sz="0" w:space="0" w:color="auto"/>
        <w:left w:val="none" w:sz="0" w:space="0" w:color="auto"/>
        <w:bottom w:val="none" w:sz="0" w:space="0" w:color="auto"/>
        <w:right w:val="none" w:sz="0" w:space="0" w:color="auto"/>
      </w:divBdr>
    </w:div>
    <w:div w:id="527569751">
      <w:bodyDiv w:val="1"/>
      <w:marLeft w:val="0"/>
      <w:marRight w:val="0"/>
      <w:marTop w:val="0"/>
      <w:marBottom w:val="0"/>
      <w:divBdr>
        <w:top w:val="none" w:sz="0" w:space="0" w:color="auto"/>
        <w:left w:val="none" w:sz="0" w:space="0" w:color="auto"/>
        <w:bottom w:val="none" w:sz="0" w:space="0" w:color="auto"/>
        <w:right w:val="none" w:sz="0" w:space="0" w:color="auto"/>
      </w:divBdr>
    </w:div>
    <w:div w:id="527720930">
      <w:bodyDiv w:val="1"/>
      <w:marLeft w:val="0"/>
      <w:marRight w:val="0"/>
      <w:marTop w:val="0"/>
      <w:marBottom w:val="0"/>
      <w:divBdr>
        <w:top w:val="none" w:sz="0" w:space="0" w:color="auto"/>
        <w:left w:val="none" w:sz="0" w:space="0" w:color="auto"/>
        <w:bottom w:val="none" w:sz="0" w:space="0" w:color="auto"/>
        <w:right w:val="none" w:sz="0" w:space="0" w:color="auto"/>
      </w:divBdr>
    </w:div>
    <w:div w:id="528295733">
      <w:bodyDiv w:val="1"/>
      <w:marLeft w:val="0"/>
      <w:marRight w:val="0"/>
      <w:marTop w:val="0"/>
      <w:marBottom w:val="0"/>
      <w:divBdr>
        <w:top w:val="none" w:sz="0" w:space="0" w:color="auto"/>
        <w:left w:val="none" w:sz="0" w:space="0" w:color="auto"/>
        <w:bottom w:val="none" w:sz="0" w:space="0" w:color="auto"/>
        <w:right w:val="none" w:sz="0" w:space="0" w:color="auto"/>
      </w:divBdr>
    </w:div>
    <w:div w:id="528568169">
      <w:bodyDiv w:val="1"/>
      <w:marLeft w:val="0"/>
      <w:marRight w:val="0"/>
      <w:marTop w:val="0"/>
      <w:marBottom w:val="0"/>
      <w:divBdr>
        <w:top w:val="none" w:sz="0" w:space="0" w:color="auto"/>
        <w:left w:val="none" w:sz="0" w:space="0" w:color="auto"/>
        <w:bottom w:val="none" w:sz="0" w:space="0" w:color="auto"/>
        <w:right w:val="none" w:sz="0" w:space="0" w:color="auto"/>
      </w:divBdr>
    </w:div>
    <w:div w:id="530263693">
      <w:bodyDiv w:val="1"/>
      <w:marLeft w:val="0"/>
      <w:marRight w:val="0"/>
      <w:marTop w:val="0"/>
      <w:marBottom w:val="0"/>
      <w:divBdr>
        <w:top w:val="none" w:sz="0" w:space="0" w:color="auto"/>
        <w:left w:val="none" w:sz="0" w:space="0" w:color="auto"/>
        <w:bottom w:val="none" w:sz="0" w:space="0" w:color="auto"/>
        <w:right w:val="none" w:sz="0" w:space="0" w:color="auto"/>
      </w:divBdr>
    </w:div>
    <w:div w:id="530531600">
      <w:bodyDiv w:val="1"/>
      <w:marLeft w:val="0"/>
      <w:marRight w:val="0"/>
      <w:marTop w:val="0"/>
      <w:marBottom w:val="0"/>
      <w:divBdr>
        <w:top w:val="none" w:sz="0" w:space="0" w:color="auto"/>
        <w:left w:val="none" w:sz="0" w:space="0" w:color="auto"/>
        <w:bottom w:val="none" w:sz="0" w:space="0" w:color="auto"/>
        <w:right w:val="none" w:sz="0" w:space="0" w:color="auto"/>
      </w:divBdr>
    </w:div>
    <w:div w:id="530533008">
      <w:bodyDiv w:val="1"/>
      <w:marLeft w:val="0"/>
      <w:marRight w:val="0"/>
      <w:marTop w:val="0"/>
      <w:marBottom w:val="0"/>
      <w:divBdr>
        <w:top w:val="none" w:sz="0" w:space="0" w:color="auto"/>
        <w:left w:val="none" w:sz="0" w:space="0" w:color="auto"/>
        <w:bottom w:val="none" w:sz="0" w:space="0" w:color="auto"/>
        <w:right w:val="none" w:sz="0" w:space="0" w:color="auto"/>
      </w:divBdr>
    </w:div>
    <w:div w:id="531109850">
      <w:bodyDiv w:val="1"/>
      <w:marLeft w:val="0"/>
      <w:marRight w:val="0"/>
      <w:marTop w:val="0"/>
      <w:marBottom w:val="0"/>
      <w:divBdr>
        <w:top w:val="none" w:sz="0" w:space="0" w:color="auto"/>
        <w:left w:val="none" w:sz="0" w:space="0" w:color="auto"/>
        <w:bottom w:val="none" w:sz="0" w:space="0" w:color="auto"/>
        <w:right w:val="none" w:sz="0" w:space="0" w:color="auto"/>
      </w:divBdr>
    </w:div>
    <w:div w:id="531724355">
      <w:bodyDiv w:val="1"/>
      <w:marLeft w:val="0"/>
      <w:marRight w:val="0"/>
      <w:marTop w:val="0"/>
      <w:marBottom w:val="0"/>
      <w:divBdr>
        <w:top w:val="none" w:sz="0" w:space="0" w:color="auto"/>
        <w:left w:val="none" w:sz="0" w:space="0" w:color="auto"/>
        <w:bottom w:val="none" w:sz="0" w:space="0" w:color="auto"/>
        <w:right w:val="none" w:sz="0" w:space="0" w:color="auto"/>
      </w:divBdr>
    </w:div>
    <w:div w:id="532500874">
      <w:bodyDiv w:val="1"/>
      <w:marLeft w:val="0"/>
      <w:marRight w:val="0"/>
      <w:marTop w:val="0"/>
      <w:marBottom w:val="0"/>
      <w:divBdr>
        <w:top w:val="none" w:sz="0" w:space="0" w:color="auto"/>
        <w:left w:val="none" w:sz="0" w:space="0" w:color="auto"/>
        <w:bottom w:val="none" w:sz="0" w:space="0" w:color="auto"/>
        <w:right w:val="none" w:sz="0" w:space="0" w:color="auto"/>
      </w:divBdr>
    </w:div>
    <w:div w:id="532501965">
      <w:bodyDiv w:val="1"/>
      <w:marLeft w:val="0"/>
      <w:marRight w:val="0"/>
      <w:marTop w:val="0"/>
      <w:marBottom w:val="0"/>
      <w:divBdr>
        <w:top w:val="none" w:sz="0" w:space="0" w:color="auto"/>
        <w:left w:val="none" w:sz="0" w:space="0" w:color="auto"/>
        <w:bottom w:val="none" w:sz="0" w:space="0" w:color="auto"/>
        <w:right w:val="none" w:sz="0" w:space="0" w:color="auto"/>
      </w:divBdr>
    </w:div>
    <w:div w:id="534194592">
      <w:bodyDiv w:val="1"/>
      <w:marLeft w:val="0"/>
      <w:marRight w:val="0"/>
      <w:marTop w:val="0"/>
      <w:marBottom w:val="0"/>
      <w:divBdr>
        <w:top w:val="none" w:sz="0" w:space="0" w:color="auto"/>
        <w:left w:val="none" w:sz="0" w:space="0" w:color="auto"/>
        <w:bottom w:val="none" w:sz="0" w:space="0" w:color="auto"/>
        <w:right w:val="none" w:sz="0" w:space="0" w:color="auto"/>
      </w:divBdr>
    </w:div>
    <w:div w:id="536892455">
      <w:bodyDiv w:val="1"/>
      <w:marLeft w:val="0"/>
      <w:marRight w:val="0"/>
      <w:marTop w:val="0"/>
      <w:marBottom w:val="0"/>
      <w:divBdr>
        <w:top w:val="none" w:sz="0" w:space="0" w:color="auto"/>
        <w:left w:val="none" w:sz="0" w:space="0" w:color="auto"/>
        <w:bottom w:val="none" w:sz="0" w:space="0" w:color="auto"/>
        <w:right w:val="none" w:sz="0" w:space="0" w:color="auto"/>
      </w:divBdr>
    </w:div>
    <w:div w:id="538276304">
      <w:bodyDiv w:val="1"/>
      <w:marLeft w:val="0"/>
      <w:marRight w:val="0"/>
      <w:marTop w:val="0"/>
      <w:marBottom w:val="0"/>
      <w:divBdr>
        <w:top w:val="none" w:sz="0" w:space="0" w:color="auto"/>
        <w:left w:val="none" w:sz="0" w:space="0" w:color="auto"/>
        <w:bottom w:val="none" w:sz="0" w:space="0" w:color="auto"/>
        <w:right w:val="none" w:sz="0" w:space="0" w:color="auto"/>
      </w:divBdr>
    </w:div>
    <w:div w:id="542333696">
      <w:bodyDiv w:val="1"/>
      <w:marLeft w:val="0"/>
      <w:marRight w:val="0"/>
      <w:marTop w:val="0"/>
      <w:marBottom w:val="0"/>
      <w:divBdr>
        <w:top w:val="none" w:sz="0" w:space="0" w:color="auto"/>
        <w:left w:val="none" w:sz="0" w:space="0" w:color="auto"/>
        <w:bottom w:val="none" w:sz="0" w:space="0" w:color="auto"/>
        <w:right w:val="none" w:sz="0" w:space="0" w:color="auto"/>
      </w:divBdr>
    </w:div>
    <w:div w:id="543518213">
      <w:bodyDiv w:val="1"/>
      <w:marLeft w:val="0"/>
      <w:marRight w:val="0"/>
      <w:marTop w:val="0"/>
      <w:marBottom w:val="0"/>
      <w:divBdr>
        <w:top w:val="none" w:sz="0" w:space="0" w:color="auto"/>
        <w:left w:val="none" w:sz="0" w:space="0" w:color="auto"/>
        <w:bottom w:val="none" w:sz="0" w:space="0" w:color="auto"/>
        <w:right w:val="none" w:sz="0" w:space="0" w:color="auto"/>
      </w:divBdr>
    </w:div>
    <w:div w:id="543912801">
      <w:bodyDiv w:val="1"/>
      <w:marLeft w:val="0"/>
      <w:marRight w:val="0"/>
      <w:marTop w:val="0"/>
      <w:marBottom w:val="0"/>
      <w:divBdr>
        <w:top w:val="none" w:sz="0" w:space="0" w:color="auto"/>
        <w:left w:val="none" w:sz="0" w:space="0" w:color="auto"/>
        <w:bottom w:val="none" w:sz="0" w:space="0" w:color="auto"/>
        <w:right w:val="none" w:sz="0" w:space="0" w:color="auto"/>
      </w:divBdr>
    </w:div>
    <w:div w:id="549847500">
      <w:bodyDiv w:val="1"/>
      <w:marLeft w:val="0"/>
      <w:marRight w:val="0"/>
      <w:marTop w:val="0"/>
      <w:marBottom w:val="0"/>
      <w:divBdr>
        <w:top w:val="none" w:sz="0" w:space="0" w:color="auto"/>
        <w:left w:val="none" w:sz="0" w:space="0" w:color="auto"/>
        <w:bottom w:val="none" w:sz="0" w:space="0" w:color="auto"/>
        <w:right w:val="none" w:sz="0" w:space="0" w:color="auto"/>
      </w:divBdr>
    </w:div>
    <w:div w:id="549920060">
      <w:bodyDiv w:val="1"/>
      <w:marLeft w:val="0"/>
      <w:marRight w:val="0"/>
      <w:marTop w:val="0"/>
      <w:marBottom w:val="0"/>
      <w:divBdr>
        <w:top w:val="none" w:sz="0" w:space="0" w:color="auto"/>
        <w:left w:val="none" w:sz="0" w:space="0" w:color="auto"/>
        <w:bottom w:val="none" w:sz="0" w:space="0" w:color="auto"/>
        <w:right w:val="none" w:sz="0" w:space="0" w:color="auto"/>
      </w:divBdr>
    </w:div>
    <w:div w:id="550576835">
      <w:bodyDiv w:val="1"/>
      <w:marLeft w:val="0"/>
      <w:marRight w:val="0"/>
      <w:marTop w:val="0"/>
      <w:marBottom w:val="0"/>
      <w:divBdr>
        <w:top w:val="none" w:sz="0" w:space="0" w:color="auto"/>
        <w:left w:val="none" w:sz="0" w:space="0" w:color="auto"/>
        <w:bottom w:val="none" w:sz="0" w:space="0" w:color="auto"/>
        <w:right w:val="none" w:sz="0" w:space="0" w:color="auto"/>
      </w:divBdr>
    </w:div>
    <w:div w:id="552279484">
      <w:bodyDiv w:val="1"/>
      <w:marLeft w:val="0"/>
      <w:marRight w:val="0"/>
      <w:marTop w:val="0"/>
      <w:marBottom w:val="0"/>
      <w:divBdr>
        <w:top w:val="none" w:sz="0" w:space="0" w:color="auto"/>
        <w:left w:val="none" w:sz="0" w:space="0" w:color="auto"/>
        <w:bottom w:val="none" w:sz="0" w:space="0" w:color="auto"/>
        <w:right w:val="none" w:sz="0" w:space="0" w:color="auto"/>
      </w:divBdr>
    </w:div>
    <w:div w:id="552934761">
      <w:bodyDiv w:val="1"/>
      <w:marLeft w:val="0"/>
      <w:marRight w:val="0"/>
      <w:marTop w:val="0"/>
      <w:marBottom w:val="0"/>
      <w:divBdr>
        <w:top w:val="none" w:sz="0" w:space="0" w:color="auto"/>
        <w:left w:val="none" w:sz="0" w:space="0" w:color="auto"/>
        <w:bottom w:val="none" w:sz="0" w:space="0" w:color="auto"/>
        <w:right w:val="none" w:sz="0" w:space="0" w:color="auto"/>
      </w:divBdr>
    </w:div>
    <w:div w:id="554463711">
      <w:bodyDiv w:val="1"/>
      <w:marLeft w:val="0"/>
      <w:marRight w:val="0"/>
      <w:marTop w:val="0"/>
      <w:marBottom w:val="0"/>
      <w:divBdr>
        <w:top w:val="none" w:sz="0" w:space="0" w:color="auto"/>
        <w:left w:val="none" w:sz="0" w:space="0" w:color="auto"/>
        <w:bottom w:val="none" w:sz="0" w:space="0" w:color="auto"/>
        <w:right w:val="none" w:sz="0" w:space="0" w:color="auto"/>
      </w:divBdr>
    </w:div>
    <w:div w:id="555698703">
      <w:bodyDiv w:val="1"/>
      <w:marLeft w:val="0"/>
      <w:marRight w:val="0"/>
      <w:marTop w:val="0"/>
      <w:marBottom w:val="0"/>
      <w:divBdr>
        <w:top w:val="none" w:sz="0" w:space="0" w:color="auto"/>
        <w:left w:val="none" w:sz="0" w:space="0" w:color="auto"/>
        <w:bottom w:val="none" w:sz="0" w:space="0" w:color="auto"/>
        <w:right w:val="none" w:sz="0" w:space="0" w:color="auto"/>
      </w:divBdr>
    </w:div>
    <w:div w:id="555749502">
      <w:bodyDiv w:val="1"/>
      <w:marLeft w:val="0"/>
      <w:marRight w:val="0"/>
      <w:marTop w:val="0"/>
      <w:marBottom w:val="0"/>
      <w:divBdr>
        <w:top w:val="none" w:sz="0" w:space="0" w:color="auto"/>
        <w:left w:val="none" w:sz="0" w:space="0" w:color="auto"/>
        <w:bottom w:val="none" w:sz="0" w:space="0" w:color="auto"/>
        <w:right w:val="none" w:sz="0" w:space="0" w:color="auto"/>
      </w:divBdr>
    </w:div>
    <w:div w:id="556090896">
      <w:bodyDiv w:val="1"/>
      <w:marLeft w:val="0"/>
      <w:marRight w:val="0"/>
      <w:marTop w:val="0"/>
      <w:marBottom w:val="0"/>
      <w:divBdr>
        <w:top w:val="none" w:sz="0" w:space="0" w:color="auto"/>
        <w:left w:val="none" w:sz="0" w:space="0" w:color="auto"/>
        <w:bottom w:val="none" w:sz="0" w:space="0" w:color="auto"/>
        <w:right w:val="none" w:sz="0" w:space="0" w:color="auto"/>
      </w:divBdr>
    </w:div>
    <w:div w:id="558251492">
      <w:bodyDiv w:val="1"/>
      <w:marLeft w:val="0"/>
      <w:marRight w:val="0"/>
      <w:marTop w:val="0"/>
      <w:marBottom w:val="0"/>
      <w:divBdr>
        <w:top w:val="none" w:sz="0" w:space="0" w:color="auto"/>
        <w:left w:val="none" w:sz="0" w:space="0" w:color="auto"/>
        <w:bottom w:val="none" w:sz="0" w:space="0" w:color="auto"/>
        <w:right w:val="none" w:sz="0" w:space="0" w:color="auto"/>
      </w:divBdr>
    </w:div>
    <w:div w:id="560018340">
      <w:bodyDiv w:val="1"/>
      <w:marLeft w:val="0"/>
      <w:marRight w:val="0"/>
      <w:marTop w:val="0"/>
      <w:marBottom w:val="0"/>
      <w:divBdr>
        <w:top w:val="none" w:sz="0" w:space="0" w:color="auto"/>
        <w:left w:val="none" w:sz="0" w:space="0" w:color="auto"/>
        <w:bottom w:val="none" w:sz="0" w:space="0" w:color="auto"/>
        <w:right w:val="none" w:sz="0" w:space="0" w:color="auto"/>
      </w:divBdr>
    </w:div>
    <w:div w:id="560795274">
      <w:bodyDiv w:val="1"/>
      <w:marLeft w:val="0"/>
      <w:marRight w:val="0"/>
      <w:marTop w:val="0"/>
      <w:marBottom w:val="0"/>
      <w:divBdr>
        <w:top w:val="none" w:sz="0" w:space="0" w:color="auto"/>
        <w:left w:val="none" w:sz="0" w:space="0" w:color="auto"/>
        <w:bottom w:val="none" w:sz="0" w:space="0" w:color="auto"/>
        <w:right w:val="none" w:sz="0" w:space="0" w:color="auto"/>
      </w:divBdr>
    </w:div>
    <w:div w:id="561137544">
      <w:bodyDiv w:val="1"/>
      <w:marLeft w:val="0"/>
      <w:marRight w:val="0"/>
      <w:marTop w:val="0"/>
      <w:marBottom w:val="0"/>
      <w:divBdr>
        <w:top w:val="none" w:sz="0" w:space="0" w:color="auto"/>
        <w:left w:val="none" w:sz="0" w:space="0" w:color="auto"/>
        <w:bottom w:val="none" w:sz="0" w:space="0" w:color="auto"/>
        <w:right w:val="none" w:sz="0" w:space="0" w:color="auto"/>
      </w:divBdr>
    </w:div>
    <w:div w:id="561251855">
      <w:bodyDiv w:val="1"/>
      <w:marLeft w:val="0"/>
      <w:marRight w:val="0"/>
      <w:marTop w:val="0"/>
      <w:marBottom w:val="0"/>
      <w:divBdr>
        <w:top w:val="none" w:sz="0" w:space="0" w:color="auto"/>
        <w:left w:val="none" w:sz="0" w:space="0" w:color="auto"/>
        <w:bottom w:val="none" w:sz="0" w:space="0" w:color="auto"/>
        <w:right w:val="none" w:sz="0" w:space="0" w:color="auto"/>
      </w:divBdr>
    </w:div>
    <w:div w:id="561716679">
      <w:bodyDiv w:val="1"/>
      <w:marLeft w:val="0"/>
      <w:marRight w:val="0"/>
      <w:marTop w:val="0"/>
      <w:marBottom w:val="0"/>
      <w:divBdr>
        <w:top w:val="none" w:sz="0" w:space="0" w:color="auto"/>
        <w:left w:val="none" w:sz="0" w:space="0" w:color="auto"/>
        <w:bottom w:val="none" w:sz="0" w:space="0" w:color="auto"/>
        <w:right w:val="none" w:sz="0" w:space="0" w:color="auto"/>
      </w:divBdr>
    </w:div>
    <w:div w:id="561797829">
      <w:bodyDiv w:val="1"/>
      <w:marLeft w:val="0"/>
      <w:marRight w:val="0"/>
      <w:marTop w:val="0"/>
      <w:marBottom w:val="0"/>
      <w:divBdr>
        <w:top w:val="none" w:sz="0" w:space="0" w:color="auto"/>
        <w:left w:val="none" w:sz="0" w:space="0" w:color="auto"/>
        <w:bottom w:val="none" w:sz="0" w:space="0" w:color="auto"/>
        <w:right w:val="none" w:sz="0" w:space="0" w:color="auto"/>
      </w:divBdr>
    </w:div>
    <w:div w:id="562956536">
      <w:bodyDiv w:val="1"/>
      <w:marLeft w:val="0"/>
      <w:marRight w:val="0"/>
      <w:marTop w:val="0"/>
      <w:marBottom w:val="0"/>
      <w:divBdr>
        <w:top w:val="none" w:sz="0" w:space="0" w:color="auto"/>
        <w:left w:val="none" w:sz="0" w:space="0" w:color="auto"/>
        <w:bottom w:val="none" w:sz="0" w:space="0" w:color="auto"/>
        <w:right w:val="none" w:sz="0" w:space="0" w:color="auto"/>
      </w:divBdr>
    </w:div>
    <w:div w:id="563300923">
      <w:bodyDiv w:val="1"/>
      <w:marLeft w:val="0"/>
      <w:marRight w:val="0"/>
      <w:marTop w:val="0"/>
      <w:marBottom w:val="0"/>
      <w:divBdr>
        <w:top w:val="none" w:sz="0" w:space="0" w:color="auto"/>
        <w:left w:val="none" w:sz="0" w:space="0" w:color="auto"/>
        <w:bottom w:val="none" w:sz="0" w:space="0" w:color="auto"/>
        <w:right w:val="none" w:sz="0" w:space="0" w:color="auto"/>
      </w:divBdr>
    </w:div>
    <w:div w:id="564486509">
      <w:bodyDiv w:val="1"/>
      <w:marLeft w:val="0"/>
      <w:marRight w:val="0"/>
      <w:marTop w:val="0"/>
      <w:marBottom w:val="0"/>
      <w:divBdr>
        <w:top w:val="none" w:sz="0" w:space="0" w:color="auto"/>
        <w:left w:val="none" w:sz="0" w:space="0" w:color="auto"/>
        <w:bottom w:val="none" w:sz="0" w:space="0" w:color="auto"/>
        <w:right w:val="none" w:sz="0" w:space="0" w:color="auto"/>
      </w:divBdr>
    </w:div>
    <w:div w:id="566190111">
      <w:bodyDiv w:val="1"/>
      <w:marLeft w:val="0"/>
      <w:marRight w:val="0"/>
      <w:marTop w:val="0"/>
      <w:marBottom w:val="0"/>
      <w:divBdr>
        <w:top w:val="none" w:sz="0" w:space="0" w:color="auto"/>
        <w:left w:val="none" w:sz="0" w:space="0" w:color="auto"/>
        <w:bottom w:val="none" w:sz="0" w:space="0" w:color="auto"/>
        <w:right w:val="none" w:sz="0" w:space="0" w:color="auto"/>
      </w:divBdr>
    </w:div>
    <w:div w:id="567496183">
      <w:bodyDiv w:val="1"/>
      <w:marLeft w:val="0"/>
      <w:marRight w:val="0"/>
      <w:marTop w:val="0"/>
      <w:marBottom w:val="0"/>
      <w:divBdr>
        <w:top w:val="none" w:sz="0" w:space="0" w:color="auto"/>
        <w:left w:val="none" w:sz="0" w:space="0" w:color="auto"/>
        <w:bottom w:val="none" w:sz="0" w:space="0" w:color="auto"/>
        <w:right w:val="none" w:sz="0" w:space="0" w:color="auto"/>
      </w:divBdr>
    </w:div>
    <w:div w:id="568463013">
      <w:bodyDiv w:val="1"/>
      <w:marLeft w:val="0"/>
      <w:marRight w:val="0"/>
      <w:marTop w:val="0"/>
      <w:marBottom w:val="0"/>
      <w:divBdr>
        <w:top w:val="none" w:sz="0" w:space="0" w:color="auto"/>
        <w:left w:val="none" w:sz="0" w:space="0" w:color="auto"/>
        <w:bottom w:val="none" w:sz="0" w:space="0" w:color="auto"/>
        <w:right w:val="none" w:sz="0" w:space="0" w:color="auto"/>
      </w:divBdr>
    </w:div>
    <w:div w:id="568656637">
      <w:bodyDiv w:val="1"/>
      <w:marLeft w:val="0"/>
      <w:marRight w:val="0"/>
      <w:marTop w:val="0"/>
      <w:marBottom w:val="0"/>
      <w:divBdr>
        <w:top w:val="none" w:sz="0" w:space="0" w:color="auto"/>
        <w:left w:val="none" w:sz="0" w:space="0" w:color="auto"/>
        <w:bottom w:val="none" w:sz="0" w:space="0" w:color="auto"/>
        <w:right w:val="none" w:sz="0" w:space="0" w:color="auto"/>
      </w:divBdr>
    </w:div>
    <w:div w:id="569190003">
      <w:bodyDiv w:val="1"/>
      <w:marLeft w:val="0"/>
      <w:marRight w:val="0"/>
      <w:marTop w:val="0"/>
      <w:marBottom w:val="0"/>
      <w:divBdr>
        <w:top w:val="none" w:sz="0" w:space="0" w:color="auto"/>
        <w:left w:val="none" w:sz="0" w:space="0" w:color="auto"/>
        <w:bottom w:val="none" w:sz="0" w:space="0" w:color="auto"/>
        <w:right w:val="none" w:sz="0" w:space="0" w:color="auto"/>
      </w:divBdr>
    </w:div>
    <w:div w:id="570194152">
      <w:bodyDiv w:val="1"/>
      <w:marLeft w:val="0"/>
      <w:marRight w:val="0"/>
      <w:marTop w:val="0"/>
      <w:marBottom w:val="0"/>
      <w:divBdr>
        <w:top w:val="none" w:sz="0" w:space="0" w:color="auto"/>
        <w:left w:val="none" w:sz="0" w:space="0" w:color="auto"/>
        <w:bottom w:val="none" w:sz="0" w:space="0" w:color="auto"/>
        <w:right w:val="none" w:sz="0" w:space="0" w:color="auto"/>
      </w:divBdr>
    </w:div>
    <w:div w:id="570625707">
      <w:bodyDiv w:val="1"/>
      <w:marLeft w:val="0"/>
      <w:marRight w:val="0"/>
      <w:marTop w:val="0"/>
      <w:marBottom w:val="0"/>
      <w:divBdr>
        <w:top w:val="none" w:sz="0" w:space="0" w:color="auto"/>
        <w:left w:val="none" w:sz="0" w:space="0" w:color="auto"/>
        <w:bottom w:val="none" w:sz="0" w:space="0" w:color="auto"/>
        <w:right w:val="none" w:sz="0" w:space="0" w:color="auto"/>
      </w:divBdr>
    </w:div>
    <w:div w:id="571164532">
      <w:bodyDiv w:val="1"/>
      <w:marLeft w:val="0"/>
      <w:marRight w:val="0"/>
      <w:marTop w:val="0"/>
      <w:marBottom w:val="0"/>
      <w:divBdr>
        <w:top w:val="none" w:sz="0" w:space="0" w:color="auto"/>
        <w:left w:val="none" w:sz="0" w:space="0" w:color="auto"/>
        <w:bottom w:val="none" w:sz="0" w:space="0" w:color="auto"/>
        <w:right w:val="none" w:sz="0" w:space="0" w:color="auto"/>
      </w:divBdr>
    </w:div>
    <w:div w:id="571502542">
      <w:bodyDiv w:val="1"/>
      <w:marLeft w:val="0"/>
      <w:marRight w:val="0"/>
      <w:marTop w:val="0"/>
      <w:marBottom w:val="0"/>
      <w:divBdr>
        <w:top w:val="none" w:sz="0" w:space="0" w:color="auto"/>
        <w:left w:val="none" w:sz="0" w:space="0" w:color="auto"/>
        <w:bottom w:val="none" w:sz="0" w:space="0" w:color="auto"/>
        <w:right w:val="none" w:sz="0" w:space="0" w:color="auto"/>
      </w:divBdr>
    </w:div>
    <w:div w:id="571697290">
      <w:bodyDiv w:val="1"/>
      <w:marLeft w:val="0"/>
      <w:marRight w:val="0"/>
      <w:marTop w:val="0"/>
      <w:marBottom w:val="0"/>
      <w:divBdr>
        <w:top w:val="none" w:sz="0" w:space="0" w:color="auto"/>
        <w:left w:val="none" w:sz="0" w:space="0" w:color="auto"/>
        <w:bottom w:val="none" w:sz="0" w:space="0" w:color="auto"/>
        <w:right w:val="none" w:sz="0" w:space="0" w:color="auto"/>
      </w:divBdr>
    </w:div>
    <w:div w:id="574173031">
      <w:bodyDiv w:val="1"/>
      <w:marLeft w:val="0"/>
      <w:marRight w:val="0"/>
      <w:marTop w:val="0"/>
      <w:marBottom w:val="0"/>
      <w:divBdr>
        <w:top w:val="none" w:sz="0" w:space="0" w:color="auto"/>
        <w:left w:val="none" w:sz="0" w:space="0" w:color="auto"/>
        <w:bottom w:val="none" w:sz="0" w:space="0" w:color="auto"/>
        <w:right w:val="none" w:sz="0" w:space="0" w:color="auto"/>
      </w:divBdr>
    </w:div>
    <w:div w:id="574441129">
      <w:bodyDiv w:val="1"/>
      <w:marLeft w:val="0"/>
      <w:marRight w:val="0"/>
      <w:marTop w:val="0"/>
      <w:marBottom w:val="0"/>
      <w:divBdr>
        <w:top w:val="none" w:sz="0" w:space="0" w:color="auto"/>
        <w:left w:val="none" w:sz="0" w:space="0" w:color="auto"/>
        <w:bottom w:val="none" w:sz="0" w:space="0" w:color="auto"/>
        <w:right w:val="none" w:sz="0" w:space="0" w:color="auto"/>
      </w:divBdr>
    </w:div>
    <w:div w:id="576522020">
      <w:bodyDiv w:val="1"/>
      <w:marLeft w:val="0"/>
      <w:marRight w:val="0"/>
      <w:marTop w:val="0"/>
      <w:marBottom w:val="0"/>
      <w:divBdr>
        <w:top w:val="none" w:sz="0" w:space="0" w:color="auto"/>
        <w:left w:val="none" w:sz="0" w:space="0" w:color="auto"/>
        <w:bottom w:val="none" w:sz="0" w:space="0" w:color="auto"/>
        <w:right w:val="none" w:sz="0" w:space="0" w:color="auto"/>
      </w:divBdr>
    </w:div>
    <w:div w:id="576523480">
      <w:bodyDiv w:val="1"/>
      <w:marLeft w:val="0"/>
      <w:marRight w:val="0"/>
      <w:marTop w:val="0"/>
      <w:marBottom w:val="0"/>
      <w:divBdr>
        <w:top w:val="none" w:sz="0" w:space="0" w:color="auto"/>
        <w:left w:val="none" w:sz="0" w:space="0" w:color="auto"/>
        <w:bottom w:val="none" w:sz="0" w:space="0" w:color="auto"/>
        <w:right w:val="none" w:sz="0" w:space="0" w:color="auto"/>
      </w:divBdr>
    </w:div>
    <w:div w:id="576786388">
      <w:bodyDiv w:val="1"/>
      <w:marLeft w:val="0"/>
      <w:marRight w:val="0"/>
      <w:marTop w:val="0"/>
      <w:marBottom w:val="0"/>
      <w:divBdr>
        <w:top w:val="none" w:sz="0" w:space="0" w:color="auto"/>
        <w:left w:val="none" w:sz="0" w:space="0" w:color="auto"/>
        <w:bottom w:val="none" w:sz="0" w:space="0" w:color="auto"/>
        <w:right w:val="none" w:sz="0" w:space="0" w:color="auto"/>
      </w:divBdr>
    </w:div>
    <w:div w:id="577132413">
      <w:bodyDiv w:val="1"/>
      <w:marLeft w:val="0"/>
      <w:marRight w:val="0"/>
      <w:marTop w:val="0"/>
      <w:marBottom w:val="0"/>
      <w:divBdr>
        <w:top w:val="none" w:sz="0" w:space="0" w:color="auto"/>
        <w:left w:val="none" w:sz="0" w:space="0" w:color="auto"/>
        <w:bottom w:val="none" w:sz="0" w:space="0" w:color="auto"/>
        <w:right w:val="none" w:sz="0" w:space="0" w:color="auto"/>
      </w:divBdr>
    </w:div>
    <w:div w:id="578516242">
      <w:bodyDiv w:val="1"/>
      <w:marLeft w:val="0"/>
      <w:marRight w:val="0"/>
      <w:marTop w:val="0"/>
      <w:marBottom w:val="0"/>
      <w:divBdr>
        <w:top w:val="none" w:sz="0" w:space="0" w:color="auto"/>
        <w:left w:val="none" w:sz="0" w:space="0" w:color="auto"/>
        <w:bottom w:val="none" w:sz="0" w:space="0" w:color="auto"/>
        <w:right w:val="none" w:sz="0" w:space="0" w:color="auto"/>
      </w:divBdr>
    </w:div>
    <w:div w:id="580144690">
      <w:bodyDiv w:val="1"/>
      <w:marLeft w:val="0"/>
      <w:marRight w:val="0"/>
      <w:marTop w:val="0"/>
      <w:marBottom w:val="0"/>
      <w:divBdr>
        <w:top w:val="none" w:sz="0" w:space="0" w:color="auto"/>
        <w:left w:val="none" w:sz="0" w:space="0" w:color="auto"/>
        <w:bottom w:val="none" w:sz="0" w:space="0" w:color="auto"/>
        <w:right w:val="none" w:sz="0" w:space="0" w:color="auto"/>
      </w:divBdr>
    </w:div>
    <w:div w:id="580257242">
      <w:bodyDiv w:val="1"/>
      <w:marLeft w:val="0"/>
      <w:marRight w:val="0"/>
      <w:marTop w:val="0"/>
      <w:marBottom w:val="0"/>
      <w:divBdr>
        <w:top w:val="none" w:sz="0" w:space="0" w:color="auto"/>
        <w:left w:val="none" w:sz="0" w:space="0" w:color="auto"/>
        <w:bottom w:val="none" w:sz="0" w:space="0" w:color="auto"/>
        <w:right w:val="none" w:sz="0" w:space="0" w:color="auto"/>
      </w:divBdr>
    </w:div>
    <w:div w:id="580717632">
      <w:bodyDiv w:val="1"/>
      <w:marLeft w:val="0"/>
      <w:marRight w:val="0"/>
      <w:marTop w:val="0"/>
      <w:marBottom w:val="0"/>
      <w:divBdr>
        <w:top w:val="none" w:sz="0" w:space="0" w:color="auto"/>
        <w:left w:val="none" w:sz="0" w:space="0" w:color="auto"/>
        <w:bottom w:val="none" w:sz="0" w:space="0" w:color="auto"/>
        <w:right w:val="none" w:sz="0" w:space="0" w:color="auto"/>
      </w:divBdr>
    </w:div>
    <w:div w:id="580720661">
      <w:bodyDiv w:val="1"/>
      <w:marLeft w:val="0"/>
      <w:marRight w:val="0"/>
      <w:marTop w:val="0"/>
      <w:marBottom w:val="0"/>
      <w:divBdr>
        <w:top w:val="none" w:sz="0" w:space="0" w:color="auto"/>
        <w:left w:val="none" w:sz="0" w:space="0" w:color="auto"/>
        <w:bottom w:val="none" w:sz="0" w:space="0" w:color="auto"/>
        <w:right w:val="none" w:sz="0" w:space="0" w:color="auto"/>
      </w:divBdr>
    </w:div>
    <w:div w:id="582419399">
      <w:bodyDiv w:val="1"/>
      <w:marLeft w:val="0"/>
      <w:marRight w:val="0"/>
      <w:marTop w:val="0"/>
      <w:marBottom w:val="0"/>
      <w:divBdr>
        <w:top w:val="none" w:sz="0" w:space="0" w:color="auto"/>
        <w:left w:val="none" w:sz="0" w:space="0" w:color="auto"/>
        <w:bottom w:val="none" w:sz="0" w:space="0" w:color="auto"/>
        <w:right w:val="none" w:sz="0" w:space="0" w:color="auto"/>
      </w:divBdr>
    </w:div>
    <w:div w:id="584454772">
      <w:bodyDiv w:val="1"/>
      <w:marLeft w:val="0"/>
      <w:marRight w:val="0"/>
      <w:marTop w:val="0"/>
      <w:marBottom w:val="0"/>
      <w:divBdr>
        <w:top w:val="none" w:sz="0" w:space="0" w:color="auto"/>
        <w:left w:val="none" w:sz="0" w:space="0" w:color="auto"/>
        <w:bottom w:val="none" w:sz="0" w:space="0" w:color="auto"/>
        <w:right w:val="none" w:sz="0" w:space="0" w:color="auto"/>
      </w:divBdr>
    </w:div>
    <w:div w:id="584725864">
      <w:bodyDiv w:val="1"/>
      <w:marLeft w:val="0"/>
      <w:marRight w:val="0"/>
      <w:marTop w:val="0"/>
      <w:marBottom w:val="0"/>
      <w:divBdr>
        <w:top w:val="none" w:sz="0" w:space="0" w:color="auto"/>
        <w:left w:val="none" w:sz="0" w:space="0" w:color="auto"/>
        <w:bottom w:val="none" w:sz="0" w:space="0" w:color="auto"/>
        <w:right w:val="none" w:sz="0" w:space="0" w:color="auto"/>
      </w:divBdr>
    </w:div>
    <w:div w:id="586815849">
      <w:bodyDiv w:val="1"/>
      <w:marLeft w:val="0"/>
      <w:marRight w:val="0"/>
      <w:marTop w:val="0"/>
      <w:marBottom w:val="0"/>
      <w:divBdr>
        <w:top w:val="none" w:sz="0" w:space="0" w:color="auto"/>
        <w:left w:val="none" w:sz="0" w:space="0" w:color="auto"/>
        <w:bottom w:val="none" w:sz="0" w:space="0" w:color="auto"/>
        <w:right w:val="none" w:sz="0" w:space="0" w:color="auto"/>
      </w:divBdr>
    </w:div>
    <w:div w:id="587424159">
      <w:bodyDiv w:val="1"/>
      <w:marLeft w:val="0"/>
      <w:marRight w:val="0"/>
      <w:marTop w:val="0"/>
      <w:marBottom w:val="0"/>
      <w:divBdr>
        <w:top w:val="none" w:sz="0" w:space="0" w:color="auto"/>
        <w:left w:val="none" w:sz="0" w:space="0" w:color="auto"/>
        <w:bottom w:val="none" w:sz="0" w:space="0" w:color="auto"/>
        <w:right w:val="none" w:sz="0" w:space="0" w:color="auto"/>
      </w:divBdr>
    </w:div>
    <w:div w:id="587471207">
      <w:bodyDiv w:val="1"/>
      <w:marLeft w:val="0"/>
      <w:marRight w:val="0"/>
      <w:marTop w:val="0"/>
      <w:marBottom w:val="0"/>
      <w:divBdr>
        <w:top w:val="none" w:sz="0" w:space="0" w:color="auto"/>
        <w:left w:val="none" w:sz="0" w:space="0" w:color="auto"/>
        <w:bottom w:val="none" w:sz="0" w:space="0" w:color="auto"/>
        <w:right w:val="none" w:sz="0" w:space="0" w:color="auto"/>
      </w:divBdr>
    </w:div>
    <w:div w:id="588075435">
      <w:bodyDiv w:val="1"/>
      <w:marLeft w:val="0"/>
      <w:marRight w:val="0"/>
      <w:marTop w:val="0"/>
      <w:marBottom w:val="0"/>
      <w:divBdr>
        <w:top w:val="none" w:sz="0" w:space="0" w:color="auto"/>
        <w:left w:val="none" w:sz="0" w:space="0" w:color="auto"/>
        <w:bottom w:val="none" w:sz="0" w:space="0" w:color="auto"/>
        <w:right w:val="none" w:sz="0" w:space="0" w:color="auto"/>
      </w:divBdr>
    </w:div>
    <w:div w:id="588928685">
      <w:bodyDiv w:val="1"/>
      <w:marLeft w:val="0"/>
      <w:marRight w:val="0"/>
      <w:marTop w:val="0"/>
      <w:marBottom w:val="0"/>
      <w:divBdr>
        <w:top w:val="none" w:sz="0" w:space="0" w:color="auto"/>
        <w:left w:val="none" w:sz="0" w:space="0" w:color="auto"/>
        <w:bottom w:val="none" w:sz="0" w:space="0" w:color="auto"/>
        <w:right w:val="none" w:sz="0" w:space="0" w:color="auto"/>
      </w:divBdr>
    </w:div>
    <w:div w:id="589780372">
      <w:bodyDiv w:val="1"/>
      <w:marLeft w:val="0"/>
      <w:marRight w:val="0"/>
      <w:marTop w:val="0"/>
      <w:marBottom w:val="0"/>
      <w:divBdr>
        <w:top w:val="none" w:sz="0" w:space="0" w:color="auto"/>
        <w:left w:val="none" w:sz="0" w:space="0" w:color="auto"/>
        <w:bottom w:val="none" w:sz="0" w:space="0" w:color="auto"/>
        <w:right w:val="none" w:sz="0" w:space="0" w:color="auto"/>
      </w:divBdr>
    </w:div>
    <w:div w:id="591161302">
      <w:bodyDiv w:val="1"/>
      <w:marLeft w:val="0"/>
      <w:marRight w:val="0"/>
      <w:marTop w:val="0"/>
      <w:marBottom w:val="0"/>
      <w:divBdr>
        <w:top w:val="none" w:sz="0" w:space="0" w:color="auto"/>
        <w:left w:val="none" w:sz="0" w:space="0" w:color="auto"/>
        <w:bottom w:val="none" w:sz="0" w:space="0" w:color="auto"/>
        <w:right w:val="none" w:sz="0" w:space="0" w:color="auto"/>
      </w:divBdr>
    </w:div>
    <w:div w:id="592250812">
      <w:bodyDiv w:val="1"/>
      <w:marLeft w:val="0"/>
      <w:marRight w:val="0"/>
      <w:marTop w:val="0"/>
      <w:marBottom w:val="0"/>
      <w:divBdr>
        <w:top w:val="none" w:sz="0" w:space="0" w:color="auto"/>
        <w:left w:val="none" w:sz="0" w:space="0" w:color="auto"/>
        <w:bottom w:val="none" w:sz="0" w:space="0" w:color="auto"/>
        <w:right w:val="none" w:sz="0" w:space="0" w:color="auto"/>
      </w:divBdr>
    </w:div>
    <w:div w:id="594630518">
      <w:bodyDiv w:val="1"/>
      <w:marLeft w:val="0"/>
      <w:marRight w:val="0"/>
      <w:marTop w:val="0"/>
      <w:marBottom w:val="0"/>
      <w:divBdr>
        <w:top w:val="none" w:sz="0" w:space="0" w:color="auto"/>
        <w:left w:val="none" w:sz="0" w:space="0" w:color="auto"/>
        <w:bottom w:val="none" w:sz="0" w:space="0" w:color="auto"/>
        <w:right w:val="none" w:sz="0" w:space="0" w:color="auto"/>
      </w:divBdr>
    </w:div>
    <w:div w:id="595598699">
      <w:bodyDiv w:val="1"/>
      <w:marLeft w:val="0"/>
      <w:marRight w:val="0"/>
      <w:marTop w:val="0"/>
      <w:marBottom w:val="0"/>
      <w:divBdr>
        <w:top w:val="none" w:sz="0" w:space="0" w:color="auto"/>
        <w:left w:val="none" w:sz="0" w:space="0" w:color="auto"/>
        <w:bottom w:val="none" w:sz="0" w:space="0" w:color="auto"/>
        <w:right w:val="none" w:sz="0" w:space="0" w:color="auto"/>
      </w:divBdr>
    </w:div>
    <w:div w:id="595944655">
      <w:bodyDiv w:val="1"/>
      <w:marLeft w:val="0"/>
      <w:marRight w:val="0"/>
      <w:marTop w:val="0"/>
      <w:marBottom w:val="0"/>
      <w:divBdr>
        <w:top w:val="none" w:sz="0" w:space="0" w:color="auto"/>
        <w:left w:val="none" w:sz="0" w:space="0" w:color="auto"/>
        <w:bottom w:val="none" w:sz="0" w:space="0" w:color="auto"/>
        <w:right w:val="none" w:sz="0" w:space="0" w:color="auto"/>
      </w:divBdr>
    </w:div>
    <w:div w:id="595984484">
      <w:bodyDiv w:val="1"/>
      <w:marLeft w:val="0"/>
      <w:marRight w:val="0"/>
      <w:marTop w:val="0"/>
      <w:marBottom w:val="0"/>
      <w:divBdr>
        <w:top w:val="none" w:sz="0" w:space="0" w:color="auto"/>
        <w:left w:val="none" w:sz="0" w:space="0" w:color="auto"/>
        <w:bottom w:val="none" w:sz="0" w:space="0" w:color="auto"/>
        <w:right w:val="none" w:sz="0" w:space="0" w:color="auto"/>
      </w:divBdr>
    </w:div>
    <w:div w:id="597566409">
      <w:bodyDiv w:val="1"/>
      <w:marLeft w:val="0"/>
      <w:marRight w:val="0"/>
      <w:marTop w:val="0"/>
      <w:marBottom w:val="0"/>
      <w:divBdr>
        <w:top w:val="none" w:sz="0" w:space="0" w:color="auto"/>
        <w:left w:val="none" w:sz="0" w:space="0" w:color="auto"/>
        <w:bottom w:val="none" w:sz="0" w:space="0" w:color="auto"/>
        <w:right w:val="none" w:sz="0" w:space="0" w:color="auto"/>
      </w:divBdr>
    </w:div>
    <w:div w:id="597713527">
      <w:bodyDiv w:val="1"/>
      <w:marLeft w:val="0"/>
      <w:marRight w:val="0"/>
      <w:marTop w:val="0"/>
      <w:marBottom w:val="0"/>
      <w:divBdr>
        <w:top w:val="none" w:sz="0" w:space="0" w:color="auto"/>
        <w:left w:val="none" w:sz="0" w:space="0" w:color="auto"/>
        <w:bottom w:val="none" w:sz="0" w:space="0" w:color="auto"/>
        <w:right w:val="none" w:sz="0" w:space="0" w:color="auto"/>
      </w:divBdr>
    </w:div>
    <w:div w:id="598224462">
      <w:bodyDiv w:val="1"/>
      <w:marLeft w:val="0"/>
      <w:marRight w:val="0"/>
      <w:marTop w:val="0"/>
      <w:marBottom w:val="0"/>
      <w:divBdr>
        <w:top w:val="none" w:sz="0" w:space="0" w:color="auto"/>
        <w:left w:val="none" w:sz="0" w:space="0" w:color="auto"/>
        <w:bottom w:val="none" w:sz="0" w:space="0" w:color="auto"/>
        <w:right w:val="none" w:sz="0" w:space="0" w:color="auto"/>
      </w:divBdr>
    </w:div>
    <w:div w:id="600991440">
      <w:bodyDiv w:val="1"/>
      <w:marLeft w:val="0"/>
      <w:marRight w:val="0"/>
      <w:marTop w:val="0"/>
      <w:marBottom w:val="0"/>
      <w:divBdr>
        <w:top w:val="none" w:sz="0" w:space="0" w:color="auto"/>
        <w:left w:val="none" w:sz="0" w:space="0" w:color="auto"/>
        <w:bottom w:val="none" w:sz="0" w:space="0" w:color="auto"/>
        <w:right w:val="none" w:sz="0" w:space="0" w:color="auto"/>
      </w:divBdr>
    </w:div>
    <w:div w:id="601232102">
      <w:bodyDiv w:val="1"/>
      <w:marLeft w:val="0"/>
      <w:marRight w:val="0"/>
      <w:marTop w:val="0"/>
      <w:marBottom w:val="0"/>
      <w:divBdr>
        <w:top w:val="none" w:sz="0" w:space="0" w:color="auto"/>
        <w:left w:val="none" w:sz="0" w:space="0" w:color="auto"/>
        <w:bottom w:val="none" w:sz="0" w:space="0" w:color="auto"/>
        <w:right w:val="none" w:sz="0" w:space="0" w:color="auto"/>
      </w:divBdr>
    </w:div>
    <w:div w:id="601686061">
      <w:bodyDiv w:val="1"/>
      <w:marLeft w:val="0"/>
      <w:marRight w:val="0"/>
      <w:marTop w:val="0"/>
      <w:marBottom w:val="0"/>
      <w:divBdr>
        <w:top w:val="none" w:sz="0" w:space="0" w:color="auto"/>
        <w:left w:val="none" w:sz="0" w:space="0" w:color="auto"/>
        <w:bottom w:val="none" w:sz="0" w:space="0" w:color="auto"/>
        <w:right w:val="none" w:sz="0" w:space="0" w:color="auto"/>
      </w:divBdr>
    </w:div>
    <w:div w:id="603028654">
      <w:bodyDiv w:val="1"/>
      <w:marLeft w:val="0"/>
      <w:marRight w:val="0"/>
      <w:marTop w:val="0"/>
      <w:marBottom w:val="0"/>
      <w:divBdr>
        <w:top w:val="none" w:sz="0" w:space="0" w:color="auto"/>
        <w:left w:val="none" w:sz="0" w:space="0" w:color="auto"/>
        <w:bottom w:val="none" w:sz="0" w:space="0" w:color="auto"/>
        <w:right w:val="none" w:sz="0" w:space="0" w:color="auto"/>
      </w:divBdr>
    </w:div>
    <w:div w:id="603419504">
      <w:bodyDiv w:val="1"/>
      <w:marLeft w:val="0"/>
      <w:marRight w:val="0"/>
      <w:marTop w:val="0"/>
      <w:marBottom w:val="0"/>
      <w:divBdr>
        <w:top w:val="none" w:sz="0" w:space="0" w:color="auto"/>
        <w:left w:val="none" w:sz="0" w:space="0" w:color="auto"/>
        <w:bottom w:val="none" w:sz="0" w:space="0" w:color="auto"/>
        <w:right w:val="none" w:sz="0" w:space="0" w:color="auto"/>
      </w:divBdr>
    </w:div>
    <w:div w:id="604114972">
      <w:bodyDiv w:val="1"/>
      <w:marLeft w:val="0"/>
      <w:marRight w:val="0"/>
      <w:marTop w:val="0"/>
      <w:marBottom w:val="0"/>
      <w:divBdr>
        <w:top w:val="none" w:sz="0" w:space="0" w:color="auto"/>
        <w:left w:val="none" w:sz="0" w:space="0" w:color="auto"/>
        <w:bottom w:val="none" w:sz="0" w:space="0" w:color="auto"/>
        <w:right w:val="none" w:sz="0" w:space="0" w:color="auto"/>
      </w:divBdr>
    </w:div>
    <w:div w:id="605500437">
      <w:bodyDiv w:val="1"/>
      <w:marLeft w:val="0"/>
      <w:marRight w:val="0"/>
      <w:marTop w:val="0"/>
      <w:marBottom w:val="0"/>
      <w:divBdr>
        <w:top w:val="none" w:sz="0" w:space="0" w:color="auto"/>
        <w:left w:val="none" w:sz="0" w:space="0" w:color="auto"/>
        <w:bottom w:val="none" w:sz="0" w:space="0" w:color="auto"/>
        <w:right w:val="none" w:sz="0" w:space="0" w:color="auto"/>
      </w:divBdr>
    </w:div>
    <w:div w:id="606039355">
      <w:bodyDiv w:val="1"/>
      <w:marLeft w:val="0"/>
      <w:marRight w:val="0"/>
      <w:marTop w:val="0"/>
      <w:marBottom w:val="0"/>
      <w:divBdr>
        <w:top w:val="none" w:sz="0" w:space="0" w:color="auto"/>
        <w:left w:val="none" w:sz="0" w:space="0" w:color="auto"/>
        <w:bottom w:val="none" w:sz="0" w:space="0" w:color="auto"/>
        <w:right w:val="none" w:sz="0" w:space="0" w:color="auto"/>
      </w:divBdr>
    </w:div>
    <w:div w:id="606233517">
      <w:bodyDiv w:val="1"/>
      <w:marLeft w:val="0"/>
      <w:marRight w:val="0"/>
      <w:marTop w:val="0"/>
      <w:marBottom w:val="0"/>
      <w:divBdr>
        <w:top w:val="none" w:sz="0" w:space="0" w:color="auto"/>
        <w:left w:val="none" w:sz="0" w:space="0" w:color="auto"/>
        <w:bottom w:val="none" w:sz="0" w:space="0" w:color="auto"/>
        <w:right w:val="none" w:sz="0" w:space="0" w:color="auto"/>
      </w:divBdr>
    </w:div>
    <w:div w:id="608049759">
      <w:bodyDiv w:val="1"/>
      <w:marLeft w:val="0"/>
      <w:marRight w:val="0"/>
      <w:marTop w:val="0"/>
      <w:marBottom w:val="0"/>
      <w:divBdr>
        <w:top w:val="none" w:sz="0" w:space="0" w:color="auto"/>
        <w:left w:val="none" w:sz="0" w:space="0" w:color="auto"/>
        <w:bottom w:val="none" w:sz="0" w:space="0" w:color="auto"/>
        <w:right w:val="none" w:sz="0" w:space="0" w:color="auto"/>
      </w:divBdr>
    </w:div>
    <w:div w:id="608201819">
      <w:bodyDiv w:val="1"/>
      <w:marLeft w:val="0"/>
      <w:marRight w:val="0"/>
      <w:marTop w:val="0"/>
      <w:marBottom w:val="0"/>
      <w:divBdr>
        <w:top w:val="none" w:sz="0" w:space="0" w:color="auto"/>
        <w:left w:val="none" w:sz="0" w:space="0" w:color="auto"/>
        <w:bottom w:val="none" w:sz="0" w:space="0" w:color="auto"/>
        <w:right w:val="none" w:sz="0" w:space="0" w:color="auto"/>
      </w:divBdr>
    </w:div>
    <w:div w:id="608507550">
      <w:bodyDiv w:val="1"/>
      <w:marLeft w:val="0"/>
      <w:marRight w:val="0"/>
      <w:marTop w:val="0"/>
      <w:marBottom w:val="0"/>
      <w:divBdr>
        <w:top w:val="none" w:sz="0" w:space="0" w:color="auto"/>
        <w:left w:val="none" w:sz="0" w:space="0" w:color="auto"/>
        <w:bottom w:val="none" w:sz="0" w:space="0" w:color="auto"/>
        <w:right w:val="none" w:sz="0" w:space="0" w:color="auto"/>
      </w:divBdr>
    </w:div>
    <w:div w:id="609237842">
      <w:bodyDiv w:val="1"/>
      <w:marLeft w:val="0"/>
      <w:marRight w:val="0"/>
      <w:marTop w:val="0"/>
      <w:marBottom w:val="0"/>
      <w:divBdr>
        <w:top w:val="none" w:sz="0" w:space="0" w:color="auto"/>
        <w:left w:val="none" w:sz="0" w:space="0" w:color="auto"/>
        <w:bottom w:val="none" w:sz="0" w:space="0" w:color="auto"/>
        <w:right w:val="none" w:sz="0" w:space="0" w:color="auto"/>
      </w:divBdr>
    </w:div>
    <w:div w:id="609237990">
      <w:bodyDiv w:val="1"/>
      <w:marLeft w:val="0"/>
      <w:marRight w:val="0"/>
      <w:marTop w:val="0"/>
      <w:marBottom w:val="0"/>
      <w:divBdr>
        <w:top w:val="none" w:sz="0" w:space="0" w:color="auto"/>
        <w:left w:val="none" w:sz="0" w:space="0" w:color="auto"/>
        <w:bottom w:val="none" w:sz="0" w:space="0" w:color="auto"/>
        <w:right w:val="none" w:sz="0" w:space="0" w:color="auto"/>
      </w:divBdr>
    </w:div>
    <w:div w:id="609245236">
      <w:bodyDiv w:val="1"/>
      <w:marLeft w:val="0"/>
      <w:marRight w:val="0"/>
      <w:marTop w:val="0"/>
      <w:marBottom w:val="0"/>
      <w:divBdr>
        <w:top w:val="none" w:sz="0" w:space="0" w:color="auto"/>
        <w:left w:val="none" w:sz="0" w:space="0" w:color="auto"/>
        <w:bottom w:val="none" w:sz="0" w:space="0" w:color="auto"/>
        <w:right w:val="none" w:sz="0" w:space="0" w:color="auto"/>
      </w:divBdr>
    </w:div>
    <w:div w:id="610011782">
      <w:bodyDiv w:val="1"/>
      <w:marLeft w:val="0"/>
      <w:marRight w:val="0"/>
      <w:marTop w:val="0"/>
      <w:marBottom w:val="0"/>
      <w:divBdr>
        <w:top w:val="none" w:sz="0" w:space="0" w:color="auto"/>
        <w:left w:val="none" w:sz="0" w:space="0" w:color="auto"/>
        <w:bottom w:val="none" w:sz="0" w:space="0" w:color="auto"/>
        <w:right w:val="none" w:sz="0" w:space="0" w:color="auto"/>
      </w:divBdr>
    </w:div>
    <w:div w:id="613050702">
      <w:bodyDiv w:val="1"/>
      <w:marLeft w:val="0"/>
      <w:marRight w:val="0"/>
      <w:marTop w:val="0"/>
      <w:marBottom w:val="0"/>
      <w:divBdr>
        <w:top w:val="none" w:sz="0" w:space="0" w:color="auto"/>
        <w:left w:val="none" w:sz="0" w:space="0" w:color="auto"/>
        <w:bottom w:val="none" w:sz="0" w:space="0" w:color="auto"/>
        <w:right w:val="none" w:sz="0" w:space="0" w:color="auto"/>
      </w:divBdr>
    </w:div>
    <w:div w:id="613513220">
      <w:bodyDiv w:val="1"/>
      <w:marLeft w:val="0"/>
      <w:marRight w:val="0"/>
      <w:marTop w:val="0"/>
      <w:marBottom w:val="0"/>
      <w:divBdr>
        <w:top w:val="none" w:sz="0" w:space="0" w:color="auto"/>
        <w:left w:val="none" w:sz="0" w:space="0" w:color="auto"/>
        <w:bottom w:val="none" w:sz="0" w:space="0" w:color="auto"/>
        <w:right w:val="none" w:sz="0" w:space="0" w:color="auto"/>
      </w:divBdr>
    </w:div>
    <w:div w:id="614018000">
      <w:bodyDiv w:val="1"/>
      <w:marLeft w:val="0"/>
      <w:marRight w:val="0"/>
      <w:marTop w:val="0"/>
      <w:marBottom w:val="0"/>
      <w:divBdr>
        <w:top w:val="none" w:sz="0" w:space="0" w:color="auto"/>
        <w:left w:val="none" w:sz="0" w:space="0" w:color="auto"/>
        <w:bottom w:val="none" w:sz="0" w:space="0" w:color="auto"/>
        <w:right w:val="none" w:sz="0" w:space="0" w:color="auto"/>
      </w:divBdr>
    </w:div>
    <w:div w:id="614216147">
      <w:bodyDiv w:val="1"/>
      <w:marLeft w:val="0"/>
      <w:marRight w:val="0"/>
      <w:marTop w:val="0"/>
      <w:marBottom w:val="0"/>
      <w:divBdr>
        <w:top w:val="none" w:sz="0" w:space="0" w:color="auto"/>
        <w:left w:val="none" w:sz="0" w:space="0" w:color="auto"/>
        <w:bottom w:val="none" w:sz="0" w:space="0" w:color="auto"/>
        <w:right w:val="none" w:sz="0" w:space="0" w:color="auto"/>
      </w:divBdr>
    </w:div>
    <w:div w:id="615134173">
      <w:bodyDiv w:val="1"/>
      <w:marLeft w:val="0"/>
      <w:marRight w:val="0"/>
      <w:marTop w:val="0"/>
      <w:marBottom w:val="0"/>
      <w:divBdr>
        <w:top w:val="none" w:sz="0" w:space="0" w:color="auto"/>
        <w:left w:val="none" w:sz="0" w:space="0" w:color="auto"/>
        <w:bottom w:val="none" w:sz="0" w:space="0" w:color="auto"/>
        <w:right w:val="none" w:sz="0" w:space="0" w:color="auto"/>
      </w:divBdr>
    </w:div>
    <w:div w:id="615331853">
      <w:bodyDiv w:val="1"/>
      <w:marLeft w:val="0"/>
      <w:marRight w:val="0"/>
      <w:marTop w:val="0"/>
      <w:marBottom w:val="0"/>
      <w:divBdr>
        <w:top w:val="none" w:sz="0" w:space="0" w:color="auto"/>
        <w:left w:val="none" w:sz="0" w:space="0" w:color="auto"/>
        <w:bottom w:val="none" w:sz="0" w:space="0" w:color="auto"/>
        <w:right w:val="none" w:sz="0" w:space="0" w:color="auto"/>
      </w:divBdr>
    </w:div>
    <w:div w:id="615909806">
      <w:bodyDiv w:val="1"/>
      <w:marLeft w:val="0"/>
      <w:marRight w:val="0"/>
      <w:marTop w:val="0"/>
      <w:marBottom w:val="0"/>
      <w:divBdr>
        <w:top w:val="none" w:sz="0" w:space="0" w:color="auto"/>
        <w:left w:val="none" w:sz="0" w:space="0" w:color="auto"/>
        <w:bottom w:val="none" w:sz="0" w:space="0" w:color="auto"/>
        <w:right w:val="none" w:sz="0" w:space="0" w:color="auto"/>
      </w:divBdr>
    </w:div>
    <w:div w:id="617492701">
      <w:bodyDiv w:val="1"/>
      <w:marLeft w:val="0"/>
      <w:marRight w:val="0"/>
      <w:marTop w:val="0"/>
      <w:marBottom w:val="0"/>
      <w:divBdr>
        <w:top w:val="none" w:sz="0" w:space="0" w:color="auto"/>
        <w:left w:val="none" w:sz="0" w:space="0" w:color="auto"/>
        <w:bottom w:val="none" w:sz="0" w:space="0" w:color="auto"/>
        <w:right w:val="none" w:sz="0" w:space="0" w:color="auto"/>
      </w:divBdr>
    </w:div>
    <w:div w:id="617837072">
      <w:bodyDiv w:val="1"/>
      <w:marLeft w:val="0"/>
      <w:marRight w:val="0"/>
      <w:marTop w:val="0"/>
      <w:marBottom w:val="0"/>
      <w:divBdr>
        <w:top w:val="none" w:sz="0" w:space="0" w:color="auto"/>
        <w:left w:val="none" w:sz="0" w:space="0" w:color="auto"/>
        <w:bottom w:val="none" w:sz="0" w:space="0" w:color="auto"/>
        <w:right w:val="none" w:sz="0" w:space="0" w:color="auto"/>
      </w:divBdr>
    </w:div>
    <w:div w:id="617877206">
      <w:bodyDiv w:val="1"/>
      <w:marLeft w:val="0"/>
      <w:marRight w:val="0"/>
      <w:marTop w:val="0"/>
      <w:marBottom w:val="0"/>
      <w:divBdr>
        <w:top w:val="none" w:sz="0" w:space="0" w:color="auto"/>
        <w:left w:val="none" w:sz="0" w:space="0" w:color="auto"/>
        <w:bottom w:val="none" w:sz="0" w:space="0" w:color="auto"/>
        <w:right w:val="none" w:sz="0" w:space="0" w:color="auto"/>
      </w:divBdr>
    </w:div>
    <w:div w:id="618222523">
      <w:bodyDiv w:val="1"/>
      <w:marLeft w:val="0"/>
      <w:marRight w:val="0"/>
      <w:marTop w:val="0"/>
      <w:marBottom w:val="0"/>
      <w:divBdr>
        <w:top w:val="none" w:sz="0" w:space="0" w:color="auto"/>
        <w:left w:val="none" w:sz="0" w:space="0" w:color="auto"/>
        <w:bottom w:val="none" w:sz="0" w:space="0" w:color="auto"/>
        <w:right w:val="none" w:sz="0" w:space="0" w:color="auto"/>
      </w:divBdr>
    </w:div>
    <w:div w:id="618339770">
      <w:bodyDiv w:val="1"/>
      <w:marLeft w:val="0"/>
      <w:marRight w:val="0"/>
      <w:marTop w:val="0"/>
      <w:marBottom w:val="0"/>
      <w:divBdr>
        <w:top w:val="none" w:sz="0" w:space="0" w:color="auto"/>
        <w:left w:val="none" w:sz="0" w:space="0" w:color="auto"/>
        <w:bottom w:val="none" w:sz="0" w:space="0" w:color="auto"/>
        <w:right w:val="none" w:sz="0" w:space="0" w:color="auto"/>
      </w:divBdr>
    </w:div>
    <w:div w:id="618536887">
      <w:bodyDiv w:val="1"/>
      <w:marLeft w:val="0"/>
      <w:marRight w:val="0"/>
      <w:marTop w:val="0"/>
      <w:marBottom w:val="0"/>
      <w:divBdr>
        <w:top w:val="none" w:sz="0" w:space="0" w:color="auto"/>
        <w:left w:val="none" w:sz="0" w:space="0" w:color="auto"/>
        <w:bottom w:val="none" w:sz="0" w:space="0" w:color="auto"/>
        <w:right w:val="none" w:sz="0" w:space="0" w:color="auto"/>
      </w:divBdr>
    </w:div>
    <w:div w:id="618610450">
      <w:bodyDiv w:val="1"/>
      <w:marLeft w:val="0"/>
      <w:marRight w:val="0"/>
      <w:marTop w:val="0"/>
      <w:marBottom w:val="0"/>
      <w:divBdr>
        <w:top w:val="none" w:sz="0" w:space="0" w:color="auto"/>
        <w:left w:val="none" w:sz="0" w:space="0" w:color="auto"/>
        <w:bottom w:val="none" w:sz="0" w:space="0" w:color="auto"/>
        <w:right w:val="none" w:sz="0" w:space="0" w:color="auto"/>
      </w:divBdr>
    </w:div>
    <w:div w:id="618683942">
      <w:bodyDiv w:val="1"/>
      <w:marLeft w:val="0"/>
      <w:marRight w:val="0"/>
      <w:marTop w:val="0"/>
      <w:marBottom w:val="0"/>
      <w:divBdr>
        <w:top w:val="none" w:sz="0" w:space="0" w:color="auto"/>
        <w:left w:val="none" w:sz="0" w:space="0" w:color="auto"/>
        <w:bottom w:val="none" w:sz="0" w:space="0" w:color="auto"/>
        <w:right w:val="none" w:sz="0" w:space="0" w:color="auto"/>
      </w:divBdr>
    </w:div>
    <w:div w:id="618950102">
      <w:bodyDiv w:val="1"/>
      <w:marLeft w:val="0"/>
      <w:marRight w:val="0"/>
      <w:marTop w:val="0"/>
      <w:marBottom w:val="0"/>
      <w:divBdr>
        <w:top w:val="none" w:sz="0" w:space="0" w:color="auto"/>
        <w:left w:val="none" w:sz="0" w:space="0" w:color="auto"/>
        <w:bottom w:val="none" w:sz="0" w:space="0" w:color="auto"/>
        <w:right w:val="none" w:sz="0" w:space="0" w:color="auto"/>
      </w:divBdr>
    </w:div>
    <w:div w:id="618951911">
      <w:bodyDiv w:val="1"/>
      <w:marLeft w:val="0"/>
      <w:marRight w:val="0"/>
      <w:marTop w:val="0"/>
      <w:marBottom w:val="0"/>
      <w:divBdr>
        <w:top w:val="none" w:sz="0" w:space="0" w:color="auto"/>
        <w:left w:val="none" w:sz="0" w:space="0" w:color="auto"/>
        <w:bottom w:val="none" w:sz="0" w:space="0" w:color="auto"/>
        <w:right w:val="none" w:sz="0" w:space="0" w:color="auto"/>
      </w:divBdr>
    </w:div>
    <w:div w:id="619923067">
      <w:bodyDiv w:val="1"/>
      <w:marLeft w:val="0"/>
      <w:marRight w:val="0"/>
      <w:marTop w:val="0"/>
      <w:marBottom w:val="0"/>
      <w:divBdr>
        <w:top w:val="none" w:sz="0" w:space="0" w:color="auto"/>
        <w:left w:val="none" w:sz="0" w:space="0" w:color="auto"/>
        <w:bottom w:val="none" w:sz="0" w:space="0" w:color="auto"/>
        <w:right w:val="none" w:sz="0" w:space="0" w:color="auto"/>
      </w:divBdr>
    </w:div>
    <w:div w:id="620190333">
      <w:bodyDiv w:val="1"/>
      <w:marLeft w:val="0"/>
      <w:marRight w:val="0"/>
      <w:marTop w:val="0"/>
      <w:marBottom w:val="0"/>
      <w:divBdr>
        <w:top w:val="none" w:sz="0" w:space="0" w:color="auto"/>
        <w:left w:val="none" w:sz="0" w:space="0" w:color="auto"/>
        <w:bottom w:val="none" w:sz="0" w:space="0" w:color="auto"/>
        <w:right w:val="none" w:sz="0" w:space="0" w:color="auto"/>
      </w:divBdr>
    </w:div>
    <w:div w:id="623317125">
      <w:bodyDiv w:val="1"/>
      <w:marLeft w:val="0"/>
      <w:marRight w:val="0"/>
      <w:marTop w:val="0"/>
      <w:marBottom w:val="0"/>
      <w:divBdr>
        <w:top w:val="none" w:sz="0" w:space="0" w:color="auto"/>
        <w:left w:val="none" w:sz="0" w:space="0" w:color="auto"/>
        <w:bottom w:val="none" w:sz="0" w:space="0" w:color="auto"/>
        <w:right w:val="none" w:sz="0" w:space="0" w:color="auto"/>
      </w:divBdr>
    </w:div>
    <w:div w:id="624044402">
      <w:bodyDiv w:val="1"/>
      <w:marLeft w:val="0"/>
      <w:marRight w:val="0"/>
      <w:marTop w:val="0"/>
      <w:marBottom w:val="0"/>
      <w:divBdr>
        <w:top w:val="none" w:sz="0" w:space="0" w:color="auto"/>
        <w:left w:val="none" w:sz="0" w:space="0" w:color="auto"/>
        <w:bottom w:val="none" w:sz="0" w:space="0" w:color="auto"/>
        <w:right w:val="none" w:sz="0" w:space="0" w:color="auto"/>
      </w:divBdr>
    </w:div>
    <w:div w:id="624190439">
      <w:bodyDiv w:val="1"/>
      <w:marLeft w:val="0"/>
      <w:marRight w:val="0"/>
      <w:marTop w:val="0"/>
      <w:marBottom w:val="0"/>
      <w:divBdr>
        <w:top w:val="none" w:sz="0" w:space="0" w:color="auto"/>
        <w:left w:val="none" w:sz="0" w:space="0" w:color="auto"/>
        <w:bottom w:val="none" w:sz="0" w:space="0" w:color="auto"/>
        <w:right w:val="none" w:sz="0" w:space="0" w:color="auto"/>
      </w:divBdr>
    </w:div>
    <w:div w:id="624435641">
      <w:bodyDiv w:val="1"/>
      <w:marLeft w:val="0"/>
      <w:marRight w:val="0"/>
      <w:marTop w:val="0"/>
      <w:marBottom w:val="0"/>
      <w:divBdr>
        <w:top w:val="none" w:sz="0" w:space="0" w:color="auto"/>
        <w:left w:val="none" w:sz="0" w:space="0" w:color="auto"/>
        <w:bottom w:val="none" w:sz="0" w:space="0" w:color="auto"/>
        <w:right w:val="none" w:sz="0" w:space="0" w:color="auto"/>
      </w:divBdr>
    </w:div>
    <w:div w:id="626083706">
      <w:bodyDiv w:val="1"/>
      <w:marLeft w:val="0"/>
      <w:marRight w:val="0"/>
      <w:marTop w:val="0"/>
      <w:marBottom w:val="0"/>
      <w:divBdr>
        <w:top w:val="none" w:sz="0" w:space="0" w:color="auto"/>
        <w:left w:val="none" w:sz="0" w:space="0" w:color="auto"/>
        <w:bottom w:val="none" w:sz="0" w:space="0" w:color="auto"/>
        <w:right w:val="none" w:sz="0" w:space="0" w:color="auto"/>
      </w:divBdr>
    </w:div>
    <w:div w:id="626283141">
      <w:bodyDiv w:val="1"/>
      <w:marLeft w:val="0"/>
      <w:marRight w:val="0"/>
      <w:marTop w:val="0"/>
      <w:marBottom w:val="0"/>
      <w:divBdr>
        <w:top w:val="none" w:sz="0" w:space="0" w:color="auto"/>
        <w:left w:val="none" w:sz="0" w:space="0" w:color="auto"/>
        <w:bottom w:val="none" w:sz="0" w:space="0" w:color="auto"/>
        <w:right w:val="none" w:sz="0" w:space="0" w:color="auto"/>
      </w:divBdr>
    </w:div>
    <w:div w:id="626542597">
      <w:bodyDiv w:val="1"/>
      <w:marLeft w:val="0"/>
      <w:marRight w:val="0"/>
      <w:marTop w:val="0"/>
      <w:marBottom w:val="0"/>
      <w:divBdr>
        <w:top w:val="none" w:sz="0" w:space="0" w:color="auto"/>
        <w:left w:val="none" w:sz="0" w:space="0" w:color="auto"/>
        <w:bottom w:val="none" w:sz="0" w:space="0" w:color="auto"/>
        <w:right w:val="none" w:sz="0" w:space="0" w:color="auto"/>
      </w:divBdr>
    </w:div>
    <w:div w:id="626665163">
      <w:bodyDiv w:val="1"/>
      <w:marLeft w:val="0"/>
      <w:marRight w:val="0"/>
      <w:marTop w:val="0"/>
      <w:marBottom w:val="0"/>
      <w:divBdr>
        <w:top w:val="none" w:sz="0" w:space="0" w:color="auto"/>
        <w:left w:val="none" w:sz="0" w:space="0" w:color="auto"/>
        <w:bottom w:val="none" w:sz="0" w:space="0" w:color="auto"/>
        <w:right w:val="none" w:sz="0" w:space="0" w:color="auto"/>
      </w:divBdr>
    </w:div>
    <w:div w:id="626930809">
      <w:bodyDiv w:val="1"/>
      <w:marLeft w:val="0"/>
      <w:marRight w:val="0"/>
      <w:marTop w:val="0"/>
      <w:marBottom w:val="0"/>
      <w:divBdr>
        <w:top w:val="none" w:sz="0" w:space="0" w:color="auto"/>
        <w:left w:val="none" w:sz="0" w:space="0" w:color="auto"/>
        <w:bottom w:val="none" w:sz="0" w:space="0" w:color="auto"/>
        <w:right w:val="none" w:sz="0" w:space="0" w:color="auto"/>
      </w:divBdr>
    </w:div>
    <w:div w:id="627200489">
      <w:bodyDiv w:val="1"/>
      <w:marLeft w:val="0"/>
      <w:marRight w:val="0"/>
      <w:marTop w:val="0"/>
      <w:marBottom w:val="0"/>
      <w:divBdr>
        <w:top w:val="none" w:sz="0" w:space="0" w:color="auto"/>
        <w:left w:val="none" w:sz="0" w:space="0" w:color="auto"/>
        <w:bottom w:val="none" w:sz="0" w:space="0" w:color="auto"/>
        <w:right w:val="none" w:sz="0" w:space="0" w:color="auto"/>
      </w:divBdr>
    </w:div>
    <w:div w:id="628895833">
      <w:bodyDiv w:val="1"/>
      <w:marLeft w:val="0"/>
      <w:marRight w:val="0"/>
      <w:marTop w:val="0"/>
      <w:marBottom w:val="0"/>
      <w:divBdr>
        <w:top w:val="none" w:sz="0" w:space="0" w:color="auto"/>
        <w:left w:val="none" w:sz="0" w:space="0" w:color="auto"/>
        <w:bottom w:val="none" w:sz="0" w:space="0" w:color="auto"/>
        <w:right w:val="none" w:sz="0" w:space="0" w:color="auto"/>
      </w:divBdr>
    </w:div>
    <w:div w:id="631715624">
      <w:bodyDiv w:val="1"/>
      <w:marLeft w:val="0"/>
      <w:marRight w:val="0"/>
      <w:marTop w:val="0"/>
      <w:marBottom w:val="0"/>
      <w:divBdr>
        <w:top w:val="none" w:sz="0" w:space="0" w:color="auto"/>
        <w:left w:val="none" w:sz="0" w:space="0" w:color="auto"/>
        <w:bottom w:val="none" w:sz="0" w:space="0" w:color="auto"/>
        <w:right w:val="none" w:sz="0" w:space="0" w:color="auto"/>
      </w:divBdr>
    </w:div>
    <w:div w:id="632634892">
      <w:bodyDiv w:val="1"/>
      <w:marLeft w:val="0"/>
      <w:marRight w:val="0"/>
      <w:marTop w:val="0"/>
      <w:marBottom w:val="0"/>
      <w:divBdr>
        <w:top w:val="none" w:sz="0" w:space="0" w:color="auto"/>
        <w:left w:val="none" w:sz="0" w:space="0" w:color="auto"/>
        <w:bottom w:val="none" w:sz="0" w:space="0" w:color="auto"/>
        <w:right w:val="none" w:sz="0" w:space="0" w:color="auto"/>
      </w:divBdr>
    </w:div>
    <w:div w:id="634525672">
      <w:bodyDiv w:val="1"/>
      <w:marLeft w:val="0"/>
      <w:marRight w:val="0"/>
      <w:marTop w:val="0"/>
      <w:marBottom w:val="0"/>
      <w:divBdr>
        <w:top w:val="none" w:sz="0" w:space="0" w:color="auto"/>
        <w:left w:val="none" w:sz="0" w:space="0" w:color="auto"/>
        <w:bottom w:val="none" w:sz="0" w:space="0" w:color="auto"/>
        <w:right w:val="none" w:sz="0" w:space="0" w:color="auto"/>
      </w:divBdr>
    </w:div>
    <w:div w:id="635332778">
      <w:bodyDiv w:val="1"/>
      <w:marLeft w:val="0"/>
      <w:marRight w:val="0"/>
      <w:marTop w:val="0"/>
      <w:marBottom w:val="0"/>
      <w:divBdr>
        <w:top w:val="none" w:sz="0" w:space="0" w:color="auto"/>
        <w:left w:val="none" w:sz="0" w:space="0" w:color="auto"/>
        <w:bottom w:val="none" w:sz="0" w:space="0" w:color="auto"/>
        <w:right w:val="none" w:sz="0" w:space="0" w:color="auto"/>
      </w:divBdr>
    </w:div>
    <w:div w:id="637035480">
      <w:bodyDiv w:val="1"/>
      <w:marLeft w:val="0"/>
      <w:marRight w:val="0"/>
      <w:marTop w:val="0"/>
      <w:marBottom w:val="0"/>
      <w:divBdr>
        <w:top w:val="none" w:sz="0" w:space="0" w:color="auto"/>
        <w:left w:val="none" w:sz="0" w:space="0" w:color="auto"/>
        <w:bottom w:val="none" w:sz="0" w:space="0" w:color="auto"/>
        <w:right w:val="none" w:sz="0" w:space="0" w:color="auto"/>
      </w:divBdr>
    </w:div>
    <w:div w:id="637422687">
      <w:bodyDiv w:val="1"/>
      <w:marLeft w:val="0"/>
      <w:marRight w:val="0"/>
      <w:marTop w:val="0"/>
      <w:marBottom w:val="0"/>
      <w:divBdr>
        <w:top w:val="none" w:sz="0" w:space="0" w:color="auto"/>
        <w:left w:val="none" w:sz="0" w:space="0" w:color="auto"/>
        <w:bottom w:val="none" w:sz="0" w:space="0" w:color="auto"/>
        <w:right w:val="none" w:sz="0" w:space="0" w:color="auto"/>
      </w:divBdr>
    </w:div>
    <w:div w:id="639697717">
      <w:bodyDiv w:val="1"/>
      <w:marLeft w:val="0"/>
      <w:marRight w:val="0"/>
      <w:marTop w:val="0"/>
      <w:marBottom w:val="0"/>
      <w:divBdr>
        <w:top w:val="none" w:sz="0" w:space="0" w:color="auto"/>
        <w:left w:val="none" w:sz="0" w:space="0" w:color="auto"/>
        <w:bottom w:val="none" w:sz="0" w:space="0" w:color="auto"/>
        <w:right w:val="none" w:sz="0" w:space="0" w:color="auto"/>
      </w:divBdr>
    </w:div>
    <w:div w:id="640883260">
      <w:bodyDiv w:val="1"/>
      <w:marLeft w:val="0"/>
      <w:marRight w:val="0"/>
      <w:marTop w:val="0"/>
      <w:marBottom w:val="0"/>
      <w:divBdr>
        <w:top w:val="none" w:sz="0" w:space="0" w:color="auto"/>
        <w:left w:val="none" w:sz="0" w:space="0" w:color="auto"/>
        <w:bottom w:val="none" w:sz="0" w:space="0" w:color="auto"/>
        <w:right w:val="none" w:sz="0" w:space="0" w:color="auto"/>
      </w:divBdr>
    </w:div>
    <w:div w:id="642583518">
      <w:bodyDiv w:val="1"/>
      <w:marLeft w:val="0"/>
      <w:marRight w:val="0"/>
      <w:marTop w:val="0"/>
      <w:marBottom w:val="0"/>
      <w:divBdr>
        <w:top w:val="none" w:sz="0" w:space="0" w:color="auto"/>
        <w:left w:val="none" w:sz="0" w:space="0" w:color="auto"/>
        <w:bottom w:val="none" w:sz="0" w:space="0" w:color="auto"/>
        <w:right w:val="none" w:sz="0" w:space="0" w:color="auto"/>
      </w:divBdr>
    </w:div>
    <w:div w:id="645089491">
      <w:bodyDiv w:val="1"/>
      <w:marLeft w:val="0"/>
      <w:marRight w:val="0"/>
      <w:marTop w:val="0"/>
      <w:marBottom w:val="0"/>
      <w:divBdr>
        <w:top w:val="none" w:sz="0" w:space="0" w:color="auto"/>
        <w:left w:val="none" w:sz="0" w:space="0" w:color="auto"/>
        <w:bottom w:val="none" w:sz="0" w:space="0" w:color="auto"/>
        <w:right w:val="none" w:sz="0" w:space="0" w:color="auto"/>
      </w:divBdr>
    </w:div>
    <w:div w:id="647244629">
      <w:bodyDiv w:val="1"/>
      <w:marLeft w:val="0"/>
      <w:marRight w:val="0"/>
      <w:marTop w:val="0"/>
      <w:marBottom w:val="0"/>
      <w:divBdr>
        <w:top w:val="none" w:sz="0" w:space="0" w:color="auto"/>
        <w:left w:val="none" w:sz="0" w:space="0" w:color="auto"/>
        <w:bottom w:val="none" w:sz="0" w:space="0" w:color="auto"/>
        <w:right w:val="none" w:sz="0" w:space="0" w:color="auto"/>
      </w:divBdr>
    </w:div>
    <w:div w:id="647592222">
      <w:bodyDiv w:val="1"/>
      <w:marLeft w:val="0"/>
      <w:marRight w:val="0"/>
      <w:marTop w:val="0"/>
      <w:marBottom w:val="0"/>
      <w:divBdr>
        <w:top w:val="none" w:sz="0" w:space="0" w:color="auto"/>
        <w:left w:val="none" w:sz="0" w:space="0" w:color="auto"/>
        <w:bottom w:val="none" w:sz="0" w:space="0" w:color="auto"/>
        <w:right w:val="none" w:sz="0" w:space="0" w:color="auto"/>
      </w:divBdr>
    </w:div>
    <w:div w:id="650601890">
      <w:bodyDiv w:val="1"/>
      <w:marLeft w:val="0"/>
      <w:marRight w:val="0"/>
      <w:marTop w:val="0"/>
      <w:marBottom w:val="0"/>
      <w:divBdr>
        <w:top w:val="none" w:sz="0" w:space="0" w:color="auto"/>
        <w:left w:val="none" w:sz="0" w:space="0" w:color="auto"/>
        <w:bottom w:val="none" w:sz="0" w:space="0" w:color="auto"/>
        <w:right w:val="none" w:sz="0" w:space="0" w:color="auto"/>
      </w:divBdr>
    </w:div>
    <w:div w:id="653142764">
      <w:bodyDiv w:val="1"/>
      <w:marLeft w:val="0"/>
      <w:marRight w:val="0"/>
      <w:marTop w:val="0"/>
      <w:marBottom w:val="0"/>
      <w:divBdr>
        <w:top w:val="none" w:sz="0" w:space="0" w:color="auto"/>
        <w:left w:val="none" w:sz="0" w:space="0" w:color="auto"/>
        <w:bottom w:val="none" w:sz="0" w:space="0" w:color="auto"/>
        <w:right w:val="none" w:sz="0" w:space="0" w:color="auto"/>
      </w:divBdr>
    </w:div>
    <w:div w:id="654601082">
      <w:bodyDiv w:val="1"/>
      <w:marLeft w:val="0"/>
      <w:marRight w:val="0"/>
      <w:marTop w:val="0"/>
      <w:marBottom w:val="0"/>
      <w:divBdr>
        <w:top w:val="none" w:sz="0" w:space="0" w:color="auto"/>
        <w:left w:val="none" w:sz="0" w:space="0" w:color="auto"/>
        <w:bottom w:val="none" w:sz="0" w:space="0" w:color="auto"/>
        <w:right w:val="none" w:sz="0" w:space="0" w:color="auto"/>
      </w:divBdr>
    </w:div>
    <w:div w:id="656568661">
      <w:bodyDiv w:val="1"/>
      <w:marLeft w:val="0"/>
      <w:marRight w:val="0"/>
      <w:marTop w:val="0"/>
      <w:marBottom w:val="0"/>
      <w:divBdr>
        <w:top w:val="none" w:sz="0" w:space="0" w:color="auto"/>
        <w:left w:val="none" w:sz="0" w:space="0" w:color="auto"/>
        <w:bottom w:val="none" w:sz="0" w:space="0" w:color="auto"/>
        <w:right w:val="none" w:sz="0" w:space="0" w:color="auto"/>
      </w:divBdr>
    </w:div>
    <w:div w:id="656764229">
      <w:bodyDiv w:val="1"/>
      <w:marLeft w:val="0"/>
      <w:marRight w:val="0"/>
      <w:marTop w:val="0"/>
      <w:marBottom w:val="0"/>
      <w:divBdr>
        <w:top w:val="none" w:sz="0" w:space="0" w:color="auto"/>
        <w:left w:val="none" w:sz="0" w:space="0" w:color="auto"/>
        <w:bottom w:val="none" w:sz="0" w:space="0" w:color="auto"/>
        <w:right w:val="none" w:sz="0" w:space="0" w:color="auto"/>
      </w:divBdr>
    </w:div>
    <w:div w:id="656956783">
      <w:bodyDiv w:val="1"/>
      <w:marLeft w:val="0"/>
      <w:marRight w:val="0"/>
      <w:marTop w:val="0"/>
      <w:marBottom w:val="0"/>
      <w:divBdr>
        <w:top w:val="none" w:sz="0" w:space="0" w:color="auto"/>
        <w:left w:val="none" w:sz="0" w:space="0" w:color="auto"/>
        <w:bottom w:val="none" w:sz="0" w:space="0" w:color="auto"/>
        <w:right w:val="none" w:sz="0" w:space="0" w:color="auto"/>
      </w:divBdr>
    </w:div>
    <w:div w:id="658537755">
      <w:bodyDiv w:val="1"/>
      <w:marLeft w:val="0"/>
      <w:marRight w:val="0"/>
      <w:marTop w:val="0"/>
      <w:marBottom w:val="0"/>
      <w:divBdr>
        <w:top w:val="none" w:sz="0" w:space="0" w:color="auto"/>
        <w:left w:val="none" w:sz="0" w:space="0" w:color="auto"/>
        <w:bottom w:val="none" w:sz="0" w:space="0" w:color="auto"/>
        <w:right w:val="none" w:sz="0" w:space="0" w:color="auto"/>
      </w:divBdr>
    </w:div>
    <w:div w:id="660233499">
      <w:bodyDiv w:val="1"/>
      <w:marLeft w:val="0"/>
      <w:marRight w:val="0"/>
      <w:marTop w:val="0"/>
      <w:marBottom w:val="0"/>
      <w:divBdr>
        <w:top w:val="none" w:sz="0" w:space="0" w:color="auto"/>
        <w:left w:val="none" w:sz="0" w:space="0" w:color="auto"/>
        <w:bottom w:val="none" w:sz="0" w:space="0" w:color="auto"/>
        <w:right w:val="none" w:sz="0" w:space="0" w:color="auto"/>
      </w:divBdr>
    </w:div>
    <w:div w:id="662438122">
      <w:bodyDiv w:val="1"/>
      <w:marLeft w:val="0"/>
      <w:marRight w:val="0"/>
      <w:marTop w:val="0"/>
      <w:marBottom w:val="0"/>
      <w:divBdr>
        <w:top w:val="none" w:sz="0" w:space="0" w:color="auto"/>
        <w:left w:val="none" w:sz="0" w:space="0" w:color="auto"/>
        <w:bottom w:val="none" w:sz="0" w:space="0" w:color="auto"/>
        <w:right w:val="none" w:sz="0" w:space="0" w:color="auto"/>
      </w:divBdr>
    </w:div>
    <w:div w:id="662700974">
      <w:bodyDiv w:val="1"/>
      <w:marLeft w:val="0"/>
      <w:marRight w:val="0"/>
      <w:marTop w:val="0"/>
      <w:marBottom w:val="0"/>
      <w:divBdr>
        <w:top w:val="none" w:sz="0" w:space="0" w:color="auto"/>
        <w:left w:val="none" w:sz="0" w:space="0" w:color="auto"/>
        <w:bottom w:val="none" w:sz="0" w:space="0" w:color="auto"/>
        <w:right w:val="none" w:sz="0" w:space="0" w:color="auto"/>
      </w:divBdr>
    </w:div>
    <w:div w:id="663896899">
      <w:bodyDiv w:val="1"/>
      <w:marLeft w:val="0"/>
      <w:marRight w:val="0"/>
      <w:marTop w:val="0"/>
      <w:marBottom w:val="0"/>
      <w:divBdr>
        <w:top w:val="none" w:sz="0" w:space="0" w:color="auto"/>
        <w:left w:val="none" w:sz="0" w:space="0" w:color="auto"/>
        <w:bottom w:val="none" w:sz="0" w:space="0" w:color="auto"/>
        <w:right w:val="none" w:sz="0" w:space="0" w:color="auto"/>
      </w:divBdr>
    </w:div>
    <w:div w:id="665017082">
      <w:bodyDiv w:val="1"/>
      <w:marLeft w:val="0"/>
      <w:marRight w:val="0"/>
      <w:marTop w:val="0"/>
      <w:marBottom w:val="0"/>
      <w:divBdr>
        <w:top w:val="none" w:sz="0" w:space="0" w:color="auto"/>
        <w:left w:val="none" w:sz="0" w:space="0" w:color="auto"/>
        <w:bottom w:val="none" w:sz="0" w:space="0" w:color="auto"/>
        <w:right w:val="none" w:sz="0" w:space="0" w:color="auto"/>
      </w:divBdr>
    </w:div>
    <w:div w:id="665747150">
      <w:bodyDiv w:val="1"/>
      <w:marLeft w:val="0"/>
      <w:marRight w:val="0"/>
      <w:marTop w:val="0"/>
      <w:marBottom w:val="0"/>
      <w:divBdr>
        <w:top w:val="none" w:sz="0" w:space="0" w:color="auto"/>
        <w:left w:val="none" w:sz="0" w:space="0" w:color="auto"/>
        <w:bottom w:val="none" w:sz="0" w:space="0" w:color="auto"/>
        <w:right w:val="none" w:sz="0" w:space="0" w:color="auto"/>
      </w:divBdr>
    </w:div>
    <w:div w:id="666713180">
      <w:bodyDiv w:val="1"/>
      <w:marLeft w:val="0"/>
      <w:marRight w:val="0"/>
      <w:marTop w:val="0"/>
      <w:marBottom w:val="0"/>
      <w:divBdr>
        <w:top w:val="none" w:sz="0" w:space="0" w:color="auto"/>
        <w:left w:val="none" w:sz="0" w:space="0" w:color="auto"/>
        <w:bottom w:val="none" w:sz="0" w:space="0" w:color="auto"/>
        <w:right w:val="none" w:sz="0" w:space="0" w:color="auto"/>
      </w:divBdr>
    </w:div>
    <w:div w:id="669023062">
      <w:bodyDiv w:val="1"/>
      <w:marLeft w:val="0"/>
      <w:marRight w:val="0"/>
      <w:marTop w:val="0"/>
      <w:marBottom w:val="0"/>
      <w:divBdr>
        <w:top w:val="none" w:sz="0" w:space="0" w:color="auto"/>
        <w:left w:val="none" w:sz="0" w:space="0" w:color="auto"/>
        <w:bottom w:val="none" w:sz="0" w:space="0" w:color="auto"/>
        <w:right w:val="none" w:sz="0" w:space="0" w:color="auto"/>
      </w:divBdr>
    </w:div>
    <w:div w:id="669258443">
      <w:bodyDiv w:val="1"/>
      <w:marLeft w:val="0"/>
      <w:marRight w:val="0"/>
      <w:marTop w:val="0"/>
      <w:marBottom w:val="0"/>
      <w:divBdr>
        <w:top w:val="none" w:sz="0" w:space="0" w:color="auto"/>
        <w:left w:val="none" w:sz="0" w:space="0" w:color="auto"/>
        <w:bottom w:val="none" w:sz="0" w:space="0" w:color="auto"/>
        <w:right w:val="none" w:sz="0" w:space="0" w:color="auto"/>
      </w:divBdr>
    </w:div>
    <w:div w:id="669335168">
      <w:bodyDiv w:val="1"/>
      <w:marLeft w:val="0"/>
      <w:marRight w:val="0"/>
      <w:marTop w:val="0"/>
      <w:marBottom w:val="0"/>
      <w:divBdr>
        <w:top w:val="none" w:sz="0" w:space="0" w:color="auto"/>
        <w:left w:val="none" w:sz="0" w:space="0" w:color="auto"/>
        <w:bottom w:val="none" w:sz="0" w:space="0" w:color="auto"/>
        <w:right w:val="none" w:sz="0" w:space="0" w:color="auto"/>
      </w:divBdr>
    </w:div>
    <w:div w:id="669865503">
      <w:bodyDiv w:val="1"/>
      <w:marLeft w:val="0"/>
      <w:marRight w:val="0"/>
      <w:marTop w:val="0"/>
      <w:marBottom w:val="0"/>
      <w:divBdr>
        <w:top w:val="none" w:sz="0" w:space="0" w:color="auto"/>
        <w:left w:val="none" w:sz="0" w:space="0" w:color="auto"/>
        <w:bottom w:val="none" w:sz="0" w:space="0" w:color="auto"/>
        <w:right w:val="none" w:sz="0" w:space="0" w:color="auto"/>
      </w:divBdr>
    </w:div>
    <w:div w:id="669870123">
      <w:bodyDiv w:val="1"/>
      <w:marLeft w:val="0"/>
      <w:marRight w:val="0"/>
      <w:marTop w:val="0"/>
      <w:marBottom w:val="0"/>
      <w:divBdr>
        <w:top w:val="none" w:sz="0" w:space="0" w:color="auto"/>
        <w:left w:val="none" w:sz="0" w:space="0" w:color="auto"/>
        <w:bottom w:val="none" w:sz="0" w:space="0" w:color="auto"/>
        <w:right w:val="none" w:sz="0" w:space="0" w:color="auto"/>
      </w:divBdr>
    </w:div>
    <w:div w:id="669987062">
      <w:bodyDiv w:val="1"/>
      <w:marLeft w:val="0"/>
      <w:marRight w:val="0"/>
      <w:marTop w:val="0"/>
      <w:marBottom w:val="0"/>
      <w:divBdr>
        <w:top w:val="none" w:sz="0" w:space="0" w:color="auto"/>
        <w:left w:val="none" w:sz="0" w:space="0" w:color="auto"/>
        <w:bottom w:val="none" w:sz="0" w:space="0" w:color="auto"/>
        <w:right w:val="none" w:sz="0" w:space="0" w:color="auto"/>
      </w:divBdr>
    </w:div>
    <w:div w:id="670641250">
      <w:bodyDiv w:val="1"/>
      <w:marLeft w:val="0"/>
      <w:marRight w:val="0"/>
      <w:marTop w:val="0"/>
      <w:marBottom w:val="0"/>
      <w:divBdr>
        <w:top w:val="none" w:sz="0" w:space="0" w:color="auto"/>
        <w:left w:val="none" w:sz="0" w:space="0" w:color="auto"/>
        <w:bottom w:val="none" w:sz="0" w:space="0" w:color="auto"/>
        <w:right w:val="none" w:sz="0" w:space="0" w:color="auto"/>
      </w:divBdr>
    </w:div>
    <w:div w:id="672487856">
      <w:bodyDiv w:val="1"/>
      <w:marLeft w:val="0"/>
      <w:marRight w:val="0"/>
      <w:marTop w:val="0"/>
      <w:marBottom w:val="0"/>
      <w:divBdr>
        <w:top w:val="none" w:sz="0" w:space="0" w:color="auto"/>
        <w:left w:val="none" w:sz="0" w:space="0" w:color="auto"/>
        <w:bottom w:val="none" w:sz="0" w:space="0" w:color="auto"/>
        <w:right w:val="none" w:sz="0" w:space="0" w:color="auto"/>
      </w:divBdr>
    </w:div>
    <w:div w:id="672685018">
      <w:bodyDiv w:val="1"/>
      <w:marLeft w:val="0"/>
      <w:marRight w:val="0"/>
      <w:marTop w:val="0"/>
      <w:marBottom w:val="0"/>
      <w:divBdr>
        <w:top w:val="none" w:sz="0" w:space="0" w:color="auto"/>
        <w:left w:val="none" w:sz="0" w:space="0" w:color="auto"/>
        <w:bottom w:val="none" w:sz="0" w:space="0" w:color="auto"/>
        <w:right w:val="none" w:sz="0" w:space="0" w:color="auto"/>
      </w:divBdr>
    </w:div>
    <w:div w:id="672876993">
      <w:bodyDiv w:val="1"/>
      <w:marLeft w:val="0"/>
      <w:marRight w:val="0"/>
      <w:marTop w:val="0"/>
      <w:marBottom w:val="0"/>
      <w:divBdr>
        <w:top w:val="none" w:sz="0" w:space="0" w:color="auto"/>
        <w:left w:val="none" w:sz="0" w:space="0" w:color="auto"/>
        <w:bottom w:val="none" w:sz="0" w:space="0" w:color="auto"/>
        <w:right w:val="none" w:sz="0" w:space="0" w:color="auto"/>
      </w:divBdr>
    </w:div>
    <w:div w:id="674038892">
      <w:bodyDiv w:val="1"/>
      <w:marLeft w:val="0"/>
      <w:marRight w:val="0"/>
      <w:marTop w:val="0"/>
      <w:marBottom w:val="0"/>
      <w:divBdr>
        <w:top w:val="none" w:sz="0" w:space="0" w:color="auto"/>
        <w:left w:val="none" w:sz="0" w:space="0" w:color="auto"/>
        <w:bottom w:val="none" w:sz="0" w:space="0" w:color="auto"/>
        <w:right w:val="none" w:sz="0" w:space="0" w:color="auto"/>
      </w:divBdr>
    </w:div>
    <w:div w:id="675496019">
      <w:bodyDiv w:val="1"/>
      <w:marLeft w:val="0"/>
      <w:marRight w:val="0"/>
      <w:marTop w:val="0"/>
      <w:marBottom w:val="0"/>
      <w:divBdr>
        <w:top w:val="none" w:sz="0" w:space="0" w:color="auto"/>
        <w:left w:val="none" w:sz="0" w:space="0" w:color="auto"/>
        <w:bottom w:val="none" w:sz="0" w:space="0" w:color="auto"/>
        <w:right w:val="none" w:sz="0" w:space="0" w:color="auto"/>
      </w:divBdr>
    </w:div>
    <w:div w:id="676082780">
      <w:bodyDiv w:val="1"/>
      <w:marLeft w:val="0"/>
      <w:marRight w:val="0"/>
      <w:marTop w:val="0"/>
      <w:marBottom w:val="0"/>
      <w:divBdr>
        <w:top w:val="none" w:sz="0" w:space="0" w:color="auto"/>
        <w:left w:val="none" w:sz="0" w:space="0" w:color="auto"/>
        <w:bottom w:val="none" w:sz="0" w:space="0" w:color="auto"/>
        <w:right w:val="none" w:sz="0" w:space="0" w:color="auto"/>
      </w:divBdr>
    </w:div>
    <w:div w:id="676423684">
      <w:bodyDiv w:val="1"/>
      <w:marLeft w:val="0"/>
      <w:marRight w:val="0"/>
      <w:marTop w:val="0"/>
      <w:marBottom w:val="0"/>
      <w:divBdr>
        <w:top w:val="none" w:sz="0" w:space="0" w:color="auto"/>
        <w:left w:val="none" w:sz="0" w:space="0" w:color="auto"/>
        <w:bottom w:val="none" w:sz="0" w:space="0" w:color="auto"/>
        <w:right w:val="none" w:sz="0" w:space="0" w:color="auto"/>
      </w:divBdr>
    </w:div>
    <w:div w:id="676689825">
      <w:bodyDiv w:val="1"/>
      <w:marLeft w:val="0"/>
      <w:marRight w:val="0"/>
      <w:marTop w:val="0"/>
      <w:marBottom w:val="0"/>
      <w:divBdr>
        <w:top w:val="none" w:sz="0" w:space="0" w:color="auto"/>
        <w:left w:val="none" w:sz="0" w:space="0" w:color="auto"/>
        <w:bottom w:val="none" w:sz="0" w:space="0" w:color="auto"/>
        <w:right w:val="none" w:sz="0" w:space="0" w:color="auto"/>
      </w:divBdr>
    </w:div>
    <w:div w:id="677266786">
      <w:bodyDiv w:val="1"/>
      <w:marLeft w:val="0"/>
      <w:marRight w:val="0"/>
      <w:marTop w:val="0"/>
      <w:marBottom w:val="0"/>
      <w:divBdr>
        <w:top w:val="none" w:sz="0" w:space="0" w:color="auto"/>
        <w:left w:val="none" w:sz="0" w:space="0" w:color="auto"/>
        <w:bottom w:val="none" w:sz="0" w:space="0" w:color="auto"/>
        <w:right w:val="none" w:sz="0" w:space="0" w:color="auto"/>
      </w:divBdr>
    </w:div>
    <w:div w:id="679165442">
      <w:bodyDiv w:val="1"/>
      <w:marLeft w:val="0"/>
      <w:marRight w:val="0"/>
      <w:marTop w:val="0"/>
      <w:marBottom w:val="0"/>
      <w:divBdr>
        <w:top w:val="none" w:sz="0" w:space="0" w:color="auto"/>
        <w:left w:val="none" w:sz="0" w:space="0" w:color="auto"/>
        <w:bottom w:val="none" w:sz="0" w:space="0" w:color="auto"/>
        <w:right w:val="none" w:sz="0" w:space="0" w:color="auto"/>
      </w:divBdr>
    </w:div>
    <w:div w:id="679282543">
      <w:bodyDiv w:val="1"/>
      <w:marLeft w:val="0"/>
      <w:marRight w:val="0"/>
      <w:marTop w:val="0"/>
      <w:marBottom w:val="0"/>
      <w:divBdr>
        <w:top w:val="none" w:sz="0" w:space="0" w:color="auto"/>
        <w:left w:val="none" w:sz="0" w:space="0" w:color="auto"/>
        <w:bottom w:val="none" w:sz="0" w:space="0" w:color="auto"/>
        <w:right w:val="none" w:sz="0" w:space="0" w:color="auto"/>
      </w:divBdr>
    </w:div>
    <w:div w:id="679620330">
      <w:bodyDiv w:val="1"/>
      <w:marLeft w:val="0"/>
      <w:marRight w:val="0"/>
      <w:marTop w:val="0"/>
      <w:marBottom w:val="0"/>
      <w:divBdr>
        <w:top w:val="none" w:sz="0" w:space="0" w:color="auto"/>
        <w:left w:val="none" w:sz="0" w:space="0" w:color="auto"/>
        <w:bottom w:val="none" w:sz="0" w:space="0" w:color="auto"/>
        <w:right w:val="none" w:sz="0" w:space="0" w:color="auto"/>
      </w:divBdr>
    </w:div>
    <w:div w:id="679741603">
      <w:bodyDiv w:val="1"/>
      <w:marLeft w:val="0"/>
      <w:marRight w:val="0"/>
      <w:marTop w:val="0"/>
      <w:marBottom w:val="0"/>
      <w:divBdr>
        <w:top w:val="none" w:sz="0" w:space="0" w:color="auto"/>
        <w:left w:val="none" w:sz="0" w:space="0" w:color="auto"/>
        <w:bottom w:val="none" w:sz="0" w:space="0" w:color="auto"/>
        <w:right w:val="none" w:sz="0" w:space="0" w:color="auto"/>
      </w:divBdr>
    </w:div>
    <w:div w:id="679964640">
      <w:bodyDiv w:val="1"/>
      <w:marLeft w:val="0"/>
      <w:marRight w:val="0"/>
      <w:marTop w:val="0"/>
      <w:marBottom w:val="0"/>
      <w:divBdr>
        <w:top w:val="none" w:sz="0" w:space="0" w:color="auto"/>
        <w:left w:val="none" w:sz="0" w:space="0" w:color="auto"/>
        <w:bottom w:val="none" w:sz="0" w:space="0" w:color="auto"/>
        <w:right w:val="none" w:sz="0" w:space="0" w:color="auto"/>
      </w:divBdr>
    </w:div>
    <w:div w:id="682905340">
      <w:bodyDiv w:val="1"/>
      <w:marLeft w:val="0"/>
      <w:marRight w:val="0"/>
      <w:marTop w:val="0"/>
      <w:marBottom w:val="0"/>
      <w:divBdr>
        <w:top w:val="none" w:sz="0" w:space="0" w:color="auto"/>
        <w:left w:val="none" w:sz="0" w:space="0" w:color="auto"/>
        <w:bottom w:val="none" w:sz="0" w:space="0" w:color="auto"/>
        <w:right w:val="none" w:sz="0" w:space="0" w:color="auto"/>
      </w:divBdr>
    </w:div>
    <w:div w:id="683748784">
      <w:bodyDiv w:val="1"/>
      <w:marLeft w:val="0"/>
      <w:marRight w:val="0"/>
      <w:marTop w:val="0"/>
      <w:marBottom w:val="0"/>
      <w:divBdr>
        <w:top w:val="none" w:sz="0" w:space="0" w:color="auto"/>
        <w:left w:val="none" w:sz="0" w:space="0" w:color="auto"/>
        <w:bottom w:val="none" w:sz="0" w:space="0" w:color="auto"/>
        <w:right w:val="none" w:sz="0" w:space="0" w:color="auto"/>
      </w:divBdr>
    </w:div>
    <w:div w:id="684404441">
      <w:bodyDiv w:val="1"/>
      <w:marLeft w:val="0"/>
      <w:marRight w:val="0"/>
      <w:marTop w:val="0"/>
      <w:marBottom w:val="0"/>
      <w:divBdr>
        <w:top w:val="none" w:sz="0" w:space="0" w:color="auto"/>
        <w:left w:val="none" w:sz="0" w:space="0" w:color="auto"/>
        <w:bottom w:val="none" w:sz="0" w:space="0" w:color="auto"/>
        <w:right w:val="none" w:sz="0" w:space="0" w:color="auto"/>
      </w:divBdr>
    </w:div>
    <w:div w:id="685013549">
      <w:bodyDiv w:val="1"/>
      <w:marLeft w:val="0"/>
      <w:marRight w:val="0"/>
      <w:marTop w:val="0"/>
      <w:marBottom w:val="0"/>
      <w:divBdr>
        <w:top w:val="none" w:sz="0" w:space="0" w:color="auto"/>
        <w:left w:val="none" w:sz="0" w:space="0" w:color="auto"/>
        <w:bottom w:val="none" w:sz="0" w:space="0" w:color="auto"/>
        <w:right w:val="none" w:sz="0" w:space="0" w:color="auto"/>
      </w:divBdr>
    </w:div>
    <w:div w:id="685447201">
      <w:bodyDiv w:val="1"/>
      <w:marLeft w:val="0"/>
      <w:marRight w:val="0"/>
      <w:marTop w:val="0"/>
      <w:marBottom w:val="0"/>
      <w:divBdr>
        <w:top w:val="none" w:sz="0" w:space="0" w:color="auto"/>
        <w:left w:val="none" w:sz="0" w:space="0" w:color="auto"/>
        <w:bottom w:val="none" w:sz="0" w:space="0" w:color="auto"/>
        <w:right w:val="none" w:sz="0" w:space="0" w:color="auto"/>
      </w:divBdr>
    </w:div>
    <w:div w:id="685834776">
      <w:bodyDiv w:val="1"/>
      <w:marLeft w:val="0"/>
      <w:marRight w:val="0"/>
      <w:marTop w:val="0"/>
      <w:marBottom w:val="0"/>
      <w:divBdr>
        <w:top w:val="none" w:sz="0" w:space="0" w:color="auto"/>
        <w:left w:val="none" w:sz="0" w:space="0" w:color="auto"/>
        <w:bottom w:val="none" w:sz="0" w:space="0" w:color="auto"/>
        <w:right w:val="none" w:sz="0" w:space="0" w:color="auto"/>
      </w:divBdr>
    </w:div>
    <w:div w:id="687416487">
      <w:bodyDiv w:val="1"/>
      <w:marLeft w:val="0"/>
      <w:marRight w:val="0"/>
      <w:marTop w:val="0"/>
      <w:marBottom w:val="0"/>
      <w:divBdr>
        <w:top w:val="none" w:sz="0" w:space="0" w:color="auto"/>
        <w:left w:val="none" w:sz="0" w:space="0" w:color="auto"/>
        <w:bottom w:val="none" w:sz="0" w:space="0" w:color="auto"/>
        <w:right w:val="none" w:sz="0" w:space="0" w:color="auto"/>
      </w:divBdr>
    </w:div>
    <w:div w:id="688532179">
      <w:bodyDiv w:val="1"/>
      <w:marLeft w:val="0"/>
      <w:marRight w:val="0"/>
      <w:marTop w:val="0"/>
      <w:marBottom w:val="0"/>
      <w:divBdr>
        <w:top w:val="none" w:sz="0" w:space="0" w:color="auto"/>
        <w:left w:val="none" w:sz="0" w:space="0" w:color="auto"/>
        <w:bottom w:val="none" w:sz="0" w:space="0" w:color="auto"/>
        <w:right w:val="none" w:sz="0" w:space="0" w:color="auto"/>
      </w:divBdr>
    </w:div>
    <w:div w:id="693381007">
      <w:bodyDiv w:val="1"/>
      <w:marLeft w:val="0"/>
      <w:marRight w:val="0"/>
      <w:marTop w:val="0"/>
      <w:marBottom w:val="0"/>
      <w:divBdr>
        <w:top w:val="none" w:sz="0" w:space="0" w:color="auto"/>
        <w:left w:val="none" w:sz="0" w:space="0" w:color="auto"/>
        <w:bottom w:val="none" w:sz="0" w:space="0" w:color="auto"/>
        <w:right w:val="none" w:sz="0" w:space="0" w:color="auto"/>
      </w:divBdr>
    </w:div>
    <w:div w:id="693723966">
      <w:bodyDiv w:val="1"/>
      <w:marLeft w:val="0"/>
      <w:marRight w:val="0"/>
      <w:marTop w:val="0"/>
      <w:marBottom w:val="0"/>
      <w:divBdr>
        <w:top w:val="none" w:sz="0" w:space="0" w:color="auto"/>
        <w:left w:val="none" w:sz="0" w:space="0" w:color="auto"/>
        <w:bottom w:val="none" w:sz="0" w:space="0" w:color="auto"/>
        <w:right w:val="none" w:sz="0" w:space="0" w:color="auto"/>
      </w:divBdr>
    </w:div>
    <w:div w:id="694383770">
      <w:bodyDiv w:val="1"/>
      <w:marLeft w:val="0"/>
      <w:marRight w:val="0"/>
      <w:marTop w:val="0"/>
      <w:marBottom w:val="0"/>
      <w:divBdr>
        <w:top w:val="none" w:sz="0" w:space="0" w:color="auto"/>
        <w:left w:val="none" w:sz="0" w:space="0" w:color="auto"/>
        <w:bottom w:val="none" w:sz="0" w:space="0" w:color="auto"/>
        <w:right w:val="none" w:sz="0" w:space="0" w:color="auto"/>
      </w:divBdr>
    </w:div>
    <w:div w:id="694815589">
      <w:bodyDiv w:val="1"/>
      <w:marLeft w:val="0"/>
      <w:marRight w:val="0"/>
      <w:marTop w:val="0"/>
      <w:marBottom w:val="0"/>
      <w:divBdr>
        <w:top w:val="none" w:sz="0" w:space="0" w:color="auto"/>
        <w:left w:val="none" w:sz="0" w:space="0" w:color="auto"/>
        <w:bottom w:val="none" w:sz="0" w:space="0" w:color="auto"/>
        <w:right w:val="none" w:sz="0" w:space="0" w:color="auto"/>
      </w:divBdr>
      <w:divsChild>
        <w:div w:id="70778948">
          <w:marLeft w:val="0"/>
          <w:marRight w:val="0"/>
          <w:marTop w:val="0"/>
          <w:marBottom w:val="0"/>
          <w:divBdr>
            <w:top w:val="none" w:sz="0" w:space="0" w:color="auto"/>
            <w:left w:val="none" w:sz="0" w:space="0" w:color="auto"/>
            <w:bottom w:val="none" w:sz="0" w:space="0" w:color="auto"/>
            <w:right w:val="none" w:sz="0" w:space="0" w:color="auto"/>
          </w:divBdr>
        </w:div>
        <w:div w:id="178398595">
          <w:marLeft w:val="0"/>
          <w:marRight w:val="0"/>
          <w:marTop w:val="0"/>
          <w:marBottom w:val="0"/>
          <w:divBdr>
            <w:top w:val="none" w:sz="0" w:space="0" w:color="auto"/>
            <w:left w:val="none" w:sz="0" w:space="0" w:color="auto"/>
            <w:bottom w:val="none" w:sz="0" w:space="0" w:color="auto"/>
            <w:right w:val="none" w:sz="0" w:space="0" w:color="auto"/>
          </w:divBdr>
        </w:div>
        <w:div w:id="429090154">
          <w:marLeft w:val="0"/>
          <w:marRight w:val="0"/>
          <w:marTop w:val="0"/>
          <w:marBottom w:val="0"/>
          <w:divBdr>
            <w:top w:val="none" w:sz="0" w:space="0" w:color="auto"/>
            <w:left w:val="none" w:sz="0" w:space="0" w:color="auto"/>
            <w:bottom w:val="none" w:sz="0" w:space="0" w:color="auto"/>
            <w:right w:val="none" w:sz="0" w:space="0" w:color="auto"/>
          </w:divBdr>
        </w:div>
        <w:div w:id="473909875">
          <w:marLeft w:val="0"/>
          <w:marRight w:val="0"/>
          <w:marTop w:val="0"/>
          <w:marBottom w:val="0"/>
          <w:divBdr>
            <w:top w:val="none" w:sz="0" w:space="0" w:color="auto"/>
            <w:left w:val="none" w:sz="0" w:space="0" w:color="auto"/>
            <w:bottom w:val="none" w:sz="0" w:space="0" w:color="auto"/>
            <w:right w:val="none" w:sz="0" w:space="0" w:color="auto"/>
          </w:divBdr>
        </w:div>
        <w:div w:id="527834671">
          <w:marLeft w:val="0"/>
          <w:marRight w:val="0"/>
          <w:marTop w:val="0"/>
          <w:marBottom w:val="0"/>
          <w:divBdr>
            <w:top w:val="none" w:sz="0" w:space="0" w:color="auto"/>
            <w:left w:val="none" w:sz="0" w:space="0" w:color="auto"/>
            <w:bottom w:val="none" w:sz="0" w:space="0" w:color="auto"/>
            <w:right w:val="none" w:sz="0" w:space="0" w:color="auto"/>
          </w:divBdr>
        </w:div>
        <w:div w:id="626399040">
          <w:marLeft w:val="0"/>
          <w:marRight w:val="0"/>
          <w:marTop w:val="0"/>
          <w:marBottom w:val="0"/>
          <w:divBdr>
            <w:top w:val="none" w:sz="0" w:space="0" w:color="auto"/>
            <w:left w:val="none" w:sz="0" w:space="0" w:color="auto"/>
            <w:bottom w:val="none" w:sz="0" w:space="0" w:color="auto"/>
            <w:right w:val="none" w:sz="0" w:space="0" w:color="auto"/>
          </w:divBdr>
        </w:div>
        <w:div w:id="636958936">
          <w:marLeft w:val="0"/>
          <w:marRight w:val="0"/>
          <w:marTop w:val="0"/>
          <w:marBottom w:val="0"/>
          <w:divBdr>
            <w:top w:val="none" w:sz="0" w:space="0" w:color="auto"/>
            <w:left w:val="none" w:sz="0" w:space="0" w:color="auto"/>
            <w:bottom w:val="none" w:sz="0" w:space="0" w:color="auto"/>
            <w:right w:val="none" w:sz="0" w:space="0" w:color="auto"/>
          </w:divBdr>
        </w:div>
        <w:div w:id="1729260532">
          <w:marLeft w:val="0"/>
          <w:marRight w:val="0"/>
          <w:marTop w:val="0"/>
          <w:marBottom w:val="0"/>
          <w:divBdr>
            <w:top w:val="none" w:sz="0" w:space="0" w:color="auto"/>
            <w:left w:val="none" w:sz="0" w:space="0" w:color="auto"/>
            <w:bottom w:val="none" w:sz="0" w:space="0" w:color="auto"/>
            <w:right w:val="none" w:sz="0" w:space="0" w:color="auto"/>
          </w:divBdr>
        </w:div>
        <w:div w:id="1745911692">
          <w:marLeft w:val="0"/>
          <w:marRight w:val="0"/>
          <w:marTop w:val="0"/>
          <w:marBottom w:val="0"/>
          <w:divBdr>
            <w:top w:val="none" w:sz="0" w:space="0" w:color="auto"/>
            <w:left w:val="none" w:sz="0" w:space="0" w:color="auto"/>
            <w:bottom w:val="none" w:sz="0" w:space="0" w:color="auto"/>
            <w:right w:val="none" w:sz="0" w:space="0" w:color="auto"/>
          </w:divBdr>
        </w:div>
        <w:div w:id="1910378965">
          <w:marLeft w:val="0"/>
          <w:marRight w:val="0"/>
          <w:marTop w:val="0"/>
          <w:marBottom w:val="0"/>
          <w:divBdr>
            <w:top w:val="none" w:sz="0" w:space="0" w:color="auto"/>
            <w:left w:val="none" w:sz="0" w:space="0" w:color="auto"/>
            <w:bottom w:val="none" w:sz="0" w:space="0" w:color="auto"/>
            <w:right w:val="none" w:sz="0" w:space="0" w:color="auto"/>
          </w:divBdr>
        </w:div>
      </w:divsChild>
    </w:div>
    <w:div w:id="696780420">
      <w:bodyDiv w:val="1"/>
      <w:marLeft w:val="0"/>
      <w:marRight w:val="0"/>
      <w:marTop w:val="0"/>
      <w:marBottom w:val="0"/>
      <w:divBdr>
        <w:top w:val="none" w:sz="0" w:space="0" w:color="auto"/>
        <w:left w:val="none" w:sz="0" w:space="0" w:color="auto"/>
        <w:bottom w:val="none" w:sz="0" w:space="0" w:color="auto"/>
        <w:right w:val="none" w:sz="0" w:space="0" w:color="auto"/>
      </w:divBdr>
    </w:div>
    <w:div w:id="699209392">
      <w:bodyDiv w:val="1"/>
      <w:marLeft w:val="0"/>
      <w:marRight w:val="0"/>
      <w:marTop w:val="0"/>
      <w:marBottom w:val="0"/>
      <w:divBdr>
        <w:top w:val="none" w:sz="0" w:space="0" w:color="auto"/>
        <w:left w:val="none" w:sz="0" w:space="0" w:color="auto"/>
        <w:bottom w:val="none" w:sz="0" w:space="0" w:color="auto"/>
        <w:right w:val="none" w:sz="0" w:space="0" w:color="auto"/>
      </w:divBdr>
    </w:div>
    <w:div w:id="700713540">
      <w:bodyDiv w:val="1"/>
      <w:marLeft w:val="0"/>
      <w:marRight w:val="0"/>
      <w:marTop w:val="0"/>
      <w:marBottom w:val="0"/>
      <w:divBdr>
        <w:top w:val="none" w:sz="0" w:space="0" w:color="auto"/>
        <w:left w:val="none" w:sz="0" w:space="0" w:color="auto"/>
        <w:bottom w:val="none" w:sz="0" w:space="0" w:color="auto"/>
        <w:right w:val="none" w:sz="0" w:space="0" w:color="auto"/>
      </w:divBdr>
    </w:div>
    <w:div w:id="700714898">
      <w:bodyDiv w:val="1"/>
      <w:marLeft w:val="0"/>
      <w:marRight w:val="0"/>
      <w:marTop w:val="0"/>
      <w:marBottom w:val="0"/>
      <w:divBdr>
        <w:top w:val="none" w:sz="0" w:space="0" w:color="auto"/>
        <w:left w:val="none" w:sz="0" w:space="0" w:color="auto"/>
        <w:bottom w:val="none" w:sz="0" w:space="0" w:color="auto"/>
        <w:right w:val="none" w:sz="0" w:space="0" w:color="auto"/>
      </w:divBdr>
    </w:div>
    <w:div w:id="701514717">
      <w:bodyDiv w:val="1"/>
      <w:marLeft w:val="0"/>
      <w:marRight w:val="0"/>
      <w:marTop w:val="0"/>
      <w:marBottom w:val="0"/>
      <w:divBdr>
        <w:top w:val="none" w:sz="0" w:space="0" w:color="auto"/>
        <w:left w:val="none" w:sz="0" w:space="0" w:color="auto"/>
        <w:bottom w:val="none" w:sz="0" w:space="0" w:color="auto"/>
        <w:right w:val="none" w:sz="0" w:space="0" w:color="auto"/>
      </w:divBdr>
    </w:div>
    <w:div w:id="701783511">
      <w:bodyDiv w:val="1"/>
      <w:marLeft w:val="0"/>
      <w:marRight w:val="0"/>
      <w:marTop w:val="0"/>
      <w:marBottom w:val="0"/>
      <w:divBdr>
        <w:top w:val="none" w:sz="0" w:space="0" w:color="auto"/>
        <w:left w:val="none" w:sz="0" w:space="0" w:color="auto"/>
        <w:bottom w:val="none" w:sz="0" w:space="0" w:color="auto"/>
        <w:right w:val="none" w:sz="0" w:space="0" w:color="auto"/>
      </w:divBdr>
    </w:div>
    <w:div w:id="702706020">
      <w:bodyDiv w:val="1"/>
      <w:marLeft w:val="0"/>
      <w:marRight w:val="0"/>
      <w:marTop w:val="0"/>
      <w:marBottom w:val="0"/>
      <w:divBdr>
        <w:top w:val="none" w:sz="0" w:space="0" w:color="auto"/>
        <w:left w:val="none" w:sz="0" w:space="0" w:color="auto"/>
        <w:bottom w:val="none" w:sz="0" w:space="0" w:color="auto"/>
        <w:right w:val="none" w:sz="0" w:space="0" w:color="auto"/>
      </w:divBdr>
    </w:div>
    <w:div w:id="703025187">
      <w:bodyDiv w:val="1"/>
      <w:marLeft w:val="0"/>
      <w:marRight w:val="0"/>
      <w:marTop w:val="0"/>
      <w:marBottom w:val="0"/>
      <w:divBdr>
        <w:top w:val="none" w:sz="0" w:space="0" w:color="auto"/>
        <w:left w:val="none" w:sz="0" w:space="0" w:color="auto"/>
        <w:bottom w:val="none" w:sz="0" w:space="0" w:color="auto"/>
        <w:right w:val="none" w:sz="0" w:space="0" w:color="auto"/>
      </w:divBdr>
    </w:div>
    <w:div w:id="704793601">
      <w:bodyDiv w:val="1"/>
      <w:marLeft w:val="0"/>
      <w:marRight w:val="0"/>
      <w:marTop w:val="0"/>
      <w:marBottom w:val="0"/>
      <w:divBdr>
        <w:top w:val="none" w:sz="0" w:space="0" w:color="auto"/>
        <w:left w:val="none" w:sz="0" w:space="0" w:color="auto"/>
        <w:bottom w:val="none" w:sz="0" w:space="0" w:color="auto"/>
        <w:right w:val="none" w:sz="0" w:space="0" w:color="auto"/>
      </w:divBdr>
    </w:div>
    <w:div w:id="704795842">
      <w:bodyDiv w:val="1"/>
      <w:marLeft w:val="0"/>
      <w:marRight w:val="0"/>
      <w:marTop w:val="0"/>
      <w:marBottom w:val="0"/>
      <w:divBdr>
        <w:top w:val="none" w:sz="0" w:space="0" w:color="auto"/>
        <w:left w:val="none" w:sz="0" w:space="0" w:color="auto"/>
        <w:bottom w:val="none" w:sz="0" w:space="0" w:color="auto"/>
        <w:right w:val="none" w:sz="0" w:space="0" w:color="auto"/>
      </w:divBdr>
    </w:div>
    <w:div w:id="706295191">
      <w:bodyDiv w:val="1"/>
      <w:marLeft w:val="0"/>
      <w:marRight w:val="0"/>
      <w:marTop w:val="0"/>
      <w:marBottom w:val="0"/>
      <w:divBdr>
        <w:top w:val="none" w:sz="0" w:space="0" w:color="auto"/>
        <w:left w:val="none" w:sz="0" w:space="0" w:color="auto"/>
        <w:bottom w:val="none" w:sz="0" w:space="0" w:color="auto"/>
        <w:right w:val="none" w:sz="0" w:space="0" w:color="auto"/>
      </w:divBdr>
    </w:div>
    <w:div w:id="707098779">
      <w:bodyDiv w:val="1"/>
      <w:marLeft w:val="0"/>
      <w:marRight w:val="0"/>
      <w:marTop w:val="0"/>
      <w:marBottom w:val="0"/>
      <w:divBdr>
        <w:top w:val="none" w:sz="0" w:space="0" w:color="auto"/>
        <w:left w:val="none" w:sz="0" w:space="0" w:color="auto"/>
        <w:bottom w:val="none" w:sz="0" w:space="0" w:color="auto"/>
        <w:right w:val="none" w:sz="0" w:space="0" w:color="auto"/>
      </w:divBdr>
    </w:div>
    <w:div w:id="708383865">
      <w:bodyDiv w:val="1"/>
      <w:marLeft w:val="0"/>
      <w:marRight w:val="0"/>
      <w:marTop w:val="0"/>
      <w:marBottom w:val="0"/>
      <w:divBdr>
        <w:top w:val="none" w:sz="0" w:space="0" w:color="auto"/>
        <w:left w:val="none" w:sz="0" w:space="0" w:color="auto"/>
        <w:bottom w:val="none" w:sz="0" w:space="0" w:color="auto"/>
        <w:right w:val="none" w:sz="0" w:space="0" w:color="auto"/>
      </w:divBdr>
    </w:div>
    <w:div w:id="709262026">
      <w:bodyDiv w:val="1"/>
      <w:marLeft w:val="0"/>
      <w:marRight w:val="0"/>
      <w:marTop w:val="0"/>
      <w:marBottom w:val="0"/>
      <w:divBdr>
        <w:top w:val="none" w:sz="0" w:space="0" w:color="auto"/>
        <w:left w:val="none" w:sz="0" w:space="0" w:color="auto"/>
        <w:bottom w:val="none" w:sz="0" w:space="0" w:color="auto"/>
        <w:right w:val="none" w:sz="0" w:space="0" w:color="auto"/>
      </w:divBdr>
    </w:div>
    <w:div w:id="709690180">
      <w:bodyDiv w:val="1"/>
      <w:marLeft w:val="0"/>
      <w:marRight w:val="0"/>
      <w:marTop w:val="0"/>
      <w:marBottom w:val="0"/>
      <w:divBdr>
        <w:top w:val="none" w:sz="0" w:space="0" w:color="auto"/>
        <w:left w:val="none" w:sz="0" w:space="0" w:color="auto"/>
        <w:bottom w:val="none" w:sz="0" w:space="0" w:color="auto"/>
        <w:right w:val="none" w:sz="0" w:space="0" w:color="auto"/>
      </w:divBdr>
    </w:div>
    <w:div w:id="711467267">
      <w:bodyDiv w:val="1"/>
      <w:marLeft w:val="0"/>
      <w:marRight w:val="0"/>
      <w:marTop w:val="0"/>
      <w:marBottom w:val="0"/>
      <w:divBdr>
        <w:top w:val="none" w:sz="0" w:space="0" w:color="auto"/>
        <w:left w:val="none" w:sz="0" w:space="0" w:color="auto"/>
        <w:bottom w:val="none" w:sz="0" w:space="0" w:color="auto"/>
        <w:right w:val="none" w:sz="0" w:space="0" w:color="auto"/>
      </w:divBdr>
    </w:div>
    <w:div w:id="713384624">
      <w:bodyDiv w:val="1"/>
      <w:marLeft w:val="0"/>
      <w:marRight w:val="0"/>
      <w:marTop w:val="0"/>
      <w:marBottom w:val="0"/>
      <w:divBdr>
        <w:top w:val="none" w:sz="0" w:space="0" w:color="auto"/>
        <w:left w:val="none" w:sz="0" w:space="0" w:color="auto"/>
        <w:bottom w:val="none" w:sz="0" w:space="0" w:color="auto"/>
        <w:right w:val="none" w:sz="0" w:space="0" w:color="auto"/>
      </w:divBdr>
    </w:div>
    <w:div w:id="713895354">
      <w:bodyDiv w:val="1"/>
      <w:marLeft w:val="0"/>
      <w:marRight w:val="0"/>
      <w:marTop w:val="0"/>
      <w:marBottom w:val="0"/>
      <w:divBdr>
        <w:top w:val="none" w:sz="0" w:space="0" w:color="auto"/>
        <w:left w:val="none" w:sz="0" w:space="0" w:color="auto"/>
        <w:bottom w:val="none" w:sz="0" w:space="0" w:color="auto"/>
        <w:right w:val="none" w:sz="0" w:space="0" w:color="auto"/>
      </w:divBdr>
    </w:div>
    <w:div w:id="714620004">
      <w:bodyDiv w:val="1"/>
      <w:marLeft w:val="0"/>
      <w:marRight w:val="0"/>
      <w:marTop w:val="0"/>
      <w:marBottom w:val="0"/>
      <w:divBdr>
        <w:top w:val="none" w:sz="0" w:space="0" w:color="auto"/>
        <w:left w:val="none" w:sz="0" w:space="0" w:color="auto"/>
        <w:bottom w:val="none" w:sz="0" w:space="0" w:color="auto"/>
        <w:right w:val="none" w:sz="0" w:space="0" w:color="auto"/>
      </w:divBdr>
    </w:div>
    <w:div w:id="715395588">
      <w:bodyDiv w:val="1"/>
      <w:marLeft w:val="0"/>
      <w:marRight w:val="0"/>
      <w:marTop w:val="0"/>
      <w:marBottom w:val="0"/>
      <w:divBdr>
        <w:top w:val="none" w:sz="0" w:space="0" w:color="auto"/>
        <w:left w:val="none" w:sz="0" w:space="0" w:color="auto"/>
        <w:bottom w:val="none" w:sz="0" w:space="0" w:color="auto"/>
        <w:right w:val="none" w:sz="0" w:space="0" w:color="auto"/>
      </w:divBdr>
    </w:div>
    <w:div w:id="715471426">
      <w:bodyDiv w:val="1"/>
      <w:marLeft w:val="0"/>
      <w:marRight w:val="0"/>
      <w:marTop w:val="0"/>
      <w:marBottom w:val="0"/>
      <w:divBdr>
        <w:top w:val="none" w:sz="0" w:space="0" w:color="auto"/>
        <w:left w:val="none" w:sz="0" w:space="0" w:color="auto"/>
        <w:bottom w:val="none" w:sz="0" w:space="0" w:color="auto"/>
        <w:right w:val="none" w:sz="0" w:space="0" w:color="auto"/>
      </w:divBdr>
    </w:div>
    <w:div w:id="716247436">
      <w:bodyDiv w:val="1"/>
      <w:marLeft w:val="0"/>
      <w:marRight w:val="0"/>
      <w:marTop w:val="0"/>
      <w:marBottom w:val="0"/>
      <w:divBdr>
        <w:top w:val="none" w:sz="0" w:space="0" w:color="auto"/>
        <w:left w:val="none" w:sz="0" w:space="0" w:color="auto"/>
        <w:bottom w:val="none" w:sz="0" w:space="0" w:color="auto"/>
        <w:right w:val="none" w:sz="0" w:space="0" w:color="auto"/>
      </w:divBdr>
    </w:div>
    <w:div w:id="716782502">
      <w:bodyDiv w:val="1"/>
      <w:marLeft w:val="0"/>
      <w:marRight w:val="0"/>
      <w:marTop w:val="0"/>
      <w:marBottom w:val="0"/>
      <w:divBdr>
        <w:top w:val="none" w:sz="0" w:space="0" w:color="auto"/>
        <w:left w:val="none" w:sz="0" w:space="0" w:color="auto"/>
        <w:bottom w:val="none" w:sz="0" w:space="0" w:color="auto"/>
        <w:right w:val="none" w:sz="0" w:space="0" w:color="auto"/>
      </w:divBdr>
    </w:div>
    <w:div w:id="716856314">
      <w:bodyDiv w:val="1"/>
      <w:marLeft w:val="0"/>
      <w:marRight w:val="0"/>
      <w:marTop w:val="0"/>
      <w:marBottom w:val="0"/>
      <w:divBdr>
        <w:top w:val="none" w:sz="0" w:space="0" w:color="auto"/>
        <w:left w:val="none" w:sz="0" w:space="0" w:color="auto"/>
        <w:bottom w:val="none" w:sz="0" w:space="0" w:color="auto"/>
        <w:right w:val="none" w:sz="0" w:space="0" w:color="auto"/>
      </w:divBdr>
    </w:div>
    <w:div w:id="717971201">
      <w:bodyDiv w:val="1"/>
      <w:marLeft w:val="0"/>
      <w:marRight w:val="0"/>
      <w:marTop w:val="0"/>
      <w:marBottom w:val="0"/>
      <w:divBdr>
        <w:top w:val="none" w:sz="0" w:space="0" w:color="auto"/>
        <w:left w:val="none" w:sz="0" w:space="0" w:color="auto"/>
        <w:bottom w:val="none" w:sz="0" w:space="0" w:color="auto"/>
        <w:right w:val="none" w:sz="0" w:space="0" w:color="auto"/>
      </w:divBdr>
    </w:div>
    <w:div w:id="719327753">
      <w:bodyDiv w:val="1"/>
      <w:marLeft w:val="0"/>
      <w:marRight w:val="0"/>
      <w:marTop w:val="0"/>
      <w:marBottom w:val="0"/>
      <w:divBdr>
        <w:top w:val="none" w:sz="0" w:space="0" w:color="auto"/>
        <w:left w:val="none" w:sz="0" w:space="0" w:color="auto"/>
        <w:bottom w:val="none" w:sz="0" w:space="0" w:color="auto"/>
        <w:right w:val="none" w:sz="0" w:space="0" w:color="auto"/>
      </w:divBdr>
    </w:div>
    <w:div w:id="719397871">
      <w:bodyDiv w:val="1"/>
      <w:marLeft w:val="0"/>
      <w:marRight w:val="0"/>
      <w:marTop w:val="0"/>
      <w:marBottom w:val="0"/>
      <w:divBdr>
        <w:top w:val="none" w:sz="0" w:space="0" w:color="auto"/>
        <w:left w:val="none" w:sz="0" w:space="0" w:color="auto"/>
        <w:bottom w:val="none" w:sz="0" w:space="0" w:color="auto"/>
        <w:right w:val="none" w:sz="0" w:space="0" w:color="auto"/>
      </w:divBdr>
    </w:div>
    <w:div w:id="719744084">
      <w:bodyDiv w:val="1"/>
      <w:marLeft w:val="0"/>
      <w:marRight w:val="0"/>
      <w:marTop w:val="0"/>
      <w:marBottom w:val="0"/>
      <w:divBdr>
        <w:top w:val="none" w:sz="0" w:space="0" w:color="auto"/>
        <w:left w:val="none" w:sz="0" w:space="0" w:color="auto"/>
        <w:bottom w:val="none" w:sz="0" w:space="0" w:color="auto"/>
        <w:right w:val="none" w:sz="0" w:space="0" w:color="auto"/>
      </w:divBdr>
    </w:div>
    <w:div w:id="722556916">
      <w:bodyDiv w:val="1"/>
      <w:marLeft w:val="0"/>
      <w:marRight w:val="0"/>
      <w:marTop w:val="0"/>
      <w:marBottom w:val="0"/>
      <w:divBdr>
        <w:top w:val="none" w:sz="0" w:space="0" w:color="auto"/>
        <w:left w:val="none" w:sz="0" w:space="0" w:color="auto"/>
        <w:bottom w:val="none" w:sz="0" w:space="0" w:color="auto"/>
        <w:right w:val="none" w:sz="0" w:space="0" w:color="auto"/>
      </w:divBdr>
    </w:div>
    <w:div w:id="723337834">
      <w:bodyDiv w:val="1"/>
      <w:marLeft w:val="0"/>
      <w:marRight w:val="0"/>
      <w:marTop w:val="0"/>
      <w:marBottom w:val="0"/>
      <w:divBdr>
        <w:top w:val="none" w:sz="0" w:space="0" w:color="auto"/>
        <w:left w:val="none" w:sz="0" w:space="0" w:color="auto"/>
        <w:bottom w:val="none" w:sz="0" w:space="0" w:color="auto"/>
        <w:right w:val="none" w:sz="0" w:space="0" w:color="auto"/>
      </w:divBdr>
    </w:div>
    <w:div w:id="724910442">
      <w:bodyDiv w:val="1"/>
      <w:marLeft w:val="0"/>
      <w:marRight w:val="0"/>
      <w:marTop w:val="0"/>
      <w:marBottom w:val="0"/>
      <w:divBdr>
        <w:top w:val="none" w:sz="0" w:space="0" w:color="auto"/>
        <w:left w:val="none" w:sz="0" w:space="0" w:color="auto"/>
        <w:bottom w:val="none" w:sz="0" w:space="0" w:color="auto"/>
        <w:right w:val="none" w:sz="0" w:space="0" w:color="auto"/>
      </w:divBdr>
    </w:div>
    <w:div w:id="725378920">
      <w:bodyDiv w:val="1"/>
      <w:marLeft w:val="0"/>
      <w:marRight w:val="0"/>
      <w:marTop w:val="0"/>
      <w:marBottom w:val="0"/>
      <w:divBdr>
        <w:top w:val="none" w:sz="0" w:space="0" w:color="auto"/>
        <w:left w:val="none" w:sz="0" w:space="0" w:color="auto"/>
        <w:bottom w:val="none" w:sz="0" w:space="0" w:color="auto"/>
        <w:right w:val="none" w:sz="0" w:space="0" w:color="auto"/>
      </w:divBdr>
    </w:div>
    <w:div w:id="725909359">
      <w:bodyDiv w:val="1"/>
      <w:marLeft w:val="0"/>
      <w:marRight w:val="0"/>
      <w:marTop w:val="0"/>
      <w:marBottom w:val="0"/>
      <w:divBdr>
        <w:top w:val="none" w:sz="0" w:space="0" w:color="auto"/>
        <w:left w:val="none" w:sz="0" w:space="0" w:color="auto"/>
        <w:bottom w:val="none" w:sz="0" w:space="0" w:color="auto"/>
        <w:right w:val="none" w:sz="0" w:space="0" w:color="auto"/>
      </w:divBdr>
    </w:div>
    <w:div w:id="727726355">
      <w:bodyDiv w:val="1"/>
      <w:marLeft w:val="0"/>
      <w:marRight w:val="0"/>
      <w:marTop w:val="0"/>
      <w:marBottom w:val="0"/>
      <w:divBdr>
        <w:top w:val="none" w:sz="0" w:space="0" w:color="auto"/>
        <w:left w:val="none" w:sz="0" w:space="0" w:color="auto"/>
        <w:bottom w:val="none" w:sz="0" w:space="0" w:color="auto"/>
        <w:right w:val="none" w:sz="0" w:space="0" w:color="auto"/>
      </w:divBdr>
    </w:div>
    <w:div w:id="731657645">
      <w:bodyDiv w:val="1"/>
      <w:marLeft w:val="0"/>
      <w:marRight w:val="0"/>
      <w:marTop w:val="0"/>
      <w:marBottom w:val="0"/>
      <w:divBdr>
        <w:top w:val="none" w:sz="0" w:space="0" w:color="auto"/>
        <w:left w:val="none" w:sz="0" w:space="0" w:color="auto"/>
        <w:bottom w:val="none" w:sz="0" w:space="0" w:color="auto"/>
        <w:right w:val="none" w:sz="0" w:space="0" w:color="auto"/>
      </w:divBdr>
    </w:div>
    <w:div w:id="732309888">
      <w:bodyDiv w:val="1"/>
      <w:marLeft w:val="0"/>
      <w:marRight w:val="0"/>
      <w:marTop w:val="0"/>
      <w:marBottom w:val="0"/>
      <w:divBdr>
        <w:top w:val="none" w:sz="0" w:space="0" w:color="auto"/>
        <w:left w:val="none" w:sz="0" w:space="0" w:color="auto"/>
        <w:bottom w:val="none" w:sz="0" w:space="0" w:color="auto"/>
        <w:right w:val="none" w:sz="0" w:space="0" w:color="auto"/>
      </w:divBdr>
    </w:div>
    <w:div w:id="733091572">
      <w:bodyDiv w:val="1"/>
      <w:marLeft w:val="0"/>
      <w:marRight w:val="0"/>
      <w:marTop w:val="0"/>
      <w:marBottom w:val="0"/>
      <w:divBdr>
        <w:top w:val="none" w:sz="0" w:space="0" w:color="auto"/>
        <w:left w:val="none" w:sz="0" w:space="0" w:color="auto"/>
        <w:bottom w:val="none" w:sz="0" w:space="0" w:color="auto"/>
        <w:right w:val="none" w:sz="0" w:space="0" w:color="auto"/>
      </w:divBdr>
    </w:div>
    <w:div w:id="733625760">
      <w:bodyDiv w:val="1"/>
      <w:marLeft w:val="0"/>
      <w:marRight w:val="0"/>
      <w:marTop w:val="0"/>
      <w:marBottom w:val="0"/>
      <w:divBdr>
        <w:top w:val="none" w:sz="0" w:space="0" w:color="auto"/>
        <w:left w:val="none" w:sz="0" w:space="0" w:color="auto"/>
        <w:bottom w:val="none" w:sz="0" w:space="0" w:color="auto"/>
        <w:right w:val="none" w:sz="0" w:space="0" w:color="auto"/>
      </w:divBdr>
    </w:div>
    <w:div w:id="735935130">
      <w:bodyDiv w:val="1"/>
      <w:marLeft w:val="0"/>
      <w:marRight w:val="0"/>
      <w:marTop w:val="0"/>
      <w:marBottom w:val="0"/>
      <w:divBdr>
        <w:top w:val="none" w:sz="0" w:space="0" w:color="auto"/>
        <w:left w:val="none" w:sz="0" w:space="0" w:color="auto"/>
        <w:bottom w:val="none" w:sz="0" w:space="0" w:color="auto"/>
        <w:right w:val="none" w:sz="0" w:space="0" w:color="auto"/>
      </w:divBdr>
    </w:div>
    <w:div w:id="736897772">
      <w:bodyDiv w:val="1"/>
      <w:marLeft w:val="0"/>
      <w:marRight w:val="0"/>
      <w:marTop w:val="0"/>
      <w:marBottom w:val="0"/>
      <w:divBdr>
        <w:top w:val="none" w:sz="0" w:space="0" w:color="auto"/>
        <w:left w:val="none" w:sz="0" w:space="0" w:color="auto"/>
        <w:bottom w:val="none" w:sz="0" w:space="0" w:color="auto"/>
        <w:right w:val="none" w:sz="0" w:space="0" w:color="auto"/>
      </w:divBdr>
    </w:div>
    <w:div w:id="737433577">
      <w:bodyDiv w:val="1"/>
      <w:marLeft w:val="0"/>
      <w:marRight w:val="0"/>
      <w:marTop w:val="0"/>
      <w:marBottom w:val="0"/>
      <w:divBdr>
        <w:top w:val="none" w:sz="0" w:space="0" w:color="auto"/>
        <w:left w:val="none" w:sz="0" w:space="0" w:color="auto"/>
        <w:bottom w:val="none" w:sz="0" w:space="0" w:color="auto"/>
        <w:right w:val="none" w:sz="0" w:space="0" w:color="auto"/>
      </w:divBdr>
    </w:div>
    <w:div w:id="738135133">
      <w:bodyDiv w:val="1"/>
      <w:marLeft w:val="0"/>
      <w:marRight w:val="0"/>
      <w:marTop w:val="0"/>
      <w:marBottom w:val="0"/>
      <w:divBdr>
        <w:top w:val="none" w:sz="0" w:space="0" w:color="auto"/>
        <w:left w:val="none" w:sz="0" w:space="0" w:color="auto"/>
        <w:bottom w:val="none" w:sz="0" w:space="0" w:color="auto"/>
        <w:right w:val="none" w:sz="0" w:space="0" w:color="auto"/>
      </w:divBdr>
    </w:div>
    <w:div w:id="740176515">
      <w:bodyDiv w:val="1"/>
      <w:marLeft w:val="0"/>
      <w:marRight w:val="0"/>
      <w:marTop w:val="0"/>
      <w:marBottom w:val="0"/>
      <w:divBdr>
        <w:top w:val="none" w:sz="0" w:space="0" w:color="auto"/>
        <w:left w:val="none" w:sz="0" w:space="0" w:color="auto"/>
        <w:bottom w:val="none" w:sz="0" w:space="0" w:color="auto"/>
        <w:right w:val="none" w:sz="0" w:space="0" w:color="auto"/>
      </w:divBdr>
    </w:div>
    <w:div w:id="740177818">
      <w:bodyDiv w:val="1"/>
      <w:marLeft w:val="0"/>
      <w:marRight w:val="0"/>
      <w:marTop w:val="0"/>
      <w:marBottom w:val="0"/>
      <w:divBdr>
        <w:top w:val="none" w:sz="0" w:space="0" w:color="auto"/>
        <w:left w:val="none" w:sz="0" w:space="0" w:color="auto"/>
        <w:bottom w:val="none" w:sz="0" w:space="0" w:color="auto"/>
        <w:right w:val="none" w:sz="0" w:space="0" w:color="auto"/>
      </w:divBdr>
    </w:div>
    <w:div w:id="740250569">
      <w:bodyDiv w:val="1"/>
      <w:marLeft w:val="0"/>
      <w:marRight w:val="0"/>
      <w:marTop w:val="0"/>
      <w:marBottom w:val="0"/>
      <w:divBdr>
        <w:top w:val="none" w:sz="0" w:space="0" w:color="auto"/>
        <w:left w:val="none" w:sz="0" w:space="0" w:color="auto"/>
        <w:bottom w:val="none" w:sz="0" w:space="0" w:color="auto"/>
        <w:right w:val="none" w:sz="0" w:space="0" w:color="auto"/>
      </w:divBdr>
    </w:div>
    <w:div w:id="740367329">
      <w:bodyDiv w:val="1"/>
      <w:marLeft w:val="0"/>
      <w:marRight w:val="0"/>
      <w:marTop w:val="0"/>
      <w:marBottom w:val="0"/>
      <w:divBdr>
        <w:top w:val="none" w:sz="0" w:space="0" w:color="auto"/>
        <w:left w:val="none" w:sz="0" w:space="0" w:color="auto"/>
        <w:bottom w:val="none" w:sz="0" w:space="0" w:color="auto"/>
        <w:right w:val="none" w:sz="0" w:space="0" w:color="auto"/>
      </w:divBdr>
    </w:div>
    <w:div w:id="742410430">
      <w:bodyDiv w:val="1"/>
      <w:marLeft w:val="0"/>
      <w:marRight w:val="0"/>
      <w:marTop w:val="0"/>
      <w:marBottom w:val="0"/>
      <w:divBdr>
        <w:top w:val="none" w:sz="0" w:space="0" w:color="auto"/>
        <w:left w:val="none" w:sz="0" w:space="0" w:color="auto"/>
        <w:bottom w:val="none" w:sz="0" w:space="0" w:color="auto"/>
        <w:right w:val="none" w:sz="0" w:space="0" w:color="auto"/>
      </w:divBdr>
    </w:div>
    <w:div w:id="742605006">
      <w:bodyDiv w:val="1"/>
      <w:marLeft w:val="0"/>
      <w:marRight w:val="0"/>
      <w:marTop w:val="0"/>
      <w:marBottom w:val="0"/>
      <w:divBdr>
        <w:top w:val="none" w:sz="0" w:space="0" w:color="auto"/>
        <w:left w:val="none" w:sz="0" w:space="0" w:color="auto"/>
        <w:bottom w:val="none" w:sz="0" w:space="0" w:color="auto"/>
        <w:right w:val="none" w:sz="0" w:space="0" w:color="auto"/>
      </w:divBdr>
    </w:div>
    <w:div w:id="743334606">
      <w:bodyDiv w:val="1"/>
      <w:marLeft w:val="0"/>
      <w:marRight w:val="0"/>
      <w:marTop w:val="0"/>
      <w:marBottom w:val="0"/>
      <w:divBdr>
        <w:top w:val="none" w:sz="0" w:space="0" w:color="auto"/>
        <w:left w:val="none" w:sz="0" w:space="0" w:color="auto"/>
        <w:bottom w:val="none" w:sz="0" w:space="0" w:color="auto"/>
        <w:right w:val="none" w:sz="0" w:space="0" w:color="auto"/>
      </w:divBdr>
    </w:div>
    <w:div w:id="745953938">
      <w:bodyDiv w:val="1"/>
      <w:marLeft w:val="0"/>
      <w:marRight w:val="0"/>
      <w:marTop w:val="0"/>
      <w:marBottom w:val="0"/>
      <w:divBdr>
        <w:top w:val="none" w:sz="0" w:space="0" w:color="auto"/>
        <w:left w:val="none" w:sz="0" w:space="0" w:color="auto"/>
        <w:bottom w:val="none" w:sz="0" w:space="0" w:color="auto"/>
        <w:right w:val="none" w:sz="0" w:space="0" w:color="auto"/>
      </w:divBdr>
    </w:div>
    <w:div w:id="746028401">
      <w:bodyDiv w:val="1"/>
      <w:marLeft w:val="0"/>
      <w:marRight w:val="0"/>
      <w:marTop w:val="0"/>
      <w:marBottom w:val="0"/>
      <w:divBdr>
        <w:top w:val="none" w:sz="0" w:space="0" w:color="auto"/>
        <w:left w:val="none" w:sz="0" w:space="0" w:color="auto"/>
        <w:bottom w:val="none" w:sz="0" w:space="0" w:color="auto"/>
        <w:right w:val="none" w:sz="0" w:space="0" w:color="auto"/>
      </w:divBdr>
    </w:div>
    <w:div w:id="746415396">
      <w:bodyDiv w:val="1"/>
      <w:marLeft w:val="0"/>
      <w:marRight w:val="0"/>
      <w:marTop w:val="0"/>
      <w:marBottom w:val="0"/>
      <w:divBdr>
        <w:top w:val="none" w:sz="0" w:space="0" w:color="auto"/>
        <w:left w:val="none" w:sz="0" w:space="0" w:color="auto"/>
        <w:bottom w:val="none" w:sz="0" w:space="0" w:color="auto"/>
        <w:right w:val="none" w:sz="0" w:space="0" w:color="auto"/>
      </w:divBdr>
    </w:div>
    <w:div w:id="747574266">
      <w:bodyDiv w:val="1"/>
      <w:marLeft w:val="0"/>
      <w:marRight w:val="0"/>
      <w:marTop w:val="0"/>
      <w:marBottom w:val="0"/>
      <w:divBdr>
        <w:top w:val="none" w:sz="0" w:space="0" w:color="auto"/>
        <w:left w:val="none" w:sz="0" w:space="0" w:color="auto"/>
        <w:bottom w:val="none" w:sz="0" w:space="0" w:color="auto"/>
        <w:right w:val="none" w:sz="0" w:space="0" w:color="auto"/>
      </w:divBdr>
    </w:div>
    <w:div w:id="748846324">
      <w:bodyDiv w:val="1"/>
      <w:marLeft w:val="0"/>
      <w:marRight w:val="0"/>
      <w:marTop w:val="0"/>
      <w:marBottom w:val="0"/>
      <w:divBdr>
        <w:top w:val="none" w:sz="0" w:space="0" w:color="auto"/>
        <w:left w:val="none" w:sz="0" w:space="0" w:color="auto"/>
        <w:bottom w:val="none" w:sz="0" w:space="0" w:color="auto"/>
        <w:right w:val="none" w:sz="0" w:space="0" w:color="auto"/>
      </w:divBdr>
    </w:div>
    <w:div w:id="750471186">
      <w:bodyDiv w:val="1"/>
      <w:marLeft w:val="0"/>
      <w:marRight w:val="0"/>
      <w:marTop w:val="0"/>
      <w:marBottom w:val="0"/>
      <w:divBdr>
        <w:top w:val="none" w:sz="0" w:space="0" w:color="auto"/>
        <w:left w:val="none" w:sz="0" w:space="0" w:color="auto"/>
        <w:bottom w:val="none" w:sz="0" w:space="0" w:color="auto"/>
        <w:right w:val="none" w:sz="0" w:space="0" w:color="auto"/>
      </w:divBdr>
    </w:div>
    <w:div w:id="751394302">
      <w:bodyDiv w:val="1"/>
      <w:marLeft w:val="0"/>
      <w:marRight w:val="0"/>
      <w:marTop w:val="0"/>
      <w:marBottom w:val="0"/>
      <w:divBdr>
        <w:top w:val="none" w:sz="0" w:space="0" w:color="auto"/>
        <w:left w:val="none" w:sz="0" w:space="0" w:color="auto"/>
        <w:bottom w:val="none" w:sz="0" w:space="0" w:color="auto"/>
        <w:right w:val="none" w:sz="0" w:space="0" w:color="auto"/>
      </w:divBdr>
    </w:div>
    <w:div w:id="751585655">
      <w:bodyDiv w:val="1"/>
      <w:marLeft w:val="0"/>
      <w:marRight w:val="0"/>
      <w:marTop w:val="0"/>
      <w:marBottom w:val="0"/>
      <w:divBdr>
        <w:top w:val="none" w:sz="0" w:space="0" w:color="auto"/>
        <w:left w:val="none" w:sz="0" w:space="0" w:color="auto"/>
        <w:bottom w:val="none" w:sz="0" w:space="0" w:color="auto"/>
        <w:right w:val="none" w:sz="0" w:space="0" w:color="auto"/>
      </w:divBdr>
    </w:div>
    <w:div w:id="752434970">
      <w:bodyDiv w:val="1"/>
      <w:marLeft w:val="0"/>
      <w:marRight w:val="0"/>
      <w:marTop w:val="0"/>
      <w:marBottom w:val="0"/>
      <w:divBdr>
        <w:top w:val="none" w:sz="0" w:space="0" w:color="auto"/>
        <w:left w:val="none" w:sz="0" w:space="0" w:color="auto"/>
        <w:bottom w:val="none" w:sz="0" w:space="0" w:color="auto"/>
        <w:right w:val="none" w:sz="0" w:space="0" w:color="auto"/>
      </w:divBdr>
    </w:div>
    <w:div w:id="753093098">
      <w:bodyDiv w:val="1"/>
      <w:marLeft w:val="0"/>
      <w:marRight w:val="0"/>
      <w:marTop w:val="0"/>
      <w:marBottom w:val="0"/>
      <w:divBdr>
        <w:top w:val="none" w:sz="0" w:space="0" w:color="auto"/>
        <w:left w:val="none" w:sz="0" w:space="0" w:color="auto"/>
        <w:bottom w:val="none" w:sz="0" w:space="0" w:color="auto"/>
        <w:right w:val="none" w:sz="0" w:space="0" w:color="auto"/>
      </w:divBdr>
    </w:div>
    <w:div w:id="753362465">
      <w:bodyDiv w:val="1"/>
      <w:marLeft w:val="0"/>
      <w:marRight w:val="0"/>
      <w:marTop w:val="0"/>
      <w:marBottom w:val="0"/>
      <w:divBdr>
        <w:top w:val="none" w:sz="0" w:space="0" w:color="auto"/>
        <w:left w:val="none" w:sz="0" w:space="0" w:color="auto"/>
        <w:bottom w:val="none" w:sz="0" w:space="0" w:color="auto"/>
        <w:right w:val="none" w:sz="0" w:space="0" w:color="auto"/>
      </w:divBdr>
    </w:div>
    <w:div w:id="754789001">
      <w:bodyDiv w:val="1"/>
      <w:marLeft w:val="0"/>
      <w:marRight w:val="0"/>
      <w:marTop w:val="0"/>
      <w:marBottom w:val="0"/>
      <w:divBdr>
        <w:top w:val="none" w:sz="0" w:space="0" w:color="auto"/>
        <w:left w:val="none" w:sz="0" w:space="0" w:color="auto"/>
        <w:bottom w:val="none" w:sz="0" w:space="0" w:color="auto"/>
        <w:right w:val="none" w:sz="0" w:space="0" w:color="auto"/>
      </w:divBdr>
    </w:div>
    <w:div w:id="755322139">
      <w:bodyDiv w:val="1"/>
      <w:marLeft w:val="0"/>
      <w:marRight w:val="0"/>
      <w:marTop w:val="0"/>
      <w:marBottom w:val="0"/>
      <w:divBdr>
        <w:top w:val="none" w:sz="0" w:space="0" w:color="auto"/>
        <w:left w:val="none" w:sz="0" w:space="0" w:color="auto"/>
        <w:bottom w:val="none" w:sz="0" w:space="0" w:color="auto"/>
        <w:right w:val="none" w:sz="0" w:space="0" w:color="auto"/>
      </w:divBdr>
    </w:div>
    <w:div w:id="755438024">
      <w:bodyDiv w:val="1"/>
      <w:marLeft w:val="0"/>
      <w:marRight w:val="0"/>
      <w:marTop w:val="0"/>
      <w:marBottom w:val="0"/>
      <w:divBdr>
        <w:top w:val="none" w:sz="0" w:space="0" w:color="auto"/>
        <w:left w:val="none" w:sz="0" w:space="0" w:color="auto"/>
        <w:bottom w:val="none" w:sz="0" w:space="0" w:color="auto"/>
        <w:right w:val="none" w:sz="0" w:space="0" w:color="auto"/>
      </w:divBdr>
    </w:div>
    <w:div w:id="757019336">
      <w:bodyDiv w:val="1"/>
      <w:marLeft w:val="0"/>
      <w:marRight w:val="0"/>
      <w:marTop w:val="0"/>
      <w:marBottom w:val="0"/>
      <w:divBdr>
        <w:top w:val="none" w:sz="0" w:space="0" w:color="auto"/>
        <w:left w:val="none" w:sz="0" w:space="0" w:color="auto"/>
        <w:bottom w:val="none" w:sz="0" w:space="0" w:color="auto"/>
        <w:right w:val="none" w:sz="0" w:space="0" w:color="auto"/>
      </w:divBdr>
    </w:div>
    <w:div w:id="757334575">
      <w:bodyDiv w:val="1"/>
      <w:marLeft w:val="0"/>
      <w:marRight w:val="0"/>
      <w:marTop w:val="0"/>
      <w:marBottom w:val="0"/>
      <w:divBdr>
        <w:top w:val="none" w:sz="0" w:space="0" w:color="auto"/>
        <w:left w:val="none" w:sz="0" w:space="0" w:color="auto"/>
        <w:bottom w:val="none" w:sz="0" w:space="0" w:color="auto"/>
        <w:right w:val="none" w:sz="0" w:space="0" w:color="auto"/>
      </w:divBdr>
    </w:div>
    <w:div w:id="757404439">
      <w:bodyDiv w:val="1"/>
      <w:marLeft w:val="0"/>
      <w:marRight w:val="0"/>
      <w:marTop w:val="0"/>
      <w:marBottom w:val="0"/>
      <w:divBdr>
        <w:top w:val="none" w:sz="0" w:space="0" w:color="auto"/>
        <w:left w:val="none" w:sz="0" w:space="0" w:color="auto"/>
        <w:bottom w:val="none" w:sz="0" w:space="0" w:color="auto"/>
        <w:right w:val="none" w:sz="0" w:space="0" w:color="auto"/>
      </w:divBdr>
    </w:div>
    <w:div w:id="760027716">
      <w:bodyDiv w:val="1"/>
      <w:marLeft w:val="0"/>
      <w:marRight w:val="0"/>
      <w:marTop w:val="0"/>
      <w:marBottom w:val="0"/>
      <w:divBdr>
        <w:top w:val="none" w:sz="0" w:space="0" w:color="auto"/>
        <w:left w:val="none" w:sz="0" w:space="0" w:color="auto"/>
        <w:bottom w:val="none" w:sz="0" w:space="0" w:color="auto"/>
        <w:right w:val="none" w:sz="0" w:space="0" w:color="auto"/>
      </w:divBdr>
    </w:div>
    <w:div w:id="760293885">
      <w:bodyDiv w:val="1"/>
      <w:marLeft w:val="0"/>
      <w:marRight w:val="0"/>
      <w:marTop w:val="0"/>
      <w:marBottom w:val="0"/>
      <w:divBdr>
        <w:top w:val="none" w:sz="0" w:space="0" w:color="auto"/>
        <w:left w:val="none" w:sz="0" w:space="0" w:color="auto"/>
        <w:bottom w:val="none" w:sz="0" w:space="0" w:color="auto"/>
        <w:right w:val="none" w:sz="0" w:space="0" w:color="auto"/>
      </w:divBdr>
    </w:div>
    <w:div w:id="760294291">
      <w:bodyDiv w:val="1"/>
      <w:marLeft w:val="0"/>
      <w:marRight w:val="0"/>
      <w:marTop w:val="0"/>
      <w:marBottom w:val="0"/>
      <w:divBdr>
        <w:top w:val="none" w:sz="0" w:space="0" w:color="auto"/>
        <w:left w:val="none" w:sz="0" w:space="0" w:color="auto"/>
        <w:bottom w:val="none" w:sz="0" w:space="0" w:color="auto"/>
        <w:right w:val="none" w:sz="0" w:space="0" w:color="auto"/>
      </w:divBdr>
    </w:div>
    <w:div w:id="764426823">
      <w:bodyDiv w:val="1"/>
      <w:marLeft w:val="0"/>
      <w:marRight w:val="0"/>
      <w:marTop w:val="0"/>
      <w:marBottom w:val="0"/>
      <w:divBdr>
        <w:top w:val="none" w:sz="0" w:space="0" w:color="auto"/>
        <w:left w:val="none" w:sz="0" w:space="0" w:color="auto"/>
        <w:bottom w:val="none" w:sz="0" w:space="0" w:color="auto"/>
        <w:right w:val="none" w:sz="0" w:space="0" w:color="auto"/>
      </w:divBdr>
    </w:div>
    <w:div w:id="766266520">
      <w:bodyDiv w:val="1"/>
      <w:marLeft w:val="0"/>
      <w:marRight w:val="0"/>
      <w:marTop w:val="0"/>
      <w:marBottom w:val="0"/>
      <w:divBdr>
        <w:top w:val="none" w:sz="0" w:space="0" w:color="auto"/>
        <w:left w:val="none" w:sz="0" w:space="0" w:color="auto"/>
        <w:bottom w:val="none" w:sz="0" w:space="0" w:color="auto"/>
        <w:right w:val="none" w:sz="0" w:space="0" w:color="auto"/>
      </w:divBdr>
    </w:div>
    <w:div w:id="767121195">
      <w:bodyDiv w:val="1"/>
      <w:marLeft w:val="0"/>
      <w:marRight w:val="0"/>
      <w:marTop w:val="0"/>
      <w:marBottom w:val="0"/>
      <w:divBdr>
        <w:top w:val="none" w:sz="0" w:space="0" w:color="auto"/>
        <w:left w:val="none" w:sz="0" w:space="0" w:color="auto"/>
        <w:bottom w:val="none" w:sz="0" w:space="0" w:color="auto"/>
        <w:right w:val="none" w:sz="0" w:space="0" w:color="auto"/>
      </w:divBdr>
    </w:div>
    <w:div w:id="769201341">
      <w:bodyDiv w:val="1"/>
      <w:marLeft w:val="0"/>
      <w:marRight w:val="0"/>
      <w:marTop w:val="0"/>
      <w:marBottom w:val="0"/>
      <w:divBdr>
        <w:top w:val="none" w:sz="0" w:space="0" w:color="auto"/>
        <w:left w:val="none" w:sz="0" w:space="0" w:color="auto"/>
        <w:bottom w:val="none" w:sz="0" w:space="0" w:color="auto"/>
        <w:right w:val="none" w:sz="0" w:space="0" w:color="auto"/>
      </w:divBdr>
    </w:div>
    <w:div w:id="771705564">
      <w:bodyDiv w:val="1"/>
      <w:marLeft w:val="0"/>
      <w:marRight w:val="0"/>
      <w:marTop w:val="0"/>
      <w:marBottom w:val="0"/>
      <w:divBdr>
        <w:top w:val="none" w:sz="0" w:space="0" w:color="auto"/>
        <w:left w:val="none" w:sz="0" w:space="0" w:color="auto"/>
        <w:bottom w:val="none" w:sz="0" w:space="0" w:color="auto"/>
        <w:right w:val="none" w:sz="0" w:space="0" w:color="auto"/>
      </w:divBdr>
    </w:div>
    <w:div w:id="772091163">
      <w:bodyDiv w:val="1"/>
      <w:marLeft w:val="0"/>
      <w:marRight w:val="0"/>
      <w:marTop w:val="0"/>
      <w:marBottom w:val="0"/>
      <w:divBdr>
        <w:top w:val="none" w:sz="0" w:space="0" w:color="auto"/>
        <w:left w:val="none" w:sz="0" w:space="0" w:color="auto"/>
        <w:bottom w:val="none" w:sz="0" w:space="0" w:color="auto"/>
        <w:right w:val="none" w:sz="0" w:space="0" w:color="auto"/>
      </w:divBdr>
    </w:div>
    <w:div w:id="775294955">
      <w:bodyDiv w:val="1"/>
      <w:marLeft w:val="0"/>
      <w:marRight w:val="0"/>
      <w:marTop w:val="0"/>
      <w:marBottom w:val="0"/>
      <w:divBdr>
        <w:top w:val="none" w:sz="0" w:space="0" w:color="auto"/>
        <w:left w:val="none" w:sz="0" w:space="0" w:color="auto"/>
        <w:bottom w:val="none" w:sz="0" w:space="0" w:color="auto"/>
        <w:right w:val="none" w:sz="0" w:space="0" w:color="auto"/>
      </w:divBdr>
    </w:div>
    <w:div w:id="775447253">
      <w:bodyDiv w:val="1"/>
      <w:marLeft w:val="0"/>
      <w:marRight w:val="0"/>
      <w:marTop w:val="0"/>
      <w:marBottom w:val="0"/>
      <w:divBdr>
        <w:top w:val="none" w:sz="0" w:space="0" w:color="auto"/>
        <w:left w:val="none" w:sz="0" w:space="0" w:color="auto"/>
        <w:bottom w:val="none" w:sz="0" w:space="0" w:color="auto"/>
        <w:right w:val="none" w:sz="0" w:space="0" w:color="auto"/>
      </w:divBdr>
    </w:div>
    <w:div w:id="777064455">
      <w:bodyDiv w:val="1"/>
      <w:marLeft w:val="0"/>
      <w:marRight w:val="0"/>
      <w:marTop w:val="0"/>
      <w:marBottom w:val="0"/>
      <w:divBdr>
        <w:top w:val="none" w:sz="0" w:space="0" w:color="auto"/>
        <w:left w:val="none" w:sz="0" w:space="0" w:color="auto"/>
        <w:bottom w:val="none" w:sz="0" w:space="0" w:color="auto"/>
        <w:right w:val="none" w:sz="0" w:space="0" w:color="auto"/>
      </w:divBdr>
    </w:div>
    <w:div w:id="779950837">
      <w:bodyDiv w:val="1"/>
      <w:marLeft w:val="0"/>
      <w:marRight w:val="0"/>
      <w:marTop w:val="0"/>
      <w:marBottom w:val="0"/>
      <w:divBdr>
        <w:top w:val="none" w:sz="0" w:space="0" w:color="auto"/>
        <w:left w:val="none" w:sz="0" w:space="0" w:color="auto"/>
        <w:bottom w:val="none" w:sz="0" w:space="0" w:color="auto"/>
        <w:right w:val="none" w:sz="0" w:space="0" w:color="auto"/>
      </w:divBdr>
    </w:div>
    <w:div w:id="780300735">
      <w:bodyDiv w:val="1"/>
      <w:marLeft w:val="0"/>
      <w:marRight w:val="0"/>
      <w:marTop w:val="0"/>
      <w:marBottom w:val="0"/>
      <w:divBdr>
        <w:top w:val="none" w:sz="0" w:space="0" w:color="auto"/>
        <w:left w:val="none" w:sz="0" w:space="0" w:color="auto"/>
        <w:bottom w:val="none" w:sz="0" w:space="0" w:color="auto"/>
        <w:right w:val="none" w:sz="0" w:space="0" w:color="auto"/>
      </w:divBdr>
    </w:div>
    <w:div w:id="780997754">
      <w:bodyDiv w:val="1"/>
      <w:marLeft w:val="0"/>
      <w:marRight w:val="0"/>
      <w:marTop w:val="0"/>
      <w:marBottom w:val="0"/>
      <w:divBdr>
        <w:top w:val="none" w:sz="0" w:space="0" w:color="auto"/>
        <w:left w:val="none" w:sz="0" w:space="0" w:color="auto"/>
        <w:bottom w:val="none" w:sz="0" w:space="0" w:color="auto"/>
        <w:right w:val="none" w:sz="0" w:space="0" w:color="auto"/>
      </w:divBdr>
    </w:div>
    <w:div w:id="784424171">
      <w:bodyDiv w:val="1"/>
      <w:marLeft w:val="0"/>
      <w:marRight w:val="0"/>
      <w:marTop w:val="0"/>
      <w:marBottom w:val="0"/>
      <w:divBdr>
        <w:top w:val="none" w:sz="0" w:space="0" w:color="auto"/>
        <w:left w:val="none" w:sz="0" w:space="0" w:color="auto"/>
        <w:bottom w:val="none" w:sz="0" w:space="0" w:color="auto"/>
        <w:right w:val="none" w:sz="0" w:space="0" w:color="auto"/>
      </w:divBdr>
    </w:div>
    <w:div w:id="784471940">
      <w:bodyDiv w:val="1"/>
      <w:marLeft w:val="0"/>
      <w:marRight w:val="0"/>
      <w:marTop w:val="0"/>
      <w:marBottom w:val="0"/>
      <w:divBdr>
        <w:top w:val="none" w:sz="0" w:space="0" w:color="auto"/>
        <w:left w:val="none" w:sz="0" w:space="0" w:color="auto"/>
        <w:bottom w:val="none" w:sz="0" w:space="0" w:color="auto"/>
        <w:right w:val="none" w:sz="0" w:space="0" w:color="auto"/>
      </w:divBdr>
    </w:div>
    <w:div w:id="784688799">
      <w:bodyDiv w:val="1"/>
      <w:marLeft w:val="0"/>
      <w:marRight w:val="0"/>
      <w:marTop w:val="0"/>
      <w:marBottom w:val="0"/>
      <w:divBdr>
        <w:top w:val="none" w:sz="0" w:space="0" w:color="auto"/>
        <w:left w:val="none" w:sz="0" w:space="0" w:color="auto"/>
        <w:bottom w:val="none" w:sz="0" w:space="0" w:color="auto"/>
        <w:right w:val="none" w:sz="0" w:space="0" w:color="auto"/>
      </w:divBdr>
    </w:div>
    <w:div w:id="785776806">
      <w:bodyDiv w:val="1"/>
      <w:marLeft w:val="0"/>
      <w:marRight w:val="0"/>
      <w:marTop w:val="0"/>
      <w:marBottom w:val="0"/>
      <w:divBdr>
        <w:top w:val="none" w:sz="0" w:space="0" w:color="auto"/>
        <w:left w:val="none" w:sz="0" w:space="0" w:color="auto"/>
        <w:bottom w:val="none" w:sz="0" w:space="0" w:color="auto"/>
        <w:right w:val="none" w:sz="0" w:space="0" w:color="auto"/>
      </w:divBdr>
    </w:div>
    <w:div w:id="787162897">
      <w:bodyDiv w:val="1"/>
      <w:marLeft w:val="0"/>
      <w:marRight w:val="0"/>
      <w:marTop w:val="0"/>
      <w:marBottom w:val="0"/>
      <w:divBdr>
        <w:top w:val="none" w:sz="0" w:space="0" w:color="auto"/>
        <w:left w:val="none" w:sz="0" w:space="0" w:color="auto"/>
        <w:bottom w:val="none" w:sz="0" w:space="0" w:color="auto"/>
        <w:right w:val="none" w:sz="0" w:space="0" w:color="auto"/>
      </w:divBdr>
    </w:div>
    <w:div w:id="789668143">
      <w:bodyDiv w:val="1"/>
      <w:marLeft w:val="0"/>
      <w:marRight w:val="0"/>
      <w:marTop w:val="0"/>
      <w:marBottom w:val="0"/>
      <w:divBdr>
        <w:top w:val="none" w:sz="0" w:space="0" w:color="auto"/>
        <w:left w:val="none" w:sz="0" w:space="0" w:color="auto"/>
        <w:bottom w:val="none" w:sz="0" w:space="0" w:color="auto"/>
        <w:right w:val="none" w:sz="0" w:space="0" w:color="auto"/>
      </w:divBdr>
    </w:div>
    <w:div w:id="791292139">
      <w:bodyDiv w:val="1"/>
      <w:marLeft w:val="0"/>
      <w:marRight w:val="0"/>
      <w:marTop w:val="0"/>
      <w:marBottom w:val="0"/>
      <w:divBdr>
        <w:top w:val="none" w:sz="0" w:space="0" w:color="auto"/>
        <w:left w:val="none" w:sz="0" w:space="0" w:color="auto"/>
        <w:bottom w:val="none" w:sz="0" w:space="0" w:color="auto"/>
        <w:right w:val="none" w:sz="0" w:space="0" w:color="auto"/>
      </w:divBdr>
    </w:div>
    <w:div w:id="791554673">
      <w:bodyDiv w:val="1"/>
      <w:marLeft w:val="0"/>
      <w:marRight w:val="0"/>
      <w:marTop w:val="0"/>
      <w:marBottom w:val="0"/>
      <w:divBdr>
        <w:top w:val="none" w:sz="0" w:space="0" w:color="auto"/>
        <w:left w:val="none" w:sz="0" w:space="0" w:color="auto"/>
        <w:bottom w:val="none" w:sz="0" w:space="0" w:color="auto"/>
        <w:right w:val="none" w:sz="0" w:space="0" w:color="auto"/>
      </w:divBdr>
    </w:div>
    <w:div w:id="792022174">
      <w:bodyDiv w:val="1"/>
      <w:marLeft w:val="0"/>
      <w:marRight w:val="0"/>
      <w:marTop w:val="0"/>
      <w:marBottom w:val="0"/>
      <w:divBdr>
        <w:top w:val="none" w:sz="0" w:space="0" w:color="auto"/>
        <w:left w:val="none" w:sz="0" w:space="0" w:color="auto"/>
        <w:bottom w:val="none" w:sz="0" w:space="0" w:color="auto"/>
        <w:right w:val="none" w:sz="0" w:space="0" w:color="auto"/>
      </w:divBdr>
    </w:div>
    <w:div w:id="793206795">
      <w:bodyDiv w:val="1"/>
      <w:marLeft w:val="0"/>
      <w:marRight w:val="0"/>
      <w:marTop w:val="0"/>
      <w:marBottom w:val="0"/>
      <w:divBdr>
        <w:top w:val="none" w:sz="0" w:space="0" w:color="auto"/>
        <w:left w:val="none" w:sz="0" w:space="0" w:color="auto"/>
        <w:bottom w:val="none" w:sz="0" w:space="0" w:color="auto"/>
        <w:right w:val="none" w:sz="0" w:space="0" w:color="auto"/>
      </w:divBdr>
    </w:div>
    <w:div w:id="793907569">
      <w:bodyDiv w:val="1"/>
      <w:marLeft w:val="0"/>
      <w:marRight w:val="0"/>
      <w:marTop w:val="0"/>
      <w:marBottom w:val="0"/>
      <w:divBdr>
        <w:top w:val="none" w:sz="0" w:space="0" w:color="auto"/>
        <w:left w:val="none" w:sz="0" w:space="0" w:color="auto"/>
        <w:bottom w:val="none" w:sz="0" w:space="0" w:color="auto"/>
        <w:right w:val="none" w:sz="0" w:space="0" w:color="auto"/>
      </w:divBdr>
    </w:div>
    <w:div w:id="795179893">
      <w:bodyDiv w:val="1"/>
      <w:marLeft w:val="0"/>
      <w:marRight w:val="0"/>
      <w:marTop w:val="0"/>
      <w:marBottom w:val="0"/>
      <w:divBdr>
        <w:top w:val="none" w:sz="0" w:space="0" w:color="auto"/>
        <w:left w:val="none" w:sz="0" w:space="0" w:color="auto"/>
        <w:bottom w:val="none" w:sz="0" w:space="0" w:color="auto"/>
        <w:right w:val="none" w:sz="0" w:space="0" w:color="auto"/>
      </w:divBdr>
    </w:div>
    <w:div w:id="796264684">
      <w:bodyDiv w:val="1"/>
      <w:marLeft w:val="0"/>
      <w:marRight w:val="0"/>
      <w:marTop w:val="0"/>
      <w:marBottom w:val="0"/>
      <w:divBdr>
        <w:top w:val="none" w:sz="0" w:space="0" w:color="auto"/>
        <w:left w:val="none" w:sz="0" w:space="0" w:color="auto"/>
        <w:bottom w:val="none" w:sz="0" w:space="0" w:color="auto"/>
        <w:right w:val="none" w:sz="0" w:space="0" w:color="auto"/>
      </w:divBdr>
    </w:div>
    <w:div w:id="796993955">
      <w:bodyDiv w:val="1"/>
      <w:marLeft w:val="0"/>
      <w:marRight w:val="0"/>
      <w:marTop w:val="0"/>
      <w:marBottom w:val="0"/>
      <w:divBdr>
        <w:top w:val="none" w:sz="0" w:space="0" w:color="auto"/>
        <w:left w:val="none" w:sz="0" w:space="0" w:color="auto"/>
        <w:bottom w:val="none" w:sz="0" w:space="0" w:color="auto"/>
        <w:right w:val="none" w:sz="0" w:space="0" w:color="auto"/>
      </w:divBdr>
    </w:div>
    <w:div w:id="797063627">
      <w:bodyDiv w:val="1"/>
      <w:marLeft w:val="0"/>
      <w:marRight w:val="0"/>
      <w:marTop w:val="0"/>
      <w:marBottom w:val="0"/>
      <w:divBdr>
        <w:top w:val="none" w:sz="0" w:space="0" w:color="auto"/>
        <w:left w:val="none" w:sz="0" w:space="0" w:color="auto"/>
        <w:bottom w:val="none" w:sz="0" w:space="0" w:color="auto"/>
        <w:right w:val="none" w:sz="0" w:space="0" w:color="auto"/>
      </w:divBdr>
    </w:div>
    <w:div w:id="797138612">
      <w:bodyDiv w:val="1"/>
      <w:marLeft w:val="0"/>
      <w:marRight w:val="0"/>
      <w:marTop w:val="0"/>
      <w:marBottom w:val="0"/>
      <w:divBdr>
        <w:top w:val="none" w:sz="0" w:space="0" w:color="auto"/>
        <w:left w:val="none" w:sz="0" w:space="0" w:color="auto"/>
        <w:bottom w:val="none" w:sz="0" w:space="0" w:color="auto"/>
        <w:right w:val="none" w:sz="0" w:space="0" w:color="auto"/>
      </w:divBdr>
    </w:div>
    <w:div w:id="799566383">
      <w:bodyDiv w:val="1"/>
      <w:marLeft w:val="0"/>
      <w:marRight w:val="0"/>
      <w:marTop w:val="0"/>
      <w:marBottom w:val="0"/>
      <w:divBdr>
        <w:top w:val="none" w:sz="0" w:space="0" w:color="auto"/>
        <w:left w:val="none" w:sz="0" w:space="0" w:color="auto"/>
        <w:bottom w:val="none" w:sz="0" w:space="0" w:color="auto"/>
        <w:right w:val="none" w:sz="0" w:space="0" w:color="auto"/>
      </w:divBdr>
    </w:div>
    <w:div w:id="799612693">
      <w:bodyDiv w:val="1"/>
      <w:marLeft w:val="0"/>
      <w:marRight w:val="0"/>
      <w:marTop w:val="0"/>
      <w:marBottom w:val="0"/>
      <w:divBdr>
        <w:top w:val="none" w:sz="0" w:space="0" w:color="auto"/>
        <w:left w:val="none" w:sz="0" w:space="0" w:color="auto"/>
        <w:bottom w:val="none" w:sz="0" w:space="0" w:color="auto"/>
        <w:right w:val="none" w:sz="0" w:space="0" w:color="auto"/>
      </w:divBdr>
    </w:div>
    <w:div w:id="799882548">
      <w:bodyDiv w:val="1"/>
      <w:marLeft w:val="0"/>
      <w:marRight w:val="0"/>
      <w:marTop w:val="0"/>
      <w:marBottom w:val="0"/>
      <w:divBdr>
        <w:top w:val="none" w:sz="0" w:space="0" w:color="auto"/>
        <w:left w:val="none" w:sz="0" w:space="0" w:color="auto"/>
        <w:bottom w:val="none" w:sz="0" w:space="0" w:color="auto"/>
        <w:right w:val="none" w:sz="0" w:space="0" w:color="auto"/>
      </w:divBdr>
    </w:div>
    <w:div w:id="800269062">
      <w:bodyDiv w:val="1"/>
      <w:marLeft w:val="0"/>
      <w:marRight w:val="0"/>
      <w:marTop w:val="0"/>
      <w:marBottom w:val="0"/>
      <w:divBdr>
        <w:top w:val="none" w:sz="0" w:space="0" w:color="auto"/>
        <w:left w:val="none" w:sz="0" w:space="0" w:color="auto"/>
        <w:bottom w:val="none" w:sz="0" w:space="0" w:color="auto"/>
        <w:right w:val="none" w:sz="0" w:space="0" w:color="auto"/>
      </w:divBdr>
    </w:div>
    <w:div w:id="801075881">
      <w:bodyDiv w:val="1"/>
      <w:marLeft w:val="0"/>
      <w:marRight w:val="0"/>
      <w:marTop w:val="0"/>
      <w:marBottom w:val="0"/>
      <w:divBdr>
        <w:top w:val="none" w:sz="0" w:space="0" w:color="auto"/>
        <w:left w:val="none" w:sz="0" w:space="0" w:color="auto"/>
        <w:bottom w:val="none" w:sz="0" w:space="0" w:color="auto"/>
        <w:right w:val="none" w:sz="0" w:space="0" w:color="auto"/>
      </w:divBdr>
    </w:div>
    <w:div w:id="801773070">
      <w:bodyDiv w:val="1"/>
      <w:marLeft w:val="0"/>
      <w:marRight w:val="0"/>
      <w:marTop w:val="0"/>
      <w:marBottom w:val="0"/>
      <w:divBdr>
        <w:top w:val="none" w:sz="0" w:space="0" w:color="auto"/>
        <w:left w:val="none" w:sz="0" w:space="0" w:color="auto"/>
        <w:bottom w:val="none" w:sz="0" w:space="0" w:color="auto"/>
        <w:right w:val="none" w:sz="0" w:space="0" w:color="auto"/>
      </w:divBdr>
    </w:div>
    <w:div w:id="803699610">
      <w:bodyDiv w:val="1"/>
      <w:marLeft w:val="0"/>
      <w:marRight w:val="0"/>
      <w:marTop w:val="0"/>
      <w:marBottom w:val="0"/>
      <w:divBdr>
        <w:top w:val="none" w:sz="0" w:space="0" w:color="auto"/>
        <w:left w:val="none" w:sz="0" w:space="0" w:color="auto"/>
        <w:bottom w:val="none" w:sz="0" w:space="0" w:color="auto"/>
        <w:right w:val="none" w:sz="0" w:space="0" w:color="auto"/>
      </w:divBdr>
    </w:div>
    <w:div w:id="804932995">
      <w:bodyDiv w:val="1"/>
      <w:marLeft w:val="0"/>
      <w:marRight w:val="0"/>
      <w:marTop w:val="0"/>
      <w:marBottom w:val="0"/>
      <w:divBdr>
        <w:top w:val="none" w:sz="0" w:space="0" w:color="auto"/>
        <w:left w:val="none" w:sz="0" w:space="0" w:color="auto"/>
        <w:bottom w:val="none" w:sz="0" w:space="0" w:color="auto"/>
        <w:right w:val="none" w:sz="0" w:space="0" w:color="auto"/>
      </w:divBdr>
    </w:div>
    <w:div w:id="805050069">
      <w:bodyDiv w:val="1"/>
      <w:marLeft w:val="0"/>
      <w:marRight w:val="0"/>
      <w:marTop w:val="0"/>
      <w:marBottom w:val="0"/>
      <w:divBdr>
        <w:top w:val="none" w:sz="0" w:space="0" w:color="auto"/>
        <w:left w:val="none" w:sz="0" w:space="0" w:color="auto"/>
        <w:bottom w:val="none" w:sz="0" w:space="0" w:color="auto"/>
        <w:right w:val="none" w:sz="0" w:space="0" w:color="auto"/>
      </w:divBdr>
    </w:div>
    <w:div w:id="806123501">
      <w:bodyDiv w:val="1"/>
      <w:marLeft w:val="0"/>
      <w:marRight w:val="0"/>
      <w:marTop w:val="0"/>
      <w:marBottom w:val="0"/>
      <w:divBdr>
        <w:top w:val="none" w:sz="0" w:space="0" w:color="auto"/>
        <w:left w:val="none" w:sz="0" w:space="0" w:color="auto"/>
        <w:bottom w:val="none" w:sz="0" w:space="0" w:color="auto"/>
        <w:right w:val="none" w:sz="0" w:space="0" w:color="auto"/>
      </w:divBdr>
    </w:div>
    <w:div w:id="806822186">
      <w:bodyDiv w:val="1"/>
      <w:marLeft w:val="0"/>
      <w:marRight w:val="0"/>
      <w:marTop w:val="0"/>
      <w:marBottom w:val="0"/>
      <w:divBdr>
        <w:top w:val="none" w:sz="0" w:space="0" w:color="auto"/>
        <w:left w:val="none" w:sz="0" w:space="0" w:color="auto"/>
        <w:bottom w:val="none" w:sz="0" w:space="0" w:color="auto"/>
        <w:right w:val="none" w:sz="0" w:space="0" w:color="auto"/>
      </w:divBdr>
    </w:div>
    <w:div w:id="807476012">
      <w:bodyDiv w:val="1"/>
      <w:marLeft w:val="0"/>
      <w:marRight w:val="0"/>
      <w:marTop w:val="0"/>
      <w:marBottom w:val="0"/>
      <w:divBdr>
        <w:top w:val="none" w:sz="0" w:space="0" w:color="auto"/>
        <w:left w:val="none" w:sz="0" w:space="0" w:color="auto"/>
        <w:bottom w:val="none" w:sz="0" w:space="0" w:color="auto"/>
        <w:right w:val="none" w:sz="0" w:space="0" w:color="auto"/>
      </w:divBdr>
    </w:div>
    <w:div w:id="810102700">
      <w:bodyDiv w:val="1"/>
      <w:marLeft w:val="0"/>
      <w:marRight w:val="0"/>
      <w:marTop w:val="0"/>
      <w:marBottom w:val="0"/>
      <w:divBdr>
        <w:top w:val="none" w:sz="0" w:space="0" w:color="auto"/>
        <w:left w:val="none" w:sz="0" w:space="0" w:color="auto"/>
        <w:bottom w:val="none" w:sz="0" w:space="0" w:color="auto"/>
        <w:right w:val="none" w:sz="0" w:space="0" w:color="auto"/>
      </w:divBdr>
    </w:div>
    <w:div w:id="810489156">
      <w:bodyDiv w:val="1"/>
      <w:marLeft w:val="0"/>
      <w:marRight w:val="0"/>
      <w:marTop w:val="0"/>
      <w:marBottom w:val="0"/>
      <w:divBdr>
        <w:top w:val="none" w:sz="0" w:space="0" w:color="auto"/>
        <w:left w:val="none" w:sz="0" w:space="0" w:color="auto"/>
        <w:bottom w:val="none" w:sz="0" w:space="0" w:color="auto"/>
        <w:right w:val="none" w:sz="0" w:space="0" w:color="auto"/>
      </w:divBdr>
    </w:div>
    <w:div w:id="810824636">
      <w:bodyDiv w:val="1"/>
      <w:marLeft w:val="0"/>
      <w:marRight w:val="0"/>
      <w:marTop w:val="0"/>
      <w:marBottom w:val="0"/>
      <w:divBdr>
        <w:top w:val="none" w:sz="0" w:space="0" w:color="auto"/>
        <w:left w:val="none" w:sz="0" w:space="0" w:color="auto"/>
        <w:bottom w:val="none" w:sz="0" w:space="0" w:color="auto"/>
        <w:right w:val="none" w:sz="0" w:space="0" w:color="auto"/>
      </w:divBdr>
    </w:div>
    <w:div w:id="811403692">
      <w:bodyDiv w:val="1"/>
      <w:marLeft w:val="0"/>
      <w:marRight w:val="0"/>
      <w:marTop w:val="0"/>
      <w:marBottom w:val="0"/>
      <w:divBdr>
        <w:top w:val="none" w:sz="0" w:space="0" w:color="auto"/>
        <w:left w:val="none" w:sz="0" w:space="0" w:color="auto"/>
        <w:bottom w:val="none" w:sz="0" w:space="0" w:color="auto"/>
        <w:right w:val="none" w:sz="0" w:space="0" w:color="auto"/>
      </w:divBdr>
    </w:div>
    <w:div w:id="811561648">
      <w:bodyDiv w:val="1"/>
      <w:marLeft w:val="0"/>
      <w:marRight w:val="0"/>
      <w:marTop w:val="0"/>
      <w:marBottom w:val="0"/>
      <w:divBdr>
        <w:top w:val="none" w:sz="0" w:space="0" w:color="auto"/>
        <w:left w:val="none" w:sz="0" w:space="0" w:color="auto"/>
        <w:bottom w:val="none" w:sz="0" w:space="0" w:color="auto"/>
        <w:right w:val="none" w:sz="0" w:space="0" w:color="auto"/>
      </w:divBdr>
    </w:div>
    <w:div w:id="812063833">
      <w:bodyDiv w:val="1"/>
      <w:marLeft w:val="0"/>
      <w:marRight w:val="0"/>
      <w:marTop w:val="0"/>
      <w:marBottom w:val="0"/>
      <w:divBdr>
        <w:top w:val="none" w:sz="0" w:space="0" w:color="auto"/>
        <w:left w:val="none" w:sz="0" w:space="0" w:color="auto"/>
        <w:bottom w:val="none" w:sz="0" w:space="0" w:color="auto"/>
        <w:right w:val="none" w:sz="0" w:space="0" w:color="auto"/>
      </w:divBdr>
    </w:div>
    <w:div w:id="812717316">
      <w:bodyDiv w:val="1"/>
      <w:marLeft w:val="0"/>
      <w:marRight w:val="0"/>
      <w:marTop w:val="0"/>
      <w:marBottom w:val="0"/>
      <w:divBdr>
        <w:top w:val="none" w:sz="0" w:space="0" w:color="auto"/>
        <w:left w:val="none" w:sz="0" w:space="0" w:color="auto"/>
        <w:bottom w:val="none" w:sz="0" w:space="0" w:color="auto"/>
        <w:right w:val="none" w:sz="0" w:space="0" w:color="auto"/>
      </w:divBdr>
    </w:div>
    <w:div w:id="813522662">
      <w:bodyDiv w:val="1"/>
      <w:marLeft w:val="0"/>
      <w:marRight w:val="0"/>
      <w:marTop w:val="0"/>
      <w:marBottom w:val="0"/>
      <w:divBdr>
        <w:top w:val="none" w:sz="0" w:space="0" w:color="auto"/>
        <w:left w:val="none" w:sz="0" w:space="0" w:color="auto"/>
        <w:bottom w:val="none" w:sz="0" w:space="0" w:color="auto"/>
        <w:right w:val="none" w:sz="0" w:space="0" w:color="auto"/>
      </w:divBdr>
    </w:div>
    <w:div w:id="816801678">
      <w:bodyDiv w:val="1"/>
      <w:marLeft w:val="0"/>
      <w:marRight w:val="0"/>
      <w:marTop w:val="0"/>
      <w:marBottom w:val="0"/>
      <w:divBdr>
        <w:top w:val="none" w:sz="0" w:space="0" w:color="auto"/>
        <w:left w:val="none" w:sz="0" w:space="0" w:color="auto"/>
        <w:bottom w:val="none" w:sz="0" w:space="0" w:color="auto"/>
        <w:right w:val="none" w:sz="0" w:space="0" w:color="auto"/>
      </w:divBdr>
    </w:div>
    <w:div w:id="817188619">
      <w:bodyDiv w:val="1"/>
      <w:marLeft w:val="0"/>
      <w:marRight w:val="0"/>
      <w:marTop w:val="0"/>
      <w:marBottom w:val="0"/>
      <w:divBdr>
        <w:top w:val="none" w:sz="0" w:space="0" w:color="auto"/>
        <w:left w:val="none" w:sz="0" w:space="0" w:color="auto"/>
        <w:bottom w:val="none" w:sz="0" w:space="0" w:color="auto"/>
        <w:right w:val="none" w:sz="0" w:space="0" w:color="auto"/>
      </w:divBdr>
    </w:div>
    <w:div w:id="817379370">
      <w:bodyDiv w:val="1"/>
      <w:marLeft w:val="0"/>
      <w:marRight w:val="0"/>
      <w:marTop w:val="0"/>
      <w:marBottom w:val="0"/>
      <w:divBdr>
        <w:top w:val="none" w:sz="0" w:space="0" w:color="auto"/>
        <w:left w:val="none" w:sz="0" w:space="0" w:color="auto"/>
        <w:bottom w:val="none" w:sz="0" w:space="0" w:color="auto"/>
        <w:right w:val="none" w:sz="0" w:space="0" w:color="auto"/>
      </w:divBdr>
    </w:div>
    <w:div w:id="817696617">
      <w:bodyDiv w:val="1"/>
      <w:marLeft w:val="0"/>
      <w:marRight w:val="0"/>
      <w:marTop w:val="0"/>
      <w:marBottom w:val="0"/>
      <w:divBdr>
        <w:top w:val="none" w:sz="0" w:space="0" w:color="auto"/>
        <w:left w:val="none" w:sz="0" w:space="0" w:color="auto"/>
        <w:bottom w:val="none" w:sz="0" w:space="0" w:color="auto"/>
        <w:right w:val="none" w:sz="0" w:space="0" w:color="auto"/>
      </w:divBdr>
    </w:div>
    <w:div w:id="821115070">
      <w:bodyDiv w:val="1"/>
      <w:marLeft w:val="0"/>
      <w:marRight w:val="0"/>
      <w:marTop w:val="0"/>
      <w:marBottom w:val="0"/>
      <w:divBdr>
        <w:top w:val="none" w:sz="0" w:space="0" w:color="auto"/>
        <w:left w:val="none" w:sz="0" w:space="0" w:color="auto"/>
        <w:bottom w:val="none" w:sz="0" w:space="0" w:color="auto"/>
        <w:right w:val="none" w:sz="0" w:space="0" w:color="auto"/>
      </w:divBdr>
    </w:div>
    <w:div w:id="821241267">
      <w:bodyDiv w:val="1"/>
      <w:marLeft w:val="0"/>
      <w:marRight w:val="0"/>
      <w:marTop w:val="0"/>
      <w:marBottom w:val="0"/>
      <w:divBdr>
        <w:top w:val="none" w:sz="0" w:space="0" w:color="auto"/>
        <w:left w:val="none" w:sz="0" w:space="0" w:color="auto"/>
        <w:bottom w:val="none" w:sz="0" w:space="0" w:color="auto"/>
        <w:right w:val="none" w:sz="0" w:space="0" w:color="auto"/>
      </w:divBdr>
    </w:div>
    <w:div w:id="821459176">
      <w:bodyDiv w:val="1"/>
      <w:marLeft w:val="0"/>
      <w:marRight w:val="0"/>
      <w:marTop w:val="0"/>
      <w:marBottom w:val="0"/>
      <w:divBdr>
        <w:top w:val="none" w:sz="0" w:space="0" w:color="auto"/>
        <w:left w:val="none" w:sz="0" w:space="0" w:color="auto"/>
        <w:bottom w:val="none" w:sz="0" w:space="0" w:color="auto"/>
        <w:right w:val="none" w:sz="0" w:space="0" w:color="auto"/>
      </w:divBdr>
    </w:div>
    <w:div w:id="821582345">
      <w:bodyDiv w:val="1"/>
      <w:marLeft w:val="0"/>
      <w:marRight w:val="0"/>
      <w:marTop w:val="0"/>
      <w:marBottom w:val="0"/>
      <w:divBdr>
        <w:top w:val="none" w:sz="0" w:space="0" w:color="auto"/>
        <w:left w:val="none" w:sz="0" w:space="0" w:color="auto"/>
        <w:bottom w:val="none" w:sz="0" w:space="0" w:color="auto"/>
        <w:right w:val="none" w:sz="0" w:space="0" w:color="auto"/>
      </w:divBdr>
    </w:div>
    <w:div w:id="823545644">
      <w:bodyDiv w:val="1"/>
      <w:marLeft w:val="0"/>
      <w:marRight w:val="0"/>
      <w:marTop w:val="0"/>
      <w:marBottom w:val="0"/>
      <w:divBdr>
        <w:top w:val="none" w:sz="0" w:space="0" w:color="auto"/>
        <w:left w:val="none" w:sz="0" w:space="0" w:color="auto"/>
        <w:bottom w:val="none" w:sz="0" w:space="0" w:color="auto"/>
        <w:right w:val="none" w:sz="0" w:space="0" w:color="auto"/>
      </w:divBdr>
    </w:div>
    <w:div w:id="825902057">
      <w:bodyDiv w:val="1"/>
      <w:marLeft w:val="0"/>
      <w:marRight w:val="0"/>
      <w:marTop w:val="0"/>
      <w:marBottom w:val="0"/>
      <w:divBdr>
        <w:top w:val="none" w:sz="0" w:space="0" w:color="auto"/>
        <w:left w:val="none" w:sz="0" w:space="0" w:color="auto"/>
        <w:bottom w:val="none" w:sz="0" w:space="0" w:color="auto"/>
        <w:right w:val="none" w:sz="0" w:space="0" w:color="auto"/>
      </w:divBdr>
    </w:div>
    <w:div w:id="826358930">
      <w:bodyDiv w:val="1"/>
      <w:marLeft w:val="0"/>
      <w:marRight w:val="0"/>
      <w:marTop w:val="0"/>
      <w:marBottom w:val="0"/>
      <w:divBdr>
        <w:top w:val="none" w:sz="0" w:space="0" w:color="auto"/>
        <w:left w:val="none" w:sz="0" w:space="0" w:color="auto"/>
        <w:bottom w:val="none" w:sz="0" w:space="0" w:color="auto"/>
        <w:right w:val="none" w:sz="0" w:space="0" w:color="auto"/>
      </w:divBdr>
    </w:div>
    <w:div w:id="827676141">
      <w:bodyDiv w:val="1"/>
      <w:marLeft w:val="0"/>
      <w:marRight w:val="0"/>
      <w:marTop w:val="0"/>
      <w:marBottom w:val="0"/>
      <w:divBdr>
        <w:top w:val="none" w:sz="0" w:space="0" w:color="auto"/>
        <w:left w:val="none" w:sz="0" w:space="0" w:color="auto"/>
        <w:bottom w:val="none" w:sz="0" w:space="0" w:color="auto"/>
        <w:right w:val="none" w:sz="0" w:space="0" w:color="auto"/>
      </w:divBdr>
    </w:div>
    <w:div w:id="827940219">
      <w:bodyDiv w:val="1"/>
      <w:marLeft w:val="0"/>
      <w:marRight w:val="0"/>
      <w:marTop w:val="0"/>
      <w:marBottom w:val="0"/>
      <w:divBdr>
        <w:top w:val="none" w:sz="0" w:space="0" w:color="auto"/>
        <w:left w:val="none" w:sz="0" w:space="0" w:color="auto"/>
        <w:bottom w:val="none" w:sz="0" w:space="0" w:color="auto"/>
        <w:right w:val="none" w:sz="0" w:space="0" w:color="auto"/>
      </w:divBdr>
    </w:div>
    <w:div w:id="828860575">
      <w:bodyDiv w:val="1"/>
      <w:marLeft w:val="0"/>
      <w:marRight w:val="0"/>
      <w:marTop w:val="0"/>
      <w:marBottom w:val="0"/>
      <w:divBdr>
        <w:top w:val="none" w:sz="0" w:space="0" w:color="auto"/>
        <w:left w:val="none" w:sz="0" w:space="0" w:color="auto"/>
        <w:bottom w:val="none" w:sz="0" w:space="0" w:color="auto"/>
        <w:right w:val="none" w:sz="0" w:space="0" w:color="auto"/>
      </w:divBdr>
    </w:div>
    <w:div w:id="828908997">
      <w:bodyDiv w:val="1"/>
      <w:marLeft w:val="0"/>
      <w:marRight w:val="0"/>
      <w:marTop w:val="0"/>
      <w:marBottom w:val="0"/>
      <w:divBdr>
        <w:top w:val="none" w:sz="0" w:space="0" w:color="auto"/>
        <w:left w:val="none" w:sz="0" w:space="0" w:color="auto"/>
        <w:bottom w:val="none" w:sz="0" w:space="0" w:color="auto"/>
        <w:right w:val="none" w:sz="0" w:space="0" w:color="auto"/>
      </w:divBdr>
    </w:div>
    <w:div w:id="829906849">
      <w:bodyDiv w:val="1"/>
      <w:marLeft w:val="0"/>
      <w:marRight w:val="0"/>
      <w:marTop w:val="0"/>
      <w:marBottom w:val="0"/>
      <w:divBdr>
        <w:top w:val="none" w:sz="0" w:space="0" w:color="auto"/>
        <w:left w:val="none" w:sz="0" w:space="0" w:color="auto"/>
        <w:bottom w:val="none" w:sz="0" w:space="0" w:color="auto"/>
        <w:right w:val="none" w:sz="0" w:space="0" w:color="auto"/>
      </w:divBdr>
    </w:div>
    <w:div w:id="832454924">
      <w:bodyDiv w:val="1"/>
      <w:marLeft w:val="0"/>
      <w:marRight w:val="0"/>
      <w:marTop w:val="0"/>
      <w:marBottom w:val="0"/>
      <w:divBdr>
        <w:top w:val="none" w:sz="0" w:space="0" w:color="auto"/>
        <w:left w:val="none" w:sz="0" w:space="0" w:color="auto"/>
        <w:bottom w:val="none" w:sz="0" w:space="0" w:color="auto"/>
        <w:right w:val="none" w:sz="0" w:space="0" w:color="auto"/>
      </w:divBdr>
    </w:div>
    <w:div w:id="832988138">
      <w:bodyDiv w:val="1"/>
      <w:marLeft w:val="0"/>
      <w:marRight w:val="0"/>
      <w:marTop w:val="0"/>
      <w:marBottom w:val="0"/>
      <w:divBdr>
        <w:top w:val="none" w:sz="0" w:space="0" w:color="auto"/>
        <w:left w:val="none" w:sz="0" w:space="0" w:color="auto"/>
        <w:bottom w:val="none" w:sz="0" w:space="0" w:color="auto"/>
        <w:right w:val="none" w:sz="0" w:space="0" w:color="auto"/>
      </w:divBdr>
    </w:div>
    <w:div w:id="833449414">
      <w:bodyDiv w:val="1"/>
      <w:marLeft w:val="0"/>
      <w:marRight w:val="0"/>
      <w:marTop w:val="0"/>
      <w:marBottom w:val="0"/>
      <w:divBdr>
        <w:top w:val="none" w:sz="0" w:space="0" w:color="auto"/>
        <w:left w:val="none" w:sz="0" w:space="0" w:color="auto"/>
        <w:bottom w:val="none" w:sz="0" w:space="0" w:color="auto"/>
        <w:right w:val="none" w:sz="0" w:space="0" w:color="auto"/>
      </w:divBdr>
    </w:div>
    <w:div w:id="834420181">
      <w:bodyDiv w:val="1"/>
      <w:marLeft w:val="0"/>
      <w:marRight w:val="0"/>
      <w:marTop w:val="0"/>
      <w:marBottom w:val="0"/>
      <w:divBdr>
        <w:top w:val="none" w:sz="0" w:space="0" w:color="auto"/>
        <w:left w:val="none" w:sz="0" w:space="0" w:color="auto"/>
        <w:bottom w:val="none" w:sz="0" w:space="0" w:color="auto"/>
        <w:right w:val="none" w:sz="0" w:space="0" w:color="auto"/>
      </w:divBdr>
    </w:div>
    <w:div w:id="834951549">
      <w:bodyDiv w:val="1"/>
      <w:marLeft w:val="0"/>
      <w:marRight w:val="0"/>
      <w:marTop w:val="0"/>
      <w:marBottom w:val="0"/>
      <w:divBdr>
        <w:top w:val="none" w:sz="0" w:space="0" w:color="auto"/>
        <w:left w:val="none" w:sz="0" w:space="0" w:color="auto"/>
        <w:bottom w:val="none" w:sz="0" w:space="0" w:color="auto"/>
        <w:right w:val="none" w:sz="0" w:space="0" w:color="auto"/>
      </w:divBdr>
    </w:div>
    <w:div w:id="836960829">
      <w:bodyDiv w:val="1"/>
      <w:marLeft w:val="0"/>
      <w:marRight w:val="0"/>
      <w:marTop w:val="0"/>
      <w:marBottom w:val="0"/>
      <w:divBdr>
        <w:top w:val="none" w:sz="0" w:space="0" w:color="auto"/>
        <w:left w:val="none" w:sz="0" w:space="0" w:color="auto"/>
        <w:bottom w:val="none" w:sz="0" w:space="0" w:color="auto"/>
        <w:right w:val="none" w:sz="0" w:space="0" w:color="auto"/>
      </w:divBdr>
    </w:div>
    <w:div w:id="837040228">
      <w:bodyDiv w:val="1"/>
      <w:marLeft w:val="0"/>
      <w:marRight w:val="0"/>
      <w:marTop w:val="0"/>
      <w:marBottom w:val="0"/>
      <w:divBdr>
        <w:top w:val="none" w:sz="0" w:space="0" w:color="auto"/>
        <w:left w:val="none" w:sz="0" w:space="0" w:color="auto"/>
        <w:bottom w:val="none" w:sz="0" w:space="0" w:color="auto"/>
        <w:right w:val="none" w:sz="0" w:space="0" w:color="auto"/>
      </w:divBdr>
    </w:div>
    <w:div w:id="837041174">
      <w:bodyDiv w:val="1"/>
      <w:marLeft w:val="0"/>
      <w:marRight w:val="0"/>
      <w:marTop w:val="0"/>
      <w:marBottom w:val="0"/>
      <w:divBdr>
        <w:top w:val="none" w:sz="0" w:space="0" w:color="auto"/>
        <w:left w:val="none" w:sz="0" w:space="0" w:color="auto"/>
        <w:bottom w:val="none" w:sz="0" w:space="0" w:color="auto"/>
        <w:right w:val="none" w:sz="0" w:space="0" w:color="auto"/>
      </w:divBdr>
    </w:div>
    <w:div w:id="837577010">
      <w:bodyDiv w:val="1"/>
      <w:marLeft w:val="0"/>
      <w:marRight w:val="0"/>
      <w:marTop w:val="0"/>
      <w:marBottom w:val="0"/>
      <w:divBdr>
        <w:top w:val="none" w:sz="0" w:space="0" w:color="auto"/>
        <w:left w:val="none" w:sz="0" w:space="0" w:color="auto"/>
        <w:bottom w:val="none" w:sz="0" w:space="0" w:color="auto"/>
        <w:right w:val="none" w:sz="0" w:space="0" w:color="auto"/>
      </w:divBdr>
    </w:div>
    <w:div w:id="839193845">
      <w:bodyDiv w:val="1"/>
      <w:marLeft w:val="0"/>
      <w:marRight w:val="0"/>
      <w:marTop w:val="0"/>
      <w:marBottom w:val="0"/>
      <w:divBdr>
        <w:top w:val="none" w:sz="0" w:space="0" w:color="auto"/>
        <w:left w:val="none" w:sz="0" w:space="0" w:color="auto"/>
        <w:bottom w:val="none" w:sz="0" w:space="0" w:color="auto"/>
        <w:right w:val="none" w:sz="0" w:space="0" w:color="auto"/>
      </w:divBdr>
    </w:div>
    <w:div w:id="839469199">
      <w:bodyDiv w:val="1"/>
      <w:marLeft w:val="0"/>
      <w:marRight w:val="0"/>
      <w:marTop w:val="0"/>
      <w:marBottom w:val="0"/>
      <w:divBdr>
        <w:top w:val="none" w:sz="0" w:space="0" w:color="auto"/>
        <w:left w:val="none" w:sz="0" w:space="0" w:color="auto"/>
        <w:bottom w:val="none" w:sz="0" w:space="0" w:color="auto"/>
        <w:right w:val="none" w:sz="0" w:space="0" w:color="auto"/>
      </w:divBdr>
    </w:div>
    <w:div w:id="839932462">
      <w:bodyDiv w:val="1"/>
      <w:marLeft w:val="0"/>
      <w:marRight w:val="0"/>
      <w:marTop w:val="0"/>
      <w:marBottom w:val="0"/>
      <w:divBdr>
        <w:top w:val="none" w:sz="0" w:space="0" w:color="auto"/>
        <w:left w:val="none" w:sz="0" w:space="0" w:color="auto"/>
        <w:bottom w:val="none" w:sz="0" w:space="0" w:color="auto"/>
        <w:right w:val="none" w:sz="0" w:space="0" w:color="auto"/>
      </w:divBdr>
    </w:div>
    <w:div w:id="840001322">
      <w:bodyDiv w:val="1"/>
      <w:marLeft w:val="0"/>
      <w:marRight w:val="0"/>
      <w:marTop w:val="0"/>
      <w:marBottom w:val="0"/>
      <w:divBdr>
        <w:top w:val="none" w:sz="0" w:space="0" w:color="auto"/>
        <w:left w:val="none" w:sz="0" w:space="0" w:color="auto"/>
        <w:bottom w:val="none" w:sz="0" w:space="0" w:color="auto"/>
        <w:right w:val="none" w:sz="0" w:space="0" w:color="auto"/>
      </w:divBdr>
    </w:div>
    <w:div w:id="840701111">
      <w:bodyDiv w:val="1"/>
      <w:marLeft w:val="0"/>
      <w:marRight w:val="0"/>
      <w:marTop w:val="0"/>
      <w:marBottom w:val="0"/>
      <w:divBdr>
        <w:top w:val="none" w:sz="0" w:space="0" w:color="auto"/>
        <w:left w:val="none" w:sz="0" w:space="0" w:color="auto"/>
        <w:bottom w:val="none" w:sz="0" w:space="0" w:color="auto"/>
        <w:right w:val="none" w:sz="0" w:space="0" w:color="auto"/>
      </w:divBdr>
    </w:div>
    <w:div w:id="840966344">
      <w:bodyDiv w:val="1"/>
      <w:marLeft w:val="0"/>
      <w:marRight w:val="0"/>
      <w:marTop w:val="0"/>
      <w:marBottom w:val="0"/>
      <w:divBdr>
        <w:top w:val="none" w:sz="0" w:space="0" w:color="auto"/>
        <w:left w:val="none" w:sz="0" w:space="0" w:color="auto"/>
        <w:bottom w:val="none" w:sz="0" w:space="0" w:color="auto"/>
        <w:right w:val="none" w:sz="0" w:space="0" w:color="auto"/>
      </w:divBdr>
    </w:div>
    <w:div w:id="841236515">
      <w:bodyDiv w:val="1"/>
      <w:marLeft w:val="0"/>
      <w:marRight w:val="0"/>
      <w:marTop w:val="0"/>
      <w:marBottom w:val="0"/>
      <w:divBdr>
        <w:top w:val="none" w:sz="0" w:space="0" w:color="auto"/>
        <w:left w:val="none" w:sz="0" w:space="0" w:color="auto"/>
        <w:bottom w:val="none" w:sz="0" w:space="0" w:color="auto"/>
        <w:right w:val="none" w:sz="0" w:space="0" w:color="auto"/>
      </w:divBdr>
    </w:div>
    <w:div w:id="841507253">
      <w:bodyDiv w:val="1"/>
      <w:marLeft w:val="0"/>
      <w:marRight w:val="0"/>
      <w:marTop w:val="0"/>
      <w:marBottom w:val="0"/>
      <w:divBdr>
        <w:top w:val="none" w:sz="0" w:space="0" w:color="auto"/>
        <w:left w:val="none" w:sz="0" w:space="0" w:color="auto"/>
        <w:bottom w:val="none" w:sz="0" w:space="0" w:color="auto"/>
        <w:right w:val="none" w:sz="0" w:space="0" w:color="auto"/>
      </w:divBdr>
    </w:div>
    <w:div w:id="842089677">
      <w:bodyDiv w:val="1"/>
      <w:marLeft w:val="0"/>
      <w:marRight w:val="0"/>
      <w:marTop w:val="0"/>
      <w:marBottom w:val="0"/>
      <w:divBdr>
        <w:top w:val="none" w:sz="0" w:space="0" w:color="auto"/>
        <w:left w:val="none" w:sz="0" w:space="0" w:color="auto"/>
        <w:bottom w:val="none" w:sz="0" w:space="0" w:color="auto"/>
        <w:right w:val="none" w:sz="0" w:space="0" w:color="auto"/>
      </w:divBdr>
    </w:div>
    <w:div w:id="845093389">
      <w:bodyDiv w:val="1"/>
      <w:marLeft w:val="0"/>
      <w:marRight w:val="0"/>
      <w:marTop w:val="0"/>
      <w:marBottom w:val="0"/>
      <w:divBdr>
        <w:top w:val="none" w:sz="0" w:space="0" w:color="auto"/>
        <w:left w:val="none" w:sz="0" w:space="0" w:color="auto"/>
        <w:bottom w:val="none" w:sz="0" w:space="0" w:color="auto"/>
        <w:right w:val="none" w:sz="0" w:space="0" w:color="auto"/>
      </w:divBdr>
    </w:div>
    <w:div w:id="846554369">
      <w:bodyDiv w:val="1"/>
      <w:marLeft w:val="0"/>
      <w:marRight w:val="0"/>
      <w:marTop w:val="0"/>
      <w:marBottom w:val="0"/>
      <w:divBdr>
        <w:top w:val="none" w:sz="0" w:space="0" w:color="auto"/>
        <w:left w:val="none" w:sz="0" w:space="0" w:color="auto"/>
        <w:bottom w:val="none" w:sz="0" w:space="0" w:color="auto"/>
        <w:right w:val="none" w:sz="0" w:space="0" w:color="auto"/>
      </w:divBdr>
    </w:div>
    <w:div w:id="848763523">
      <w:bodyDiv w:val="1"/>
      <w:marLeft w:val="0"/>
      <w:marRight w:val="0"/>
      <w:marTop w:val="0"/>
      <w:marBottom w:val="0"/>
      <w:divBdr>
        <w:top w:val="none" w:sz="0" w:space="0" w:color="auto"/>
        <w:left w:val="none" w:sz="0" w:space="0" w:color="auto"/>
        <w:bottom w:val="none" w:sz="0" w:space="0" w:color="auto"/>
        <w:right w:val="none" w:sz="0" w:space="0" w:color="auto"/>
      </w:divBdr>
    </w:div>
    <w:div w:id="849104328">
      <w:bodyDiv w:val="1"/>
      <w:marLeft w:val="0"/>
      <w:marRight w:val="0"/>
      <w:marTop w:val="0"/>
      <w:marBottom w:val="0"/>
      <w:divBdr>
        <w:top w:val="none" w:sz="0" w:space="0" w:color="auto"/>
        <w:left w:val="none" w:sz="0" w:space="0" w:color="auto"/>
        <w:bottom w:val="none" w:sz="0" w:space="0" w:color="auto"/>
        <w:right w:val="none" w:sz="0" w:space="0" w:color="auto"/>
      </w:divBdr>
    </w:div>
    <w:div w:id="849608816">
      <w:bodyDiv w:val="1"/>
      <w:marLeft w:val="0"/>
      <w:marRight w:val="0"/>
      <w:marTop w:val="0"/>
      <w:marBottom w:val="0"/>
      <w:divBdr>
        <w:top w:val="none" w:sz="0" w:space="0" w:color="auto"/>
        <w:left w:val="none" w:sz="0" w:space="0" w:color="auto"/>
        <w:bottom w:val="none" w:sz="0" w:space="0" w:color="auto"/>
        <w:right w:val="none" w:sz="0" w:space="0" w:color="auto"/>
      </w:divBdr>
    </w:div>
    <w:div w:id="850534259">
      <w:bodyDiv w:val="1"/>
      <w:marLeft w:val="0"/>
      <w:marRight w:val="0"/>
      <w:marTop w:val="0"/>
      <w:marBottom w:val="0"/>
      <w:divBdr>
        <w:top w:val="none" w:sz="0" w:space="0" w:color="auto"/>
        <w:left w:val="none" w:sz="0" w:space="0" w:color="auto"/>
        <w:bottom w:val="none" w:sz="0" w:space="0" w:color="auto"/>
        <w:right w:val="none" w:sz="0" w:space="0" w:color="auto"/>
      </w:divBdr>
    </w:div>
    <w:div w:id="851335327">
      <w:bodyDiv w:val="1"/>
      <w:marLeft w:val="0"/>
      <w:marRight w:val="0"/>
      <w:marTop w:val="0"/>
      <w:marBottom w:val="0"/>
      <w:divBdr>
        <w:top w:val="none" w:sz="0" w:space="0" w:color="auto"/>
        <w:left w:val="none" w:sz="0" w:space="0" w:color="auto"/>
        <w:bottom w:val="none" w:sz="0" w:space="0" w:color="auto"/>
        <w:right w:val="none" w:sz="0" w:space="0" w:color="auto"/>
      </w:divBdr>
    </w:div>
    <w:div w:id="852576062">
      <w:bodyDiv w:val="1"/>
      <w:marLeft w:val="0"/>
      <w:marRight w:val="0"/>
      <w:marTop w:val="0"/>
      <w:marBottom w:val="0"/>
      <w:divBdr>
        <w:top w:val="none" w:sz="0" w:space="0" w:color="auto"/>
        <w:left w:val="none" w:sz="0" w:space="0" w:color="auto"/>
        <w:bottom w:val="none" w:sz="0" w:space="0" w:color="auto"/>
        <w:right w:val="none" w:sz="0" w:space="0" w:color="auto"/>
      </w:divBdr>
    </w:div>
    <w:div w:id="853572369">
      <w:bodyDiv w:val="1"/>
      <w:marLeft w:val="0"/>
      <w:marRight w:val="0"/>
      <w:marTop w:val="0"/>
      <w:marBottom w:val="0"/>
      <w:divBdr>
        <w:top w:val="none" w:sz="0" w:space="0" w:color="auto"/>
        <w:left w:val="none" w:sz="0" w:space="0" w:color="auto"/>
        <w:bottom w:val="none" w:sz="0" w:space="0" w:color="auto"/>
        <w:right w:val="none" w:sz="0" w:space="0" w:color="auto"/>
      </w:divBdr>
    </w:div>
    <w:div w:id="855004532">
      <w:bodyDiv w:val="1"/>
      <w:marLeft w:val="0"/>
      <w:marRight w:val="0"/>
      <w:marTop w:val="0"/>
      <w:marBottom w:val="0"/>
      <w:divBdr>
        <w:top w:val="none" w:sz="0" w:space="0" w:color="auto"/>
        <w:left w:val="none" w:sz="0" w:space="0" w:color="auto"/>
        <w:bottom w:val="none" w:sz="0" w:space="0" w:color="auto"/>
        <w:right w:val="none" w:sz="0" w:space="0" w:color="auto"/>
      </w:divBdr>
    </w:div>
    <w:div w:id="855578055">
      <w:bodyDiv w:val="1"/>
      <w:marLeft w:val="0"/>
      <w:marRight w:val="0"/>
      <w:marTop w:val="0"/>
      <w:marBottom w:val="0"/>
      <w:divBdr>
        <w:top w:val="none" w:sz="0" w:space="0" w:color="auto"/>
        <w:left w:val="none" w:sz="0" w:space="0" w:color="auto"/>
        <w:bottom w:val="none" w:sz="0" w:space="0" w:color="auto"/>
        <w:right w:val="none" w:sz="0" w:space="0" w:color="auto"/>
      </w:divBdr>
    </w:div>
    <w:div w:id="857742748">
      <w:bodyDiv w:val="1"/>
      <w:marLeft w:val="0"/>
      <w:marRight w:val="0"/>
      <w:marTop w:val="0"/>
      <w:marBottom w:val="0"/>
      <w:divBdr>
        <w:top w:val="none" w:sz="0" w:space="0" w:color="auto"/>
        <w:left w:val="none" w:sz="0" w:space="0" w:color="auto"/>
        <w:bottom w:val="none" w:sz="0" w:space="0" w:color="auto"/>
        <w:right w:val="none" w:sz="0" w:space="0" w:color="auto"/>
      </w:divBdr>
    </w:div>
    <w:div w:id="859781421">
      <w:bodyDiv w:val="1"/>
      <w:marLeft w:val="0"/>
      <w:marRight w:val="0"/>
      <w:marTop w:val="0"/>
      <w:marBottom w:val="0"/>
      <w:divBdr>
        <w:top w:val="none" w:sz="0" w:space="0" w:color="auto"/>
        <w:left w:val="none" w:sz="0" w:space="0" w:color="auto"/>
        <w:bottom w:val="none" w:sz="0" w:space="0" w:color="auto"/>
        <w:right w:val="none" w:sz="0" w:space="0" w:color="auto"/>
      </w:divBdr>
    </w:div>
    <w:div w:id="859969558">
      <w:bodyDiv w:val="1"/>
      <w:marLeft w:val="0"/>
      <w:marRight w:val="0"/>
      <w:marTop w:val="0"/>
      <w:marBottom w:val="0"/>
      <w:divBdr>
        <w:top w:val="none" w:sz="0" w:space="0" w:color="auto"/>
        <w:left w:val="none" w:sz="0" w:space="0" w:color="auto"/>
        <w:bottom w:val="none" w:sz="0" w:space="0" w:color="auto"/>
        <w:right w:val="none" w:sz="0" w:space="0" w:color="auto"/>
      </w:divBdr>
    </w:div>
    <w:div w:id="860053900">
      <w:bodyDiv w:val="1"/>
      <w:marLeft w:val="0"/>
      <w:marRight w:val="0"/>
      <w:marTop w:val="0"/>
      <w:marBottom w:val="0"/>
      <w:divBdr>
        <w:top w:val="none" w:sz="0" w:space="0" w:color="auto"/>
        <w:left w:val="none" w:sz="0" w:space="0" w:color="auto"/>
        <w:bottom w:val="none" w:sz="0" w:space="0" w:color="auto"/>
        <w:right w:val="none" w:sz="0" w:space="0" w:color="auto"/>
      </w:divBdr>
    </w:div>
    <w:div w:id="861241297">
      <w:bodyDiv w:val="1"/>
      <w:marLeft w:val="0"/>
      <w:marRight w:val="0"/>
      <w:marTop w:val="0"/>
      <w:marBottom w:val="0"/>
      <w:divBdr>
        <w:top w:val="none" w:sz="0" w:space="0" w:color="auto"/>
        <w:left w:val="none" w:sz="0" w:space="0" w:color="auto"/>
        <w:bottom w:val="none" w:sz="0" w:space="0" w:color="auto"/>
        <w:right w:val="none" w:sz="0" w:space="0" w:color="auto"/>
      </w:divBdr>
    </w:div>
    <w:div w:id="862402664">
      <w:bodyDiv w:val="1"/>
      <w:marLeft w:val="0"/>
      <w:marRight w:val="0"/>
      <w:marTop w:val="0"/>
      <w:marBottom w:val="0"/>
      <w:divBdr>
        <w:top w:val="none" w:sz="0" w:space="0" w:color="auto"/>
        <w:left w:val="none" w:sz="0" w:space="0" w:color="auto"/>
        <w:bottom w:val="none" w:sz="0" w:space="0" w:color="auto"/>
        <w:right w:val="none" w:sz="0" w:space="0" w:color="auto"/>
      </w:divBdr>
    </w:div>
    <w:div w:id="862597060">
      <w:bodyDiv w:val="1"/>
      <w:marLeft w:val="0"/>
      <w:marRight w:val="0"/>
      <w:marTop w:val="0"/>
      <w:marBottom w:val="0"/>
      <w:divBdr>
        <w:top w:val="none" w:sz="0" w:space="0" w:color="auto"/>
        <w:left w:val="none" w:sz="0" w:space="0" w:color="auto"/>
        <w:bottom w:val="none" w:sz="0" w:space="0" w:color="auto"/>
        <w:right w:val="none" w:sz="0" w:space="0" w:color="auto"/>
      </w:divBdr>
    </w:div>
    <w:div w:id="863977246">
      <w:bodyDiv w:val="1"/>
      <w:marLeft w:val="0"/>
      <w:marRight w:val="0"/>
      <w:marTop w:val="0"/>
      <w:marBottom w:val="0"/>
      <w:divBdr>
        <w:top w:val="none" w:sz="0" w:space="0" w:color="auto"/>
        <w:left w:val="none" w:sz="0" w:space="0" w:color="auto"/>
        <w:bottom w:val="none" w:sz="0" w:space="0" w:color="auto"/>
        <w:right w:val="none" w:sz="0" w:space="0" w:color="auto"/>
      </w:divBdr>
    </w:div>
    <w:div w:id="864948344">
      <w:bodyDiv w:val="1"/>
      <w:marLeft w:val="0"/>
      <w:marRight w:val="0"/>
      <w:marTop w:val="0"/>
      <w:marBottom w:val="0"/>
      <w:divBdr>
        <w:top w:val="none" w:sz="0" w:space="0" w:color="auto"/>
        <w:left w:val="none" w:sz="0" w:space="0" w:color="auto"/>
        <w:bottom w:val="none" w:sz="0" w:space="0" w:color="auto"/>
        <w:right w:val="none" w:sz="0" w:space="0" w:color="auto"/>
      </w:divBdr>
    </w:div>
    <w:div w:id="865171245">
      <w:bodyDiv w:val="1"/>
      <w:marLeft w:val="0"/>
      <w:marRight w:val="0"/>
      <w:marTop w:val="0"/>
      <w:marBottom w:val="0"/>
      <w:divBdr>
        <w:top w:val="none" w:sz="0" w:space="0" w:color="auto"/>
        <w:left w:val="none" w:sz="0" w:space="0" w:color="auto"/>
        <w:bottom w:val="none" w:sz="0" w:space="0" w:color="auto"/>
        <w:right w:val="none" w:sz="0" w:space="0" w:color="auto"/>
      </w:divBdr>
    </w:div>
    <w:div w:id="865481546">
      <w:bodyDiv w:val="1"/>
      <w:marLeft w:val="0"/>
      <w:marRight w:val="0"/>
      <w:marTop w:val="0"/>
      <w:marBottom w:val="0"/>
      <w:divBdr>
        <w:top w:val="none" w:sz="0" w:space="0" w:color="auto"/>
        <w:left w:val="none" w:sz="0" w:space="0" w:color="auto"/>
        <w:bottom w:val="none" w:sz="0" w:space="0" w:color="auto"/>
        <w:right w:val="none" w:sz="0" w:space="0" w:color="auto"/>
      </w:divBdr>
    </w:div>
    <w:div w:id="865482630">
      <w:bodyDiv w:val="1"/>
      <w:marLeft w:val="0"/>
      <w:marRight w:val="0"/>
      <w:marTop w:val="0"/>
      <w:marBottom w:val="0"/>
      <w:divBdr>
        <w:top w:val="none" w:sz="0" w:space="0" w:color="auto"/>
        <w:left w:val="none" w:sz="0" w:space="0" w:color="auto"/>
        <w:bottom w:val="none" w:sz="0" w:space="0" w:color="auto"/>
        <w:right w:val="none" w:sz="0" w:space="0" w:color="auto"/>
      </w:divBdr>
    </w:div>
    <w:div w:id="867179515">
      <w:bodyDiv w:val="1"/>
      <w:marLeft w:val="0"/>
      <w:marRight w:val="0"/>
      <w:marTop w:val="0"/>
      <w:marBottom w:val="0"/>
      <w:divBdr>
        <w:top w:val="none" w:sz="0" w:space="0" w:color="auto"/>
        <w:left w:val="none" w:sz="0" w:space="0" w:color="auto"/>
        <w:bottom w:val="none" w:sz="0" w:space="0" w:color="auto"/>
        <w:right w:val="none" w:sz="0" w:space="0" w:color="auto"/>
      </w:divBdr>
    </w:div>
    <w:div w:id="867526504">
      <w:bodyDiv w:val="1"/>
      <w:marLeft w:val="0"/>
      <w:marRight w:val="0"/>
      <w:marTop w:val="0"/>
      <w:marBottom w:val="0"/>
      <w:divBdr>
        <w:top w:val="none" w:sz="0" w:space="0" w:color="auto"/>
        <w:left w:val="none" w:sz="0" w:space="0" w:color="auto"/>
        <w:bottom w:val="none" w:sz="0" w:space="0" w:color="auto"/>
        <w:right w:val="none" w:sz="0" w:space="0" w:color="auto"/>
      </w:divBdr>
    </w:div>
    <w:div w:id="869874457">
      <w:bodyDiv w:val="1"/>
      <w:marLeft w:val="0"/>
      <w:marRight w:val="0"/>
      <w:marTop w:val="0"/>
      <w:marBottom w:val="0"/>
      <w:divBdr>
        <w:top w:val="none" w:sz="0" w:space="0" w:color="auto"/>
        <w:left w:val="none" w:sz="0" w:space="0" w:color="auto"/>
        <w:bottom w:val="none" w:sz="0" w:space="0" w:color="auto"/>
        <w:right w:val="none" w:sz="0" w:space="0" w:color="auto"/>
      </w:divBdr>
    </w:div>
    <w:div w:id="869997043">
      <w:bodyDiv w:val="1"/>
      <w:marLeft w:val="0"/>
      <w:marRight w:val="0"/>
      <w:marTop w:val="0"/>
      <w:marBottom w:val="0"/>
      <w:divBdr>
        <w:top w:val="none" w:sz="0" w:space="0" w:color="auto"/>
        <w:left w:val="none" w:sz="0" w:space="0" w:color="auto"/>
        <w:bottom w:val="none" w:sz="0" w:space="0" w:color="auto"/>
        <w:right w:val="none" w:sz="0" w:space="0" w:color="auto"/>
      </w:divBdr>
    </w:div>
    <w:div w:id="870066643">
      <w:bodyDiv w:val="1"/>
      <w:marLeft w:val="0"/>
      <w:marRight w:val="0"/>
      <w:marTop w:val="0"/>
      <w:marBottom w:val="0"/>
      <w:divBdr>
        <w:top w:val="none" w:sz="0" w:space="0" w:color="auto"/>
        <w:left w:val="none" w:sz="0" w:space="0" w:color="auto"/>
        <w:bottom w:val="none" w:sz="0" w:space="0" w:color="auto"/>
        <w:right w:val="none" w:sz="0" w:space="0" w:color="auto"/>
      </w:divBdr>
    </w:div>
    <w:div w:id="870604863">
      <w:bodyDiv w:val="1"/>
      <w:marLeft w:val="0"/>
      <w:marRight w:val="0"/>
      <w:marTop w:val="0"/>
      <w:marBottom w:val="0"/>
      <w:divBdr>
        <w:top w:val="none" w:sz="0" w:space="0" w:color="auto"/>
        <w:left w:val="none" w:sz="0" w:space="0" w:color="auto"/>
        <w:bottom w:val="none" w:sz="0" w:space="0" w:color="auto"/>
        <w:right w:val="none" w:sz="0" w:space="0" w:color="auto"/>
      </w:divBdr>
    </w:div>
    <w:div w:id="871648847">
      <w:bodyDiv w:val="1"/>
      <w:marLeft w:val="0"/>
      <w:marRight w:val="0"/>
      <w:marTop w:val="0"/>
      <w:marBottom w:val="0"/>
      <w:divBdr>
        <w:top w:val="none" w:sz="0" w:space="0" w:color="auto"/>
        <w:left w:val="none" w:sz="0" w:space="0" w:color="auto"/>
        <w:bottom w:val="none" w:sz="0" w:space="0" w:color="auto"/>
        <w:right w:val="none" w:sz="0" w:space="0" w:color="auto"/>
      </w:divBdr>
    </w:div>
    <w:div w:id="872695110">
      <w:bodyDiv w:val="1"/>
      <w:marLeft w:val="0"/>
      <w:marRight w:val="0"/>
      <w:marTop w:val="0"/>
      <w:marBottom w:val="0"/>
      <w:divBdr>
        <w:top w:val="none" w:sz="0" w:space="0" w:color="auto"/>
        <w:left w:val="none" w:sz="0" w:space="0" w:color="auto"/>
        <w:bottom w:val="none" w:sz="0" w:space="0" w:color="auto"/>
        <w:right w:val="none" w:sz="0" w:space="0" w:color="auto"/>
      </w:divBdr>
    </w:div>
    <w:div w:id="874192102">
      <w:bodyDiv w:val="1"/>
      <w:marLeft w:val="0"/>
      <w:marRight w:val="0"/>
      <w:marTop w:val="0"/>
      <w:marBottom w:val="0"/>
      <w:divBdr>
        <w:top w:val="none" w:sz="0" w:space="0" w:color="auto"/>
        <w:left w:val="none" w:sz="0" w:space="0" w:color="auto"/>
        <w:bottom w:val="none" w:sz="0" w:space="0" w:color="auto"/>
        <w:right w:val="none" w:sz="0" w:space="0" w:color="auto"/>
      </w:divBdr>
    </w:div>
    <w:div w:id="875628002">
      <w:bodyDiv w:val="1"/>
      <w:marLeft w:val="0"/>
      <w:marRight w:val="0"/>
      <w:marTop w:val="0"/>
      <w:marBottom w:val="0"/>
      <w:divBdr>
        <w:top w:val="none" w:sz="0" w:space="0" w:color="auto"/>
        <w:left w:val="none" w:sz="0" w:space="0" w:color="auto"/>
        <w:bottom w:val="none" w:sz="0" w:space="0" w:color="auto"/>
        <w:right w:val="none" w:sz="0" w:space="0" w:color="auto"/>
      </w:divBdr>
    </w:div>
    <w:div w:id="876746933">
      <w:bodyDiv w:val="1"/>
      <w:marLeft w:val="0"/>
      <w:marRight w:val="0"/>
      <w:marTop w:val="0"/>
      <w:marBottom w:val="0"/>
      <w:divBdr>
        <w:top w:val="none" w:sz="0" w:space="0" w:color="auto"/>
        <w:left w:val="none" w:sz="0" w:space="0" w:color="auto"/>
        <w:bottom w:val="none" w:sz="0" w:space="0" w:color="auto"/>
        <w:right w:val="none" w:sz="0" w:space="0" w:color="auto"/>
      </w:divBdr>
    </w:div>
    <w:div w:id="877012376">
      <w:bodyDiv w:val="1"/>
      <w:marLeft w:val="0"/>
      <w:marRight w:val="0"/>
      <w:marTop w:val="0"/>
      <w:marBottom w:val="0"/>
      <w:divBdr>
        <w:top w:val="none" w:sz="0" w:space="0" w:color="auto"/>
        <w:left w:val="none" w:sz="0" w:space="0" w:color="auto"/>
        <w:bottom w:val="none" w:sz="0" w:space="0" w:color="auto"/>
        <w:right w:val="none" w:sz="0" w:space="0" w:color="auto"/>
      </w:divBdr>
    </w:div>
    <w:div w:id="878592976">
      <w:bodyDiv w:val="1"/>
      <w:marLeft w:val="0"/>
      <w:marRight w:val="0"/>
      <w:marTop w:val="0"/>
      <w:marBottom w:val="0"/>
      <w:divBdr>
        <w:top w:val="none" w:sz="0" w:space="0" w:color="auto"/>
        <w:left w:val="none" w:sz="0" w:space="0" w:color="auto"/>
        <w:bottom w:val="none" w:sz="0" w:space="0" w:color="auto"/>
        <w:right w:val="none" w:sz="0" w:space="0" w:color="auto"/>
      </w:divBdr>
    </w:div>
    <w:div w:id="878782067">
      <w:bodyDiv w:val="1"/>
      <w:marLeft w:val="0"/>
      <w:marRight w:val="0"/>
      <w:marTop w:val="0"/>
      <w:marBottom w:val="0"/>
      <w:divBdr>
        <w:top w:val="none" w:sz="0" w:space="0" w:color="auto"/>
        <w:left w:val="none" w:sz="0" w:space="0" w:color="auto"/>
        <w:bottom w:val="none" w:sz="0" w:space="0" w:color="auto"/>
        <w:right w:val="none" w:sz="0" w:space="0" w:color="auto"/>
      </w:divBdr>
    </w:div>
    <w:div w:id="879247147">
      <w:bodyDiv w:val="1"/>
      <w:marLeft w:val="0"/>
      <w:marRight w:val="0"/>
      <w:marTop w:val="0"/>
      <w:marBottom w:val="0"/>
      <w:divBdr>
        <w:top w:val="none" w:sz="0" w:space="0" w:color="auto"/>
        <w:left w:val="none" w:sz="0" w:space="0" w:color="auto"/>
        <w:bottom w:val="none" w:sz="0" w:space="0" w:color="auto"/>
        <w:right w:val="none" w:sz="0" w:space="0" w:color="auto"/>
      </w:divBdr>
    </w:div>
    <w:div w:id="880826806">
      <w:bodyDiv w:val="1"/>
      <w:marLeft w:val="0"/>
      <w:marRight w:val="0"/>
      <w:marTop w:val="0"/>
      <w:marBottom w:val="0"/>
      <w:divBdr>
        <w:top w:val="none" w:sz="0" w:space="0" w:color="auto"/>
        <w:left w:val="none" w:sz="0" w:space="0" w:color="auto"/>
        <w:bottom w:val="none" w:sz="0" w:space="0" w:color="auto"/>
        <w:right w:val="none" w:sz="0" w:space="0" w:color="auto"/>
      </w:divBdr>
    </w:div>
    <w:div w:id="881862616">
      <w:bodyDiv w:val="1"/>
      <w:marLeft w:val="0"/>
      <w:marRight w:val="0"/>
      <w:marTop w:val="0"/>
      <w:marBottom w:val="0"/>
      <w:divBdr>
        <w:top w:val="none" w:sz="0" w:space="0" w:color="auto"/>
        <w:left w:val="none" w:sz="0" w:space="0" w:color="auto"/>
        <w:bottom w:val="none" w:sz="0" w:space="0" w:color="auto"/>
        <w:right w:val="none" w:sz="0" w:space="0" w:color="auto"/>
      </w:divBdr>
    </w:div>
    <w:div w:id="881941539">
      <w:bodyDiv w:val="1"/>
      <w:marLeft w:val="0"/>
      <w:marRight w:val="0"/>
      <w:marTop w:val="0"/>
      <w:marBottom w:val="0"/>
      <w:divBdr>
        <w:top w:val="none" w:sz="0" w:space="0" w:color="auto"/>
        <w:left w:val="none" w:sz="0" w:space="0" w:color="auto"/>
        <w:bottom w:val="none" w:sz="0" w:space="0" w:color="auto"/>
        <w:right w:val="none" w:sz="0" w:space="0" w:color="auto"/>
      </w:divBdr>
    </w:div>
    <w:div w:id="882251309">
      <w:bodyDiv w:val="1"/>
      <w:marLeft w:val="0"/>
      <w:marRight w:val="0"/>
      <w:marTop w:val="0"/>
      <w:marBottom w:val="0"/>
      <w:divBdr>
        <w:top w:val="none" w:sz="0" w:space="0" w:color="auto"/>
        <w:left w:val="none" w:sz="0" w:space="0" w:color="auto"/>
        <w:bottom w:val="none" w:sz="0" w:space="0" w:color="auto"/>
        <w:right w:val="none" w:sz="0" w:space="0" w:color="auto"/>
      </w:divBdr>
    </w:div>
    <w:div w:id="883178639">
      <w:bodyDiv w:val="1"/>
      <w:marLeft w:val="0"/>
      <w:marRight w:val="0"/>
      <w:marTop w:val="0"/>
      <w:marBottom w:val="0"/>
      <w:divBdr>
        <w:top w:val="none" w:sz="0" w:space="0" w:color="auto"/>
        <w:left w:val="none" w:sz="0" w:space="0" w:color="auto"/>
        <w:bottom w:val="none" w:sz="0" w:space="0" w:color="auto"/>
        <w:right w:val="none" w:sz="0" w:space="0" w:color="auto"/>
      </w:divBdr>
    </w:div>
    <w:div w:id="884487754">
      <w:bodyDiv w:val="1"/>
      <w:marLeft w:val="0"/>
      <w:marRight w:val="0"/>
      <w:marTop w:val="0"/>
      <w:marBottom w:val="0"/>
      <w:divBdr>
        <w:top w:val="none" w:sz="0" w:space="0" w:color="auto"/>
        <w:left w:val="none" w:sz="0" w:space="0" w:color="auto"/>
        <w:bottom w:val="none" w:sz="0" w:space="0" w:color="auto"/>
        <w:right w:val="none" w:sz="0" w:space="0" w:color="auto"/>
      </w:divBdr>
    </w:div>
    <w:div w:id="884826507">
      <w:bodyDiv w:val="1"/>
      <w:marLeft w:val="0"/>
      <w:marRight w:val="0"/>
      <w:marTop w:val="0"/>
      <w:marBottom w:val="0"/>
      <w:divBdr>
        <w:top w:val="none" w:sz="0" w:space="0" w:color="auto"/>
        <w:left w:val="none" w:sz="0" w:space="0" w:color="auto"/>
        <w:bottom w:val="none" w:sz="0" w:space="0" w:color="auto"/>
        <w:right w:val="none" w:sz="0" w:space="0" w:color="auto"/>
      </w:divBdr>
    </w:div>
    <w:div w:id="885875840">
      <w:bodyDiv w:val="1"/>
      <w:marLeft w:val="0"/>
      <w:marRight w:val="0"/>
      <w:marTop w:val="0"/>
      <w:marBottom w:val="0"/>
      <w:divBdr>
        <w:top w:val="none" w:sz="0" w:space="0" w:color="auto"/>
        <w:left w:val="none" w:sz="0" w:space="0" w:color="auto"/>
        <w:bottom w:val="none" w:sz="0" w:space="0" w:color="auto"/>
        <w:right w:val="none" w:sz="0" w:space="0" w:color="auto"/>
      </w:divBdr>
    </w:div>
    <w:div w:id="885918305">
      <w:bodyDiv w:val="1"/>
      <w:marLeft w:val="0"/>
      <w:marRight w:val="0"/>
      <w:marTop w:val="0"/>
      <w:marBottom w:val="0"/>
      <w:divBdr>
        <w:top w:val="none" w:sz="0" w:space="0" w:color="auto"/>
        <w:left w:val="none" w:sz="0" w:space="0" w:color="auto"/>
        <w:bottom w:val="none" w:sz="0" w:space="0" w:color="auto"/>
        <w:right w:val="none" w:sz="0" w:space="0" w:color="auto"/>
      </w:divBdr>
    </w:div>
    <w:div w:id="886186943">
      <w:bodyDiv w:val="1"/>
      <w:marLeft w:val="0"/>
      <w:marRight w:val="0"/>
      <w:marTop w:val="0"/>
      <w:marBottom w:val="0"/>
      <w:divBdr>
        <w:top w:val="none" w:sz="0" w:space="0" w:color="auto"/>
        <w:left w:val="none" w:sz="0" w:space="0" w:color="auto"/>
        <w:bottom w:val="none" w:sz="0" w:space="0" w:color="auto"/>
        <w:right w:val="none" w:sz="0" w:space="0" w:color="auto"/>
      </w:divBdr>
    </w:div>
    <w:div w:id="886572334">
      <w:bodyDiv w:val="1"/>
      <w:marLeft w:val="0"/>
      <w:marRight w:val="0"/>
      <w:marTop w:val="0"/>
      <w:marBottom w:val="0"/>
      <w:divBdr>
        <w:top w:val="none" w:sz="0" w:space="0" w:color="auto"/>
        <w:left w:val="none" w:sz="0" w:space="0" w:color="auto"/>
        <w:bottom w:val="none" w:sz="0" w:space="0" w:color="auto"/>
        <w:right w:val="none" w:sz="0" w:space="0" w:color="auto"/>
      </w:divBdr>
    </w:div>
    <w:div w:id="887188663">
      <w:bodyDiv w:val="1"/>
      <w:marLeft w:val="0"/>
      <w:marRight w:val="0"/>
      <w:marTop w:val="0"/>
      <w:marBottom w:val="0"/>
      <w:divBdr>
        <w:top w:val="none" w:sz="0" w:space="0" w:color="auto"/>
        <w:left w:val="none" w:sz="0" w:space="0" w:color="auto"/>
        <w:bottom w:val="none" w:sz="0" w:space="0" w:color="auto"/>
        <w:right w:val="none" w:sz="0" w:space="0" w:color="auto"/>
      </w:divBdr>
    </w:div>
    <w:div w:id="888489745">
      <w:bodyDiv w:val="1"/>
      <w:marLeft w:val="0"/>
      <w:marRight w:val="0"/>
      <w:marTop w:val="0"/>
      <w:marBottom w:val="0"/>
      <w:divBdr>
        <w:top w:val="none" w:sz="0" w:space="0" w:color="auto"/>
        <w:left w:val="none" w:sz="0" w:space="0" w:color="auto"/>
        <w:bottom w:val="none" w:sz="0" w:space="0" w:color="auto"/>
        <w:right w:val="none" w:sz="0" w:space="0" w:color="auto"/>
      </w:divBdr>
    </w:div>
    <w:div w:id="889341443">
      <w:bodyDiv w:val="1"/>
      <w:marLeft w:val="0"/>
      <w:marRight w:val="0"/>
      <w:marTop w:val="0"/>
      <w:marBottom w:val="0"/>
      <w:divBdr>
        <w:top w:val="none" w:sz="0" w:space="0" w:color="auto"/>
        <w:left w:val="none" w:sz="0" w:space="0" w:color="auto"/>
        <w:bottom w:val="none" w:sz="0" w:space="0" w:color="auto"/>
        <w:right w:val="none" w:sz="0" w:space="0" w:color="auto"/>
      </w:divBdr>
    </w:div>
    <w:div w:id="889615522">
      <w:bodyDiv w:val="1"/>
      <w:marLeft w:val="0"/>
      <w:marRight w:val="0"/>
      <w:marTop w:val="0"/>
      <w:marBottom w:val="0"/>
      <w:divBdr>
        <w:top w:val="none" w:sz="0" w:space="0" w:color="auto"/>
        <w:left w:val="none" w:sz="0" w:space="0" w:color="auto"/>
        <w:bottom w:val="none" w:sz="0" w:space="0" w:color="auto"/>
        <w:right w:val="none" w:sz="0" w:space="0" w:color="auto"/>
      </w:divBdr>
    </w:div>
    <w:div w:id="889654195">
      <w:bodyDiv w:val="1"/>
      <w:marLeft w:val="0"/>
      <w:marRight w:val="0"/>
      <w:marTop w:val="0"/>
      <w:marBottom w:val="0"/>
      <w:divBdr>
        <w:top w:val="none" w:sz="0" w:space="0" w:color="auto"/>
        <w:left w:val="none" w:sz="0" w:space="0" w:color="auto"/>
        <w:bottom w:val="none" w:sz="0" w:space="0" w:color="auto"/>
        <w:right w:val="none" w:sz="0" w:space="0" w:color="auto"/>
      </w:divBdr>
    </w:div>
    <w:div w:id="890112826">
      <w:bodyDiv w:val="1"/>
      <w:marLeft w:val="0"/>
      <w:marRight w:val="0"/>
      <w:marTop w:val="0"/>
      <w:marBottom w:val="0"/>
      <w:divBdr>
        <w:top w:val="none" w:sz="0" w:space="0" w:color="auto"/>
        <w:left w:val="none" w:sz="0" w:space="0" w:color="auto"/>
        <w:bottom w:val="none" w:sz="0" w:space="0" w:color="auto"/>
        <w:right w:val="none" w:sz="0" w:space="0" w:color="auto"/>
      </w:divBdr>
    </w:div>
    <w:div w:id="890193516">
      <w:bodyDiv w:val="1"/>
      <w:marLeft w:val="0"/>
      <w:marRight w:val="0"/>
      <w:marTop w:val="0"/>
      <w:marBottom w:val="0"/>
      <w:divBdr>
        <w:top w:val="none" w:sz="0" w:space="0" w:color="auto"/>
        <w:left w:val="none" w:sz="0" w:space="0" w:color="auto"/>
        <w:bottom w:val="none" w:sz="0" w:space="0" w:color="auto"/>
        <w:right w:val="none" w:sz="0" w:space="0" w:color="auto"/>
      </w:divBdr>
    </w:div>
    <w:div w:id="890845368">
      <w:bodyDiv w:val="1"/>
      <w:marLeft w:val="0"/>
      <w:marRight w:val="0"/>
      <w:marTop w:val="0"/>
      <w:marBottom w:val="0"/>
      <w:divBdr>
        <w:top w:val="none" w:sz="0" w:space="0" w:color="auto"/>
        <w:left w:val="none" w:sz="0" w:space="0" w:color="auto"/>
        <w:bottom w:val="none" w:sz="0" w:space="0" w:color="auto"/>
        <w:right w:val="none" w:sz="0" w:space="0" w:color="auto"/>
      </w:divBdr>
    </w:div>
    <w:div w:id="891648405">
      <w:bodyDiv w:val="1"/>
      <w:marLeft w:val="0"/>
      <w:marRight w:val="0"/>
      <w:marTop w:val="0"/>
      <w:marBottom w:val="0"/>
      <w:divBdr>
        <w:top w:val="none" w:sz="0" w:space="0" w:color="auto"/>
        <w:left w:val="none" w:sz="0" w:space="0" w:color="auto"/>
        <w:bottom w:val="none" w:sz="0" w:space="0" w:color="auto"/>
        <w:right w:val="none" w:sz="0" w:space="0" w:color="auto"/>
      </w:divBdr>
    </w:div>
    <w:div w:id="891964144">
      <w:bodyDiv w:val="1"/>
      <w:marLeft w:val="0"/>
      <w:marRight w:val="0"/>
      <w:marTop w:val="0"/>
      <w:marBottom w:val="0"/>
      <w:divBdr>
        <w:top w:val="none" w:sz="0" w:space="0" w:color="auto"/>
        <w:left w:val="none" w:sz="0" w:space="0" w:color="auto"/>
        <w:bottom w:val="none" w:sz="0" w:space="0" w:color="auto"/>
        <w:right w:val="none" w:sz="0" w:space="0" w:color="auto"/>
      </w:divBdr>
    </w:div>
    <w:div w:id="892498697">
      <w:bodyDiv w:val="1"/>
      <w:marLeft w:val="0"/>
      <w:marRight w:val="0"/>
      <w:marTop w:val="0"/>
      <w:marBottom w:val="0"/>
      <w:divBdr>
        <w:top w:val="none" w:sz="0" w:space="0" w:color="auto"/>
        <w:left w:val="none" w:sz="0" w:space="0" w:color="auto"/>
        <w:bottom w:val="none" w:sz="0" w:space="0" w:color="auto"/>
        <w:right w:val="none" w:sz="0" w:space="0" w:color="auto"/>
      </w:divBdr>
    </w:div>
    <w:div w:id="892694318">
      <w:bodyDiv w:val="1"/>
      <w:marLeft w:val="0"/>
      <w:marRight w:val="0"/>
      <w:marTop w:val="0"/>
      <w:marBottom w:val="0"/>
      <w:divBdr>
        <w:top w:val="none" w:sz="0" w:space="0" w:color="auto"/>
        <w:left w:val="none" w:sz="0" w:space="0" w:color="auto"/>
        <w:bottom w:val="none" w:sz="0" w:space="0" w:color="auto"/>
        <w:right w:val="none" w:sz="0" w:space="0" w:color="auto"/>
      </w:divBdr>
    </w:div>
    <w:div w:id="893077631">
      <w:bodyDiv w:val="1"/>
      <w:marLeft w:val="0"/>
      <w:marRight w:val="0"/>
      <w:marTop w:val="0"/>
      <w:marBottom w:val="0"/>
      <w:divBdr>
        <w:top w:val="none" w:sz="0" w:space="0" w:color="auto"/>
        <w:left w:val="none" w:sz="0" w:space="0" w:color="auto"/>
        <w:bottom w:val="none" w:sz="0" w:space="0" w:color="auto"/>
        <w:right w:val="none" w:sz="0" w:space="0" w:color="auto"/>
      </w:divBdr>
    </w:div>
    <w:div w:id="893736792">
      <w:bodyDiv w:val="1"/>
      <w:marLeft w:val="0"/>
      <w:marRight w:val="0"/>
      <w:marTop w:val="0"/>
      <w:marBottom w:val="0"/>
      <w:divBdr>
        <w:top w:val="none" w:sz="0" w:space="0" w:color="auto"/>
        <w:left w:val="none" w:sz="0" w:space="0" w:color="auto"/>
        <w:bottom w:val="none" w:sz="0" w:space="0" w:color="auto"/>
        <w:right w:val="none" w:sz="0" w:space="0" w:color="auto"/>
      </w:divBdr>
    </w:div>
    <w:div w:id="894125936">
      <w:bodyDiv w:val="1"/>
      <w:marLeft w:val="0"/>
      <w:marRight w:val="0"/>
      <w:marTop w:val="0"/>
      <w:marBottom w:val="0"/>
      <w:divBdr>
        <w:top w:val="none" w:sz="0" w:space="0" w:color="auto"/>
        <w:left w:val="none" w:sz="0" w:space="0" w:color="auto"/>
        <w:bottom w:val="none" w:sz="0" w:space="0" w:color="auto"/>
        <w:right w:val="none" w:sz="0" w:space="0" w:color="auto"/>
      </w:divBdr>
    </w:div>
    <w:div w:id="895162452">
      <w:bodyDiv w:val="1"/>
      <w:marLeft w:val="0"/>
      <w:marRight w:val="0"/>
      <w:marTop w:val="0"/>
      <w:marBottom w:val="0"/>
      <w:divBdr>
        <w:top w:val="none" w:sz="0" w:space="0" w:color="auto"/>
        <w:left w:val="none" w:sz="0" w:space="0" w:color="auto"/>
        <w:bottom w:val="none" w:sz="0" w:space="0" w:color="auto"/>
        <w:right w:val="none" w:sz="0" w:space="0" w:color="auto"/>
      </w:divBdr>
    </w:div>
    <w:div w:id="895363005">
      <w:bodyDiv w:val="1"/>
      <w:marLeft w:val="0"/>
      <w:marRight w:val="0"/>
      <w:marTop w:val="0"/>
      <w:marBottom w:val="0"/>
      <w:divBdr>
        <w:top w:val="none" w:sz="0" w:space="0" w:color="auto"/>
        <w:left w:val="none" w:sz="0" w:space="0" w:color="auto"/>
        <w:bottom w:val="none" w:sz="0" w:space="0" w:color="auto"/>
        <w:right w:val="none" w:sz="0" w:space="0" w:color="auto"/>
      </w:divBdr>
    </w:div>
    <w:div w:id="896476008">
      <w:bodyDiv w:val="1"/>
      <w:marLeft w:val="0"/>
      <w:marRight w:val="0"/>
      <w:marTop w:val="0"/>
      <w:marBottom w:val="0"/>
      <w:divBdr>
        <w:top w:val="none" w:sz="0" w:space="0" w:color="auto"/>
        <w:left w:val="none" w:sz="0" w:space="0" w:color="auto"/>
        <w:bottom w:val="none" w:sz="0" w:space="0" w:color="auto"/>
        <w:right w:val="none" w:sz="0" w:space="0" w:color="auto"/>
      </w:divBdr>
    </w:div>
    <w:div w:id="896822778">
      <w:bodyDiv w:val="1"/>
      <w:marLeft w:val="0"/>
      <w:marRight w:val="0"/>
      <w:marTop w:val="0"/>
      <w:marBottom w:val="0"/>
      <w:divBdr>
        <w:top w:val="none" w:sz="0" w:space="0" w:color="auto"/>
        <w:left w:val="none" w:sz="0" w:space="0" w:color="auto"/>
        <w:bottom w:val="none" w:sz="0" w:space="0" w:color="auto"/>
        <w:right w:val="none" w:sz="0" w:space="0" w:color="auto"/>
      </w:divBdr>
    </w:div>
    <w:div w:id="896866643">
      <w:bodyDiv w:val="1"/>
      <w:marLeft w:val="0"/>
      <w:marRight w:val="0"/>
      <w:marTop w:val="0"/>
      <w:marBottom w:val="0"/>
      <w:divBdr>
        <w:top w:val="none" w:sz="0" w:space="0" w:color="auto"/>
        <w:left w:val="none" w:sz="0" w:space="0" w:color="auto"/>
        <w:bottom w:val="none" w:sz="0" w:space="0" w:color="auto"/>
        <w:right w:val="none" w:sz="0" w:space="0" w:color="auto"/>
      </w:divBdr>
    </w:div>
    <w:div w:id="897672919">
      <w:bodyDiv w:val="1"/>
      <w:marLeft w:val="0"/>
      <w:marRight w:val="0"/>
      <w:marTop w:val="0"/>
      <w:marBottom w:val="0"/>
      <w:divBdr>
        <w:top w:val="none" w:sz="0" w:space="0" w:color="auto"/>
        <w:left w:val="none" w:sz="0" w:space="0" w:color="auto"/>
        <w:bottom w:val="none" w:sz="0" w:space="0" w:color="auto"/>
        <w:right w:val="none" w:sz="0" w:space="0" w:color="auto"/>
      </w:divBdr>
    </w:div>
    <w:div w:id="898516463">
      <w:bodyDiv w:val="1"/>
      <w:marLeft w:val="0"/>
      <w:marRight w:val="0"/>
      <w:marTop w:val="0"/>
      <w:marBottom w:val="0"/>
      <w:divBdr>
        <w:top w:val="none" w:sz="0" w:space="0" w:color="auto"/>
        <w:left w:val="none" w:sz="0" w:space="0" w:color="auto"/>
        <w:bottom w:val="none" w:sz="0" w:space="0" w:color="auto"/>
        <w:right w:val="none" w:sz="0" w:space="0" w:color="auto"/>
      </w:divBdr>
    </w:div>
    <w:div w:id="900940921">
      <w:bodyDiv w:val="1"/>
      <w:marLeft w:val="0"/>
      <w:marRight w:val="0"/>
      <w:marTop w:val="0"/>
      <w:marBottom w:val="0"/>
      <w:divBdr>
        <w:top w:val="none" w:sz="0" w:space="0" w:color="auto"/>
        <w:left w:val="none" w:sz="0" w:space="0" w:color="auto"/>
        <w:bottom w:val="none" w:sz="0" w:space="0" w:color="auto"/>
        <w:right w:val="none" w:sz="0" w:space="0" w:color="auto"/>
      </w:divBdr>
    </w:div>
    <w:div w:id="901135388">
      <w:bodyDiv w:val="1"/>
      <w:marLeft w:val="0"/>
      <w:marRight w:val="0"/>
      <w:marTop w:val="0"/>
      <w:marBottom w:val="0"/>
      <w:divBdr>
        <w:top w:val="none" w:sz="0" w:space="0" w:color="auto"/>
        <w:left w:val="none" w:sz="0" w:space="0" w:color="auto"/>
        <w:bottom w:val="none" w:sz="0" w:space="0" w:color="auto"/>
        <w:right w:val="none" w:sz="0" w:space="0" w:color="auto"/>
      </w:divBdr>
    </w:div>
    <w:div w:id="901451808">
      <w:bodyDiv w:val="1"/>
      <w:marLeft w:val="0"/>
      <w:marRight w:val="0"/>
      <w:marTop w:val="0"/>
      <w:marBottom w:val="0"/>
      <w:divBdr>
        <w:top w:val="none" w:sz="0" w:space="0" w:color="auto"/>
        <w:left w:val="none" w:sz="0" w:space="0" w:color="auto"/>
        <w:bottom w:val="none" w:sz="0" w:space="0" w:color="auto"/>
        <w:right w:val="none" w:sz="0" w:space="0" w:color="auto"/>
      </w:divBdr>
    </w:div>
    <w:div w:id="902183435">
      <w:bodyDiv w:val="1"/>
      <w:marLeft w:val="0"/>
      <w:marRight w:val="0"/>
      <w:marTop w:val="0"/>
      <w:marBottom w:val="0"/>
      <w:divBdr>
        <w:top w:val="none" w:sz="0" w:space="0" w:color="auto"/>
        <w:left w:val="none" w:sz="0" w:space="0" w:color="auto"/>
        <w:bottom w:val="none" w:sz="0" w:space="0" w:color="auto"/>
        <w:right w:val="none" w:sz="0" w:space="0" w:color="auto"/>
      </w:divBdr>
    </w:div>
    <w:div w:id="902328319">
      <w:bodyDiv w:val="1"/>
      <w:marLeft w:val="0"/>
      <w:marRight w:val="0"/>
      <w:marTop w:val="0"/>
      <w:marBottom w:val="0"/>
      <w:divBdr>
        <w:top w:val="none" w:sz="0" w:space="0" w:color="auto"/>
        <w:left w:val="none" w:sz="0" w:space="0" w:color="auto"/>
        <w:bottom w:val="none" w:sz="0" w:space="0" w:color="auto"/>
        <w:right w:val="none" w:sz="0" w:space="0" w:color="auto"/>
      </w:divBdr>
    </w:div>
    <w:div w:id="903834648">
      <w:bodyDiv w:val="1"/>
      <w:marLeft w:val="0"/>
      <w:marRight w:val="0"/>
      <w:marTop w:val="0"/>
      <w:marBottom w:val="0"/>
      <w:divBdr>
        <w:top w:val="none" w:sz="0" w:space="0" w:color="auto"/>
        <w:left w:val="none" w:sz="0" w:space="0" w:color="auto"/>
        <w:bottom w:val="none" w:sz="0" w:space="0" w:color="auto"/>
        <w:right w:val="none" w:sz="0" w:space="0" w:color="auto"/>
      </w:divBdr>
    </w:div>
    <w:div w:id="903873173">
      <w:bodyDiv w:val="1"/>
      <w:marLeft w:val="0"/>
      <w:marRight w:val="0"/>
      <w:marTop w:val="0"/>
      <w:marBottom w:val="0"/>
      <w:divBdr>
        <w:top w:val="none" w:sz="0" w:space="0" w:color="auto"/>
        <w:left w:val="none" w:sz="0" w:space="0" w:color="auto"/>
        <w:bottom w:val="none" w:sz="0" w:space="0" w:color="auto"/>
        <w:right w:val="none" w:sz="0" w:space="0" w:color="auto"/>
      </w:divBdr>
    </w:div>
    <w:div w:id="904342455">
      <w:bodyDiv w:val="1"/>
      <w:marLeft w:val="0"/>
      <w:marRight w:val="0"/>
      <w:marTop w:val="0"/>
      <w:marBottom w:val="0"/>
      <w:divBdr>
        <w:top w:val="none" w:sz="0" w:space="0" w:color="auto"/>
        <w:left w:val="none" w:sz="0" w:space="0" w:color="auto"/>
        <w:bottom w:val="none" w:sz="0" w:space="0" w:color="auto"/>
        <w:right w:val="none" w:sz="0" w:space="0" w:color="auto"/>
      </w:divBdr>
    </w:div>
    <w:div w:id="904489026">
      <w:bodyDiv w:val="1"/>
      <w:marLeft w:val="0"/>
      <w:marRight w:val="0"/>
      <w:marTop w:val="0"/>
      <w:marBottom w:val="0"/>
      <w:divBdr>
        <w:top w:val="none" w:sz="0" w:space="0" w:color="auto"/>
        <w:left w:val="none" w:sz="0" w:space="0" w:color="auto"/>
        <w:bottom w:val="none" w:sz="0" w:space="0" w:color="auto"/>
        <w:right w:val="none" w:sz="0" w:space="0" w:color="auto"/>
      </w:divBdr>
    </w:div>
    <w:div w:id="909458385">
      <w:bodyDiv w:val="1"/>
      <w:marLeft w:val="0"/>
      <w:marRight w:val="0"/>
      <w:marTop w:val="0"/>
      <w:marBottom w:val="0"/>
      <w:divBdr>
        <w:top w:val="none" w:sz="0" w:space="0" w:color="auto"/>
        <w:left w:val="none" w:sz="0" w:space="0" w:color="auto"/>
        <w:bottom w:val="none" w:sz="0" w:space="0" w:color="auto"/>
        <w:right w:val="none" w:sz="0" w:space="0" w:color="auto"/>
      </w:divBdr>
    </w:div>
    <w:div w:id="910391031">
      <w:bodyDiv w:val="1"/>
      <w:marLeft w:val="0"/>
      <w:marRight w:val="0"/>
      <w:marTop w:val="0"/>
      <w:marBottom w:val="0"/>
      <w:divBdr>
        <w:top w:val="none" w:sz="0" w:space="0" w:color="auto"/>
        <w:left w:val="none" w:sz="0" w:space="0" w:color="auto"/>
        <w:bottom w:val="none" w:sz="0" w:space="0" w:color="auto"/>
        <w:right w:val="none" w:sz="0" w:space="0" w:color="auto"/>
      </w:divBdr>
    </w:div>
    <w:div w:id="911280457">
      <w:bodyDiv w:val="1"/>
      <w:marLeft w:val="0"/>
      <w:marRight w:val="0"/>
      <w:marTop w:val="0"/>
      <w:marBottom w:val="0"/>
      <w:divBdr>
        <w:top w:val="none" w:sz="0" w:space="0" w:color="auto"/>
        <w:left w:val="none" w:sz="0" w:space="0" w:color="auto"/>
        <w:bottom w:val="none" w:sz="0" w:space="0" w:color="auto"/>
        <w:right w:val="none" w:sz="0" w:space="0" w:color="auto"/>
      </w:divBdr>
    </w:div>
    <w:div w:id="911893395">
      <w:bodyDiv w:val="1"/>
      <w:marLeft w:val="0"/>
      <w:marRight w:val="0"/>
      <w:marTop w:val="0"/>
      <w:marBottom w:val="0"/>
      <w:divBdr>
        <w:top w:val="none" w:sz="0" w:space="0" w:color="auto"/>
        <w:left w:val="none" w:sz="0" w:space="0" w:color="auto"/>
        <w:bottom w:val="none" w:sz="0" w:space="0" w:color="auto"/>
        <w:right w:val="none" w:sz="0" w:space="0" w:color="auto"/>
      </w:divBdr>
    </w:div>
    <w:div w:id="912158098">
      <w:bodyDiv w:val="1"/>
      <w:marLeft w:val="0"/>
      <w:marRight w:val="0"/>
      <w:marTop w:val="0"/>
      <w:marBottom w:val="0"/>
      <w:divBdr>
        <w:top w:val="none" w:sz="0" w:space="0" w:color="auto"/>
        <w:left w:val="none" w:sz="0" w:space="0" w:color="auto"/>
        <w:bottom w:val="none" w:sz="0" w:space="0" w:color="auto"/>
        <w:right w:val="none" w:sz="0" w:space="0" w:color="auto"/>
      </w:divBdr>
    </w:div>
    <w:div w:id="913928572">
      <w:bodyDiv w:val="1"/>
      <w:marLeft w:val="0"/>
      <w:marRight w:val="0"/>
      <w:marTop w:val="0"/>
      <w:marBottom w:val="0"/>
      <w:divBdr>
        <w:top w:val="none" w:sz="0" w:space="0" w:color="auto"/>
        <w:left w:val="none" w:sz="0" w:space="0" w:color="auto"/>
        <w:bottom w:val="none" w:sz="0" w:space="0" w:color="auto"/>
        <w:right w:val="none" w:sz="0" w:space="0" w:color="auto"/>
      </w:divBdr>
    </w:div>
    <w:div w:id="913970569">
      <w:bodyDiv w:val="1"/>
      <w:marLeft w:val="0"/>
      <w:marRight w:val="0"/>
      <w:marTop w:val="0"/>
      <w:marBottom w:val="0"/>
      <w:divBdr>
        <w:top w:val="none" w:sz="0" w:space="0" w:color="auto"/>
        <w:left w:val="none" w:sz="0" w:space="0" w:color="auto"/>
        <w:bottom w:val="none" w:sz="0" w:space="0" w:color="auto"/>
        <w:right w:val="none" w:sz="0" w:space="0" w:color="auto"/>
      </w:divBdr>
    </w:div>
    <w:div w:id="913973841">
      <w:bodyDiv w:val="1"/>
      <w:marLeft w:val="0"/>
      <w:marRight w:val="0"/>
      <w:marTop w:val="0"/>
      <w:marBottom w:val="0"/>
      <w:divBdr>
        <w:top w:val="none" w:sz="0" w:space="0" w:color="auto"/>
        <w:left w:val="none" w:sz="0" w:space="0" w:color="auto"/>
        <w:bottom w:val="none" w:sz="0" w:space="0" w:color="auto"/>
        <w:right w:val="none" w:sz="0" w:space="0" w:color="auto"/>
      </w:divBdr>
    </w:div>
    <w:div w:id="913977021">
      <w:bodyDiv w:val="1"/>
      <w:marLeft w:val="0"/>
      <w:marRight w:val="0"/>
      <w:marTop w:val="0"/>
      <w:marBottom w:val="0"/>
      <w:divBdr>
        <w:top w:val="none" w:sz="0" w:space="0" w:color="auto"/>
        <w:left w:val="none" w:sz="0" w:space="0" w:color="auto"/>
        <w:bottom w:val="none" w:sz="0" w:space="0" w:color="auto"/>
        <w:right w:val="none" w:sz="0" w:space="0" w:color="auto"/>
      </w:divBdr>
    </w:div>
    <w:div w:id="914970584">
      <w:bodyDiv w:val="1"/>
      <w:marLeft w:val="0"/>
      <w:marRight w:val="0"/>
      <w:marTop w:val="0"/>
      <w:marBottom w:val="0"/>
      <w:divBdr>
        <w:top w:val="none" w:sz="0" w:space="0" w:color="auto"/>
        <w:left w:val="none" w:sz="0" w:space="0" w:color="auto"/>
        <w:bottom w:val="none" w:sz="0" w:space="0" w:color="auto"/>
        <w:right w:val="none" w:sz="0" w:space="0" w:color="auto"/>
      </w:divBdr>
    </w:div>
    <w:div w:id="915557371">
      <w:bodyDiv w:val="1"/>
      <w:marLeft w:val="0"/>
      <w:marRight w:val="0"/>
      <w:marTop w:val="0"/>
      <w:marBottom w:val="0"/>
      <w:divBdr>
        <w:top w:val="none" w:sz="0" w:space="0" w:color="auto"/>
        <w:left w:val="none" w:sz="0" w:space="0" w:color="auto"/>
        <w:bottom w:val="none" w:sz="0" w:space="0" w:color="auto"/>
        <w:right w:val="none" w:sz="0" w:space="0" w:color="auto"/>
      </w:divBdr>
    </w:div>
    <w:div w:id="915628212">
      <w:bodyDiv w:val="1"/>
      <w:marLeft w:val="0"/>
      <w:marRight w:val="0"/>
      <w:marTop w:val="0"/>
      <w:marBottom w:val="0"/>
      <w:divBdr>
        <w:top w:val="none" w:sz="0" w:space="0" w:color="auto"/>
        <w:left w:val="none" w:sz="0" w:space="0" w:color="auto"/>
        <w:bottom w:val="none" w:sz="0" w:space="0" w:color="auto"/>
        <w:right w:val="none" w:sz="0" w:space="0" w:color="auto"/>
      </w:divBdr>
    </w:div>
    <w:div w:id="920794903">
      <w:bodyDiv w:val="1"/>
      <w:marLeft w:val="0"/>
      <w:marRight w:val="0"/>
      <w:marTop w:val="0"/>
      <w:marBottom w:val="0"/>
      <w:divBdr>
        <w:top w:val="none" w:sz="0" w:space="0" w:color="auto"/>
        <w:left w:val="none" w:sz="0" w:space="0" w:color="auto"/>
        <w:bottom w:val="none" w:sz="0" w:space="0" w:color="auto"/>
        <w:right w:val="none" w:sz="0" w:space="0" w:color="auto"/>
      </w:divBdr>
    </w:div>
    <w:div w:id="920917096">
      <w:bodyDiv w:val="1"/>
      <w:marLeft w:val="0"/>
      <w:marRight w:val="0"/>
      <w:marTop w:val="0"/>
      <w:marBottom w:val="0"/>
      <w:divBdr>
        <w:top w:val="none" w:sz="0" w:space="0" w:color="auto"/>
        <w:left w:val="none" w:sz="0" w:space="0" w:color="auto"/>
        <w:bottom w:val="none" w:sz="0" w:space="0" w:color="auto"/>
        <w:right w:val="none" w:sz="0" w:space="0" w:color="auto"/>
      </w:divBdr>
    </w:div>
    <w:div w:id="922490806">
      <w:bodyDiv w:val="1"/>
      <w:marLeft w:val="0"/>
      <w:marRight w:val="0"/>
      <w:marTop w:val="0"/>
      <w:marBottom w:val="0"/>
      <w:divBdr>
        <w:top w:val="none" w:sz="0" w:space="0" w:color="auto"/>
        <w:left w:val="none" w:sz="0" w:space="0" w:color="auto"/>
        <w:bottom w:val="none" w:sz="0" w:space="0" w:color="auto"/>
        <w:right w:val="none" w:sz="0" w:space="0" w:color="auto"/>
      </w:divBdr>
    </w:div>
    <w:div w:id="923417066">
      <w:bodyDiv w:val="1"/>
      <w:marLeft w:val="0"/>
      <w:marRight w:val="0"/>
      <w:marTop w:val="0"/>
      <w:marBottom w:val="0"/>
      <w:divBdr>
        <w:top w:val="none" w:sz="0" w:space="0" w:color="auto"/>
        <w:left w:val="none" w:sz="0" w:space="0" w:color="auto"/>
        <w:bottom w:val="none" w:sz="0" w:space="0" w:color="auto"/>
        <w:right w:val="none" w:sz="0" w:space="0" w:color="auto"/>
      </w:divBdr>
    </w:div>
    <w:div w:id="925191963">
      <w:bodyDiv w:val="1"/>
      <w:marLeft w:val="0"/>
      <w:marRight w:val="0"/>
      <w:marTop w:val="0"/>
      <w:marBottom w:val="0"/>
      <w:divBdr>
        <w:top w:val="none" w:sz="0" w:space="0" w:color="auto"/>
        <w:left w:val="none" w:sz="0" w:space="0" w:color="auto"/>
        <w:bottom w:val="none" w:sz="0" w:space="0" w:color="auto"/>
        <w:right w:val="none" w:sz="0" w:space="0" w:color="auto"/>
      </w:divBdr>
    </w:div>
    <w:div w:id="926040726">
      <w:bodyDiv w:val="1"/>
      <w:marLeft w:val="0"/>
      <w:marRight w:val="0"/>
      <w:marTop w:val="0"/>
      <w:marBottom w:val="0"/>
      <w:divBdr>
        <w:top w:val="none" w:sz="0" w:space="0" w:color="auto"/>
        <w:left w:val="none" w:sz="0" w:space="0" w:color="auto"/>
        <w:bottom w:val="none" w:sz="0" w:space="0" w:color="auto"/>
        <w:right w:val="none" w:sz="0" w:space="0" w:color="auto"/>
      </w:divBdr>
    </w:div>
    <w:div w:id="926765272">
      <w:bodyDiv w:val="1"/>
      <w:marLeft w:val="0"/>
      <w:marRight w:val="0"/>
      <w:marTop w:val="0"/>
      <w:marBottom w:val="0"/>
      <w:divBdr>
        <w:top w:val="none" w:sz="0" w:space="0" w:color="auto"/>
        <w:left w:val="none" w:sz="0" w:space="0" w:color="auto"/>
        <w:bottom w:val="none" w:sz="0" w:space="0" w:color="auto"/>
        <w:right w:val="none" w:sz="0" w:space="0" w:color="auto"/>
      </w:divBdr>
    </w:div>
    <w:div w:id="928732720">
      <w:bodyDiv w:val="1"/>
      <w:marLeft w:val="0"/>
      <w:marRight w:val="0"/>
      <w:marTop w:val="0"/>
      <w:marBottom w:val="0"/>
      <w:divBdr>
        <w:top w:val="none" w:sz="0" w:space="0" w:color="auto"/>
        <w:left w:val="none" w:sz="0" w:space="0" w:color="auto"/>
        <w:bottom w:val="none" w:sz="0" w:space="0" w:color="auto"/>
        <w:right w:val="none" w:sz="0" w:space="0" w:color="auto"/>
      </w:divBdr>
    </w:div>
    <w:div w:id="929049293">
      <w:bodyDiv w:val="1"/>
      <w:marLeft w:val="0"/>
      <w:marRight w:val="0"/>
      <w:marTop w:val="0"/>
      <w:marBottom w:val="0"/>
      <w:divBdr>
        <w:top w:val="none" w:sz="0" w:space="0" w:color="auto"/>
        <w:left w:val="none" w:sz="0" w:space="0" w:color="auto"/>
        <w:bottom w:val="none" w:sz="0" w:space="0" w:color="auto"/>
        <w:right w:val="none" w:sz="0" w:space="0" w:color="auto"/>
      </w:divBdr>
    </w:div>
    <w:div w:id="933199180">
      <w:bodyDiv w:val="1"/>
      <w:marLeft w:val="0"/>
      <w:marRight w:val="0"/>
      <w:marTop w:val="0"/>
      <w:marBottom w:val="0"/>
      <w:divBdr>
        <w:top w:val="none" w:sz="0" w:space="0" w:color="auto"/>
        <w:left w:val="none" w:sz="0" w:space="0" w:color="auto"/>
        <w:bottom w:val="none" w:sz="0" w:space="0" w:color="auto"/>
        <w:right w:val="none" w:sz="0" w:space="0" w:color="auto"/>
      </w:divBdr>
    </w:div>
    <w:div w:id="933512055">
      <w:bodyDiv w:val="1"/>
      <w:marLeft w:val="0"/>
      <w:marRight w:val="0"/>
      <w:marTop w:val="0"/>
      <w:marBottom w:val="0"/>
      <w:divBdr>
        <w:top w:val="none" w:sz="0" w:space="0" w:color="auto"/>
        <w:left w:val="none" w:sz="0" w:space="0" w:color="auto"/>
        <w:bottom w:val="none" w:sz="0" w:space="0" w:color="auto"/>
        <w:right w:val="none" w:sz="0" w:space="0" w:color="auto"/>
      </w:divBdr>
    </w:div>
    <w:div w:id="933854778">
      <w:bodyDiv w:val="1"/>
      <w:marLeft w:val="0"/>
      <w:marRight w:val="0"/>
      <w:marTop w:val="0"/>
      <w:marBottom w:val="0"/>
      <w:divBdr>
        <w:top w:val="none" w:sz="0" w:space="0" w:color="auto"/>
        <w:left w:val="none" w:sz="0" w:space="0" w:color="auto"/>
        <w:bottom w:val="none" w:sz="0" w:space="0" w:color="auto"/>
        <w:right w:val="none" w:sz="0" w:space="0" w:color="auto"/>
      </w:divBdr>
    </w:div>
    <w:div w:id="935862355">
      <w:bodyDiv w:val="1"/>
      <w:marLeft w:val="0"/>
      <w:marRight w:val="0"/>
      <w:marTop w:val="0"/>
      <w:marBottom w:val="0"/>
      <w:divBdr>
        <w:top w:val="none" w:sz="0" w:space="0" w:color="auto"/>
        <w:left w:val="none" w:sz="0" w:space="0" w:color="auto"/>
        <w:bottom w:val="none" w:sz="0" w:space="0" w:color="auto"/>
        <w:right w:val="none" w:sz="0" w:space="0" w:color="auto"/>
      </w:divBdr>
    </w:div>
    <w:div w:id="936015956">
      <w:bodyDiv w:val="1"/>
      <w:marLeft w:val="0"/>
      <w:marRight w:val="0"/>
      <w:marTop w:val="0"/>
      <w:marBottom w:val="0"/>
      <w:divBdr>
        <w:top w:val="none" w:sz="0" w:space="0" w:color="auto"/>
        <w:left w:val="none" w:sz="0" w:space="0" w:color="auto"/>
        <w:bottom w:val="none" w:sz="0" w:space="0" w:color="auto"/>
        <w:right w:val="none" w:sz="0" w:space="0" w:color="auto"/>
      </w:divBdr>
    </w:div>
    <w:div w:id="938025184">
      <w:bodyDiv w:val="1"/>
      <w:marLeft w:val="0"/>
      <w:marRight w:val="0"/>
      <w:marTop w:val="0"/>
      <w:marBottom w:val="0"/>
      <w:divBdr>
        <w:top w:val="none" w:sz="0" w:space="0" w:color="auto"/>
        <w:left w:val="none" w:sz="0" w:space="0" w:color="auto"/>
        <w:bottom w:val="none" w:sz="0" w:space="0" w:color="auto"/>
        <w:right w:val="none" w:sz="0" w:space="0" w:color="auto"/>
      </w:divBdr>
    </w:div>
    <w:div w:id="942418989">
      <w:bodyDiv w:val="1"/>
      <w:marLeft w:val="0"/>
      <w:marRight w:val="0"/>
      <w:marTop w:val="0"/>
      <w:marBottom w:val="0"/>
      <w:divBdr>
        <w:top w:val="none" w:sz="0" w:space="0" w:color="auto"/>
        <w:left w:val="none" w:sz="0" w:space="0" w:color="auto"/>
        <w:bottom w:val="none" w:sz="0" w:space="0" w:color="auto"/>
        <w:right w:val="none" w:sz="0" w:space="0" w:color="auto"/>
      </w:divBdr>
    </w:div>
    <w:div w:id="942420519">
      <w:bodyDiv w:val="1"/>
      <w:marLeft w:val="0"/>
      <w:marRight w:val="0"/>
      <w:marTop w:val="0"/>
      <w:marBottom w:val="0"/>
      <w:divBdr>
        <w:top w:val="none" w:sz="0" w:space="0" w:color="auto"/>
        <w:left w:val="none" w:sz="0" w:space="0" w:color="auto"/>
        <w:bottom w:val="none" w:sz="0" w:space="0" w:color="auto"/>
        <w:right w:val="none" w:sz="0" w:space="0" w:color="auto"/>
      </w:divBdr>
    </w:div>
    <w:div w:id="942497067">
      <w:bodyDiv w:val="1"/>
      <w:marLeft w:val="0"/>
      <w:marRight w:val="0"/>
      <w:marTop w:val="0"/>
      <w:marBottom w:val="0"/>
      <w:divBdr>
        <w:top w:val="none" w:sz="0" w:space="0" w:color="auto"/>
        <w:left w:val="none" w:sz="0" w:space="0" w:color="auto"/>
        <w:bottom w:val="none" w:sz="0" w:space="0" w:color="auto"/>
        <w:right w:val="none" w:sz="0" w:space="0" w:color="auto"/>
      </w:divBdr>
    </w:div>
    <w:div w:id="944189525">
      <w:bodyDiv w:val="1"/>
      <w:marLeft w:val="0"/>
      <w:marRight w:val="0"/>
      <w:marTop w:val="0"/>
      <w:marBottom w:val="0"/>
      <w:divBdr>
        <w:top w:val="none" w:sz="0" w:space="0" w:color="auto"/>
        <w:left w:val="none" w:sz="0" w:space="0" w:color="auto"/>
        <w:bottom w:val="none" w:sz="0" w:space="0" w:color="auto"/>
        <w:right w:val="none" w:sz="0" w:space="0" w:color="auto"/>
      </w:divBdr>
    </w:div>
    <w:div w:id="945036446">
      <w:bodyDiv w:val="1"/>
      <w:marLeft w:val="0"/>
      <w:marRight w:val="0"/>
      <w:marTop w:val="0"/>
      <w:marBottom w:val="0"/>
      <w:divBdr>
        <w:top w:val="none" w:sz="0" w:space="0" w:color="auto"/>
        <w:left w:val="none" w:sz="0" w:space="0" w:color="auto"/>
        <w:bottom w:val="none" w:sz="0" w:space="0" w:color="auto"/>
        <w:right w:val="none" w:sz="0" w:space="0" w:color="auto"/>
      </w:divBdr>
    </w:div>
    <w:div w:id="949317503">
      <w:bodyDiv w:val="1"/>
      <w:marLeft w:val="0"/>
      <w:marRight w:val="0"/>
      <w:marTop w:val="0"/>
      <w:marBottom w:val="0"/>
      <w:divBdr>
        <w:top w:val="none" w:sz="0" w:space="0" w:color="auto"/>
        <w:left w:val="none" w:sz="0" w:space="0" w:color="auto"/>
        <w:bottom w:val="none" w:sz="0" w:space="0" w:color="auto"/>
        <w:right w:val="none" w:sz="0" w:space="0" w:color="auto"/>
      </w:divBdr>
    </w:div>
    <w:div w:id="950167068">
      <w:bodyDiv w:val="1"/>
      <w:marLeft w:val="0"/>
      <w:marRight w:val="0"/>
      <w:marTop w:val="0"/>
      <w:marBottom w:val="0"/>
      <w:divBdr>
        <w:top w:val="none" w:sz="0" w:space="0" w:color="auto"/>
        <w:left w:val="none" w:sz="0" w:space="0" w:color="auto"/>
        <w:bottom w:val="none" w:sz="0" w:space="0" w:color="auto"/>
        <w:right w:val="none" w:sz="0" w:space="0" w:color="auto"/>
      </w:divBdr>
    </w:div>
    <w:div w:id="950209777">
      <w:bodyDiv w:val="1"/>
      <w:marLeft w:val="0"/>
      <w:marRight w:val="0"/>
      <w:marTop w:val="0"/>
      <w:marBottom w:val="0"/>
      <w:divBdr>
        <w:top w:val="none" w:sz="0" w:space="0" w:color="auto"/>
        <w:left w:val="none" w:sz="0" w:space="0" w:color="auto"/>
        <w:bottom w:val="none" w:sz="0" w:space="0" w:color="auto"/>
        <w:right w:val="none" w:sz="0" w:space="0" w:color="auto"/>
      </w:divBdr>
    </w:div>
    <w:div w:id="950741482">
      <w:bodyDiv w:val="1"/>
      <w:marLeft w:val="0"/>
      <w:marRight w:val="0"/>
      <w:marTop w:val="0"/>
      <w:marBottom w:val="0"/>
      <w:divBdr>
        <w:top w:val="none" w:sz="0" w:space="0" w:color="auto"/>
        <w:left w:val="none" w:sz="0" w:space="0" w:color="auto"/>
        <w:bottom w:val="none" w:sz="0" w:space="0" w:color="auto"/>
        <w:right w:val="none" w:sz="0" w:space="0" w:color="auto"/>
      </w:divBdr>
    </w:div>
    <w:div w:id="950749334">
      <w:bodyDiv w:val="1"/>
      <w:marLeft w:val="0"/>
      <w:marRight w:val="0"/>
      <w:marTop w:val="0"/>
      <w:marBottom w:val="0"/>
      <w:divBdr>
        <w:top w:val="none" w:sz="0" w:space="0" w:color="auto"/>
        <w:left w:val="none" w:sz="0" w:space="0" w:color="auto"/>
        <w:bottom w:val="none" w:sz="0" w:space="0" w:color="auto"/>
        <w:right w:val="none" w:sz="0" w:space="0" w:color="auto"/>
      </w:divBdr>
    </w:div>
    <w:div w:id="950937574">
      <w:bodyDiv w:val="1"/>
      <w:marLeft w:val="0"/>
      <w:marRight w:val="0"/>
      <w:marTop w:val="0"/>
      <w:marBottom w:val="0"/>
      <w:divBdr>
        <w:top w:val="none" w:sz="0" w:space="0" w:color="auto"/>
        <w:left w:val="none" w:sz="0" w:space="0" w:color="auto"/>
        <w:bottom w:val="none" w:sz="0" w:space="0" w:color="auto"/>
        <w:right w:val="none" w:sz="0" w:space="0" w:color="auto"/>
      </w:divBdr>
    </w:div>
    <w:div w:id="951715967">
      <w:bodyDiv w:val="1"/>
      <w:marLeft w:val="0"/>
      <w:marRight w:val="0"/>
      <w:marTop w:val="0"/>
      <w:marBottom w:val="0"/>
      <w:divBdr>
        <w:top w:val="none" w:sz="0" w:space="0" w:color="auto"/>
        <w:left w:val="none" w:sz="0" w:space="0" w:color="auto"/>
        <w:bottom w:val="none" w:sz="0" w:space="0" w:color="auto"/>
        <w:right w:val="none" w:sz="0" w:space="0" w:color="auto"/>
      </w:divBdr>
    </w:div>
    <w:div w:id="952245536">
      <w:bodyDiv w:val="1"/>
      <w:marLeft w:val="0"/>
      <w:marRight w:val="0"/>
      <w:marTop w:val="0"/>
      <w:marBottom w:val="0"/>
      <w:divBdr>
        <w:top w:val="none" w:sz="0" w:space="0" w:color="auto"/>
        <w:left w:val="none" w:sz="0" w:space="0" w:color="auto"/>
        <w:bottom w:val="none" w:sz="0" w:space="0" w:color="auto"/>
        <w:right w:val="none" w:sz="0" w:space="0" w:color="auto"/>
      </w:divBdr>
    </w:div>
    <w:div w:id="954677957">
      <w:bodyDiv w:val="1"/>
      <w:marLeft w:val="0"/>
      <w:marRight w:val="0"/>
      <w:marTop w:val="0"/>
      <w:marBottom w:val="0"/>
      <w:divBdr>
        <w:top w:val="none" w:sz="0" w:space="0" w:color="auto"/>
        <w:left w:val="none" w:sz="0" w:space="0" w:color="auto"/>
        <w:bottom w:val="none" w:sz="0" w:space="0" w:color="auto"/>
        <w:right w:val="none" w:sz="0" w:space="0" w:color="auto"/>
      </w:divBdr>
    </w:div>
    <w:div w:id="954678205">
      <w:bodyDiv w:val="1"/>
      <w:marLeft w:val="0"/>
      <w:marRight w:val="0"/>
      <w:marTop w:val="0"/>
      <w:marBottom w:val="0"/>
      <w:divBdr>
        <w:top w:val="none" w:sz="0" w:space="0" w:color="auto"/>
        <w:left w:val="none" w:sz="0" w:space="0" w:color="auto"/>
        <w:bottom w:val="none" w:sz="0" w:space="0" w:color="auto"/>
        <w:right w:val="none" w:sz="0" w:space="0" w:color="auto"/>
      </w:divBdr>
    </w:div>
    <w:div w:id="954795750">
      <w:bodyDiv w:val="1"/>
      <w:marLeft w:val="0"/>
      <w:marRight w:val="0"/>
      <w:marTop w:val="0"/>
      <w:marBottom w:val="0"/>
      <w:divBdr>
        <w:top w:val="none" w:sz="0" w:space="0" w:color="auto"/>
        <w:left w:val="none" w:sz="0" w:space="0" w:color="auto"/>
        <w:bottom w:val="none" w:sz="0" w:space="0" w:color="auto"/>
        <w:right w:val="none" w:sz="0" w:space="0" w:color="auto"/>
      </w:divBdr>
    </w:div>
    <w:div w:id="955135719">
      <w:bodyDiv w:val="1"/>
      <w:marLeft w:val="0"/>
      <w:marRight w:val="0"/>
      <w:marTop w:val="0"/>
      <w:marBottom w:val="0"/>
      <w:divBdr>
        <w:top w:val="none" w:sz="0" w:space="0" w:color="auto"/>
        <w:left w:val="none" w:sz="0" w:space="0" w:color="auto"/>
        <w:bottom w:val="none" w:sz="0" w:space="0" w:color="auto"/>
        <w:right w:val="none" w:sz="0" w:space="0" w:color="auto"/>
      </w:divBdr>
    </w:div>
    <w:div w:id="955327279">
      <w:bodyDiv w:val="1"/>
      <w:marLeft w:val="0"/>
      <w:marRight w:val="0"/>
      <w:marTop w:val="0"/>
      <w:marBottom w:val="0"/>
      <w:divBdr>
        <w:top w:val="none" w:sz="0" w:space="0" w:color="auto"/>
        <w:left w:val="none" w:sz="0" w:space="0" w:color="auto"/>
        <w:bottom w:val="none" w:sz="0" w:space="0" w:color="auto"/>
        <w:right w:val="none" w:sz="0" w:space="0" w:color="auto"/>
      </w:divBdr>
    </w:div>
    <w:div w:id="955480750">
      <w:bodyDiv w:val="1"/>
      <w:marLeft w:val="0"/>
      <w:marRight w:val="0"/>
      <w:marTop w:val="0"/>
      <w:marBottom w:val="0"/>
      <w:divBdr>
        <w:top w:val="none" w:sz="0" w:space="0" w:color="auto"/>
        <w:left w:val="none" w:sz="0" w:space="0" w:color="auto"/>
        <w:bottom w:val="none" w:sz="0" w:space="0" w:color="auto"/>
        <w:right w:val="none" w:sz="0" w:space="0" w:color="auto"/>
      </w:divBdr>
    </w:div>
    <w:div w:id="955715726">
      <w:bodyDiv w:val="1"/>
      <w:marLeft w:val="0"/>
      <w:marRight w:val="0"/>
      <w:marTop w:val="0"/>
      <w:marBottom w:val="0"/>
      <w:divBdr>
        <w:top w:val="none" w:sz="0" w:space="0" w:color="auto"/>
        <w:left w:val="none" w:sz="0" w:space="0" w:color="auto"/>
        <w:bottom w:val="none" w:sz="0" w:space="0" w:color="auto"/>
        <w:right w:val="none" w:sz="0" w:space="0" w:color="auto"/>
      </w:divBdr>
    </w:div>
    <w:div w:id="956637882">
      <w:bodyDiv w:val="1"/>
      <w:marLeft w:val="0"/>
      <w:marRight w:val="0"/>
      <w:marTop w:val="0"/>
      <w:marBottom w:val="0"/>
      <w:divBdr>
        <w:top w:val="none" w:sz="0" w:space="0" w:color="auto"/>
        <w:left w:val="none" w:sz="0" w:space="0" w:color="auto"/>
        <w:bottom w:val="none" w:sz="0" w:space="0" w:color="auto"/>
        <w:right w:val="none" w:sz="0" w:space="0" w:color="auto"/>
      </w:divBdr>
    </w:div>
    <w:div w:id="956832519">
      <w:bodyDiv w:val="1"/>
      <w:marLeft w:val="0"/>
      <w:marRight w:val="0"/>
      <w:marTop w:val="0"/>
      <w:marBottom w:val="0"/>
      <w:divBdr>
        <w:top w:val="none" w:sz="0" w:space="0" w:color="auto"/>
        <w:left w:val="none" w:sz="0" w:space="0" w:color="auto"/>
        <w:bottom w:val="none" w:sz="0" w:space="0" w:color="auto"/>
        <w:right w:val="none" w:sz="0" w:space="0" w:color="auto"/>
      </w:divBdr>
    </w:div>
    <w:div w:id="957183574">
      <w:bodyDiv w:val="1"/>
      <w:marLeft w:val="0"/>
      <w:marRight w:val="0"/>
      <w:marTop w:val="0"/>
      <w:marBottom w:val="0"/>
      <w:divBdr>
        <w:top w:val="none" w:sz="0" w:space="0" w:color="auto"/>
        <w:left w:val="none" w:sz="0" w:space="0" w:color="auto"/>
        <w:bottom w:val="none" w:sz="0" w:space="0" w:color="auto"/>
        <w:right w:val="none" w:sz="0" w:space="0" w:color="auto"/>
      </w:divBdr>
    </w:div>
    <w:div w:id="959146044">
      <w:bodyDiv w:val="1"/>
      <w:marLeft w:val="0"/>
      <w:marRight w:val="0"/>
      <w:marTop w:val="0"/>
      <w:marBottom w:val="0"/>
      <w:divBdr>
        <w:top w:val="none" w:sz="0" w:space="0" w:color="auto"/>
        <w:left w:val="none" w:sz="0" w:space="0" w:color="auto"/>
        <w:bottom w:val="none" w:sz="0" w:space="0" w:color="auto"/>
        <w:right w:val="none" w:sz="0" w:space="0" w:color="auto"/>
      </w:divBdr>
    </w:div>
    <w:div w:id="960648737">
      <w:bodyDiv w:val="1"/>
      <w:marLeft w:val="0"/>
      <w:marRight w:val="0"/>
      <w:marTop w:val="0"/>
      <w:marBottom w:val="0"/>
      <w:divBdr>
        <w:top w:val="none" w:sz="0" w:space="0" w:color="auto"/>
        <w:left w:val="none" w:sz="0" w:space="0" w:color="auto"/>
        <w:bottom w:val="none" w:sz="0" w:space="0" w:color="auto"/>
        <w:right w:val="none" w:sz="0" w:space="0" w:color="auto"/>
      </w:divBdr>
    </w:div>
    <w:div w:id="960841047">
      <w:bodyDiv w:val="1"/>
      <w:marLeft w:val="0"/>
      <w:marRight w:val="0"/>
      <w:marTop w:val="0"/>
      <w:marBottom w:val="0"/>
      <w:divBdr>
        <w:top w:val="none" w:sz="0" w:space="0" w:color="auto"/>
        <w:left w:val="none" w:sz="0" w:space="0" w:color="auto"/>
        <w:bottom w:val="none" w:sz="0" w:space="0" w:color="auto"/>
        <w:right w:val="none" w:sz="0" w:space="0" w:color="auto"/>
      </w:divBdr>
    </w:div>
    <w:div w:id="961039255">
      <w:bodyDiv w:val="1"/>
      <w:marLeft w:val="0"/>
      <w:marRight w:val="0"/>
      <w:marTop w:val="0"/>
      <w:marBottom w:val="0"/>
      <w:divBdr>
        <w:top w:val="none" w:sz="0" w:space="0" w:color="auto"/>
        <w:left w:val="none" w:sz="0" w:space="0" w:color="auto"/>
        <w:bottom w:val="none" w:sz="0" w:space="0" w:color="auto"/>
        <w:right w:val="none" w:sz="0" w:space="0" w:color="auto"/>
      </w:divBdr>
    </w:div>
    <w:div w:id="961619003">
      <w:bodyDiv w:val="1"/>
      <w:marLeft w:val="0"/>
      <w:marRight w:val="0"/>
      <w:marTop w:val="0"/>
      <w:marBottom w:val="0"/>
      <w:divBdr>
        <w:top w:val="none" w:sz="0" w:space="0" w:color="auto"/>
        <w:left w:val="none" w:sz="0" w:space="0" w:color="auto"/>
        <w:bottom w:val="none" w:sz="0" w:space="0" w:color="auto"/>
        <w:right w:val="none" w:sz="0" w:space="0" w:color="auto"/>
      </w:divBdr>
    </w:div>
    <w:div w:id="964429118">
      <w:bodyDiv w:val="1"/>
      <w:marLeft w:val="0"/>
      <w:marRight w:val="0"/>
      <w:marTop w:val="0"/>
      <w:marBottom w:val="0"/>
      <w:divBdr>
        <w:top w:val="none" w:sz="0" w:space="0" w:color="auto"/>
        <w:left w:val="none" w:sz="0" w:space="0" w:color="auto"/>
        <w:bottom w:val="none" w:sz="0" w:space="0" w:color="auto"/>
        <w:right w:val="none" w:sz="0" w:space="0" w:color="auto"/>
      </w:divBdr>
    </w:div>
    <w:div w:id="965625879">
      <w:bodyDiv w:val="1"/>
      <w:marLeft w:val="0"/>
      <w:marRight w:val="0"/>
      <w:marTop w:val="0"/>
      <w:marBottom w:val="0"/>
      <w:divBdr>
        <w:top w:val="none" w:sz="0" w:space="0" w:color="auto"/>
        <w:left w:val="none" w:sz="0" w:space="0" w:color="auto"/>
        <w:bottom w:val="none" w:sz="0" w:space="0" w:color="auto"/>
        <w:right w:val="none" w:sz="0" w:space="0" w:color="auto"/>
      </w:divBdr>
    </w:div>
    <w:div w:id="965701523">
      <w:bodyDiv w:val="1"/>
      <w:marLeft w:val="0"/>
      <w:marRight w:val="0"/>
      <w:marTop w:val="0"/>
      <w:marBottom w:val="0"/>
      <w:divBdr>
        <w:top w:val="none" w:sz="0" w:space="0" w:color="auto"/>
        <w:left w:val="none" w:sz="0" w:space="0" w:color="auto"/>
        <w:bottom w:val="none" w:sz="0" w:space="0" w:color="auto"/>
        <w:right w:val="none" w:sz="0" w:space="0" w:color="auto"/>
      </w:divBdr>
    </w:div>
    <w:div w:id="966200645">
      <w:bodyDiv w:val="1"/>
      <w:marLeft w:val="0"/>
      <w:marRight w:val="0"/>
      <w:marTop w:val="0"/>
      <w:marBottom w:val="0"/>
      <w:divBdr>
        <w:top w:val="none" w:sz="0" w:space="0" w:color="auto"/>
        <w:left w:val="none" w:sz="0" w:space="0" w:color="auto"/>
        <w:bottom w:val="none" w:sz="0" w:space="0" w:color="auto"/>
        <w:right w:val="none" w:sz="0" w:space="0" w:color="auto"/>
      </w:divBdr>
    </w:div>
    <w:div w:id="966276993">
      <w:bodyDiv w:val="1"/>
      <w:marLeft w:val="0"/>
      <w:marRight w:val="0"/>
      <w:marTop w:val="0"/>
      <w:marBottom w:val="0"/>
      <w:divBdr>
        <w:top w:val="none" w:sz="0" w:space="0" w:color="auto"/>
        <w:left w:val="none" w:sz="0" w:space="0" w:color="auto"/>
        <w:bottom w:val="none" w:sz="0" w:space="0" w:color="auto"/>
        <w:right w:val="none" w:sz="0" w:space="0" w:color="auto"/>
      </w:divBdr>
    </w:div>
    <w:div w:id="968362734">
      <w:bodyDiv w:val="1"/>
      <w:marLeft w:val="0"/>
      <w:marRight w:val="0"/>
      <w:marTop w:val="0"/>
      <w:marBottom w:val="0"/>
      <w:divBdr>
        <w:top w:val="none" w:sz="0" w:space="0" w:color="auto"/>
        <w:left w:val="none" w:sz="0" w:space="0" w:color="auto"/>
        <w:bottom w:val="none" w:sz="0" w:space="0" w:color="auto"/>
        <w:right w:val="none" w:sz="0" w:space="0" w:color="auto"/>
      </w:divBdr>
    </w:div>
    <w:div w:id="969093826">
      <w:bodyDiv w:val="1"/>
      <w:marLeft w:val="0"/>
      <w:marRight w:val="0"/>
      <w:marTop w:val="0"/>
      <w:marBottom w:val="0"/>
      <w:divBdr>
        <w:top w:val="none" w:sz="0" w:space="0" w:color="auto"/>
        <w:left w:val="none" w:sz="0" w:space="0" w:color="auto"/>
        <w:bottom w:val="none" w:sz="0" w:space="0" w:color="auto"/>
        <w:right w:val="none" w:sz="0" w:space="0" w:color="auto"/>
      </w:divBdr>
    </w:div>
    <w:div w:id="969167874">
      <w:bodyDiv w:val="1"/>
      <w:marLeft w:val="0"/>
      <w:marRight w:val="0"/>
      <w:marTop w:val="0"/>
      <w:marBottom w:val="0"/>
      <w:divBdr>
        <w:top w:val="none" w:sz="0" w:space="0" w:color="auto"/>
        <w:left w:val="none" w:sz="0" w:space="0" w:color="auto"/>
        <w:bottom w:val="none" w:sz="0" w:space="0" w:color="auto"/>
        <w:right w:val="none" w:sz="0" w:space="0" w:color="auto"/>
      </w:divBdr>
    </w:div>
    <w:div w:id="971788126">
      <w:bodyDiv w:val="1"/>
      <w:marLeft w:val="0"/>
      <w:marRight w:val="0"/>
      <w:marTop w:val="0"/>
      <w:marBottom w:val="0"/>
      <w:divBdr>
        <w:top w:val="none" w:sz="0" w:space="0" w:color="auto"/>
        <w:left w:val="none" w:sz="0" w:space="0" w:color="auto"/>
        <w:bottom w:val="none" w:sz="0" w:space="0" w:color="auto"/>
        <w:right w:val="none" w:sz="0" w:space="0" w:color="auto"/>
      </w:divBdr>
    </w:div>
    <w:div w:id="972053980">
      <w:bodyDiv w:val="1"/>
      <w:marLeft w:val="0"/>
      <w:marRight w:val="0"/>
      <w:marTop w:val="0"/>
      <w:marBottom w:val="0"/>
      <w:divBdr>
        <w:top w:val="none" w:sz="0" w:space="0" w:color="auto"/>
        <w:left w:val="none" w:sz="0" w:space="0" w:color="auto"/>
        <w:bottom w:val="none" w:sz="0" w:space="0" w:color="auto"/>
        <w:right w:val="none" w:sz="0" w:space="0" w:color="auto"/>
      </w:divBdr>
    </w:div>
    <w:div w:id="972102512">
      <w:bodyDiv w:val="1"/>
      <w:marLeft w:val="0"/>
      <w:marRight w:val="0"/>
      <w:marTop w:val="0"/>
      <w:marBottom w:val="0"/>
      <w:divBdr>
        <w:top w:val="none" w:sz="0" w:space="0" w:color="auto"/>
        <w:left w:val="none" w:sz="0" w:space="0" w:color="auto"/>
        <w:bottom w:val="none" w:sz="0" w:space="0" w:color="auto"/>
        <w:right w:val="none" w:sz="0" w:space="0" w:color="auto"/>
      </w:divBdr>
    </w:div>
    <w:div w:id="972443880">
      <w:bodyDiv w:val="1"/>
      <w:marLeft w:val="0"/>
      <w:marRight w:val="0"/>
      <w:marTop w:val="0"/>
      <w:marBottom w:val="0"/>
      <w:divBdr>
        <w:top w:val="none" w:sz="0" w:space="0" w:color="auto"/>
        <w:left w:val="none" w:sz="0" w:space="0" w:color="auto"/>
        <w:bottom w:val="none" w:sz="0" w:space="0" w:color="auto"/>
        <w:right w:val="none" w:sz="0" w:space="0" w:color="auto"/>
      </w:divBdr>
    </w:div>
    <w:div w:id="973367034">
      <w:bodyDiv w:val="1"/>
      <w:marLeft w:val="0"/>
      <w:marRight w:val="0"/>
      <w:marTop w:val="0"/>
      <w:marBottom w:val="0"/>
      <w:divBdr>
        <w:top w:val="none" w:sz="0" w:space="0" w:color="auto"/>
        <w:left w:val="none" w:sz="0" w:space="0" w:color="auto"/>
        <w:bottom w:val="none" w:sz="0" w:space="0" w:color="auto"/>
        <w:right w:val="none" w:sz="0" w:space="0" w:color="auto"/>
      </w:divBdr>
    </w:div>
    <w:div w:id="974018896">
      <w:bodyDiv w:val="1"/>
      <w:marLeft w:val="0"/>
      <w:marRight w:val="0"/>
      <w:marTop w:val="0"/>
      <w:marBottom w:val="0"/>
      <w:divBdr>
        <w:top w:val="none" w:sz="0" w:space="0" w:color="auto"/>
        <w:left w:val="none" w:sz="0" w:space="0" w:color="auto"/>
        <w:bottom w:val="none" w:sz="0" w:space="0" w:color="auto"/>
        <w:right w:val="none" w:sz="0" w:space="0" w:color="auto"/>
      </w:divBdr>
    </w:div>
    <w:div w:id="974288151">
      <w:bodyDiv w:val="1"/>
      <w:marLeft w:val="0"/>
      <w:marRight w:val="0"/>
      <w:marTop w:val="0"/>
      <w:marBottom w:val="0"/>
      <w:divBdr>
        <w:top w:val="none" w:sz="0" w:space="0" w:color="auto"/>
        <w:left w:val="none" w:sz="0" w:space="0" w:color="auto"/>
        <w:bottom w:val="none" w:sz="0" w:space="0" w:color="auto"/>
        <w:right w:val="none" w:sz="0" w:space="0" w:color="auto"/>
      </w:divBdr>
    </w:div>
    <w:div w:id="975066813">
      <w:bodyDiv w:val="1"/>
      <w:marLeft w:val="0"/>
      <w:marRight w:val="0"/>
      <w:marTop w:val="0"/>
      <w:marBottom w:val="0"/>
      <w:divBdr>
        <w:top w:val="none" w:sz="0" w:space="0" w:color="auto"/>
        <w:left w:val="none" w:sz="0" w:space="0" w:color="auto"/>
        <w:bottom w:val="none" w:sz="0" w:space="0" w:color="auto"/>
        <w:right w:val="none" w:sz="0" w:space="0" w:color="auto"/>
      </w:divBdr>
    </w:div>
    <w:div w:id="975333034">
      <w:bodyDiv w:val="1"/>
      <w:marLeft w:val="0"/>
      <w:marRight w:val="0"/>
      <w:marTop w:val="0"/>
      <w:marBottom w:val="0"/>
      <w:divBdr>
        <w:top w:val="none" w:sz="0" w:space="0" w:color="auto"/>
        <w:left w:val="none" w:sz="0" w:space="0" w:color="auto"/>
        <w:bottom w:val="none" w:sz="0" w:space="0" w:color="auto"/>
        <w:right w:val="none" w:sz="0" w:space="0" w:color="auto"/>
      </w:divBdr>
    </w:div>
    <w:div w:id="975531404">
      <w:bodyDiv w:val="1"/>
      <w:marLeft w:val="0"/>
      <w:marRight w:val="0"/>
      <w:marTop w:val="0"/>
      <w:marBottom w:val="0"/>
      <w:divBdr>
        <w:top w:val="none" w:sz="0" w:space="0" w:color="auto"/>
        <w:left w:val="none" w:sz="0" w:space="0" w:color="auto"/>
        <w:bottom w:val="none" w:sz="0" w:space="0" w:color="auto"/>
        <w:right w:val="none" w:sz="0" w:space="0" w:color="auto"/>
      </w:divBdr>
    </w:div>
    <w:div w:id="975599014">
      <w:bodyDiv w:val="1"/>
      <w:marLeft w:val="0"/>
      <w:marRight w:val="0"/>
      <w:marTop w:val="0"/>
      <w:marBottom w:val="0"/>
      <w:divBdr>
        <w:top w:val="none" w:sz="0" w:space="0" w:color="auto"/>
        <w:left w:val="none" w:sz="0" w:space="0" w:color="auto"/>
        <w:bottom w:val="none" w:sz="0" w:space="0" w:color="auto"/>
        <w:right w:val="none" w:sz="0" w:space="0" w:color="auto"/>
      </w:divBdr>
    </w:div>
    <w:div w:id="976641621">
      <w:bodyDiv w:val="1"/>
      <w:marLeft w:val="0"/>
      <w:marRight w:val="0"/>
      <w:marTop w:val="0"/>
      <w:marBottom w:val="0"/>
      <w:divBdr>
        <w:top w:val="none" w:sz="0" w:space="0" w:color="auto"/>
        <w:left w:val="none" w:sz="0" w:space="0" w:color="auto"/>
        <w:bottom w:val="none" w:sz="0" w:space="0" w:color="auto"/>
        <w:right w:val="none" w:sz="0" w:space="0" w:color="auto"/>
      </w:divBdr>
    </w:div>
    <w:div w:id="976757660">
      <w:bodyDiv w:val="1"/>
      <w:marLeft w:val="0"/>
      <w:marRight w:val="0"/>
      <w:marTop w:val="0"/>
      <w:marBottom w:val="0"/>
      <w:divBdr>
        <w:top w:val="none" w:sz="0" w:space="0" w:color="auto"/>
        <w:left w:val="none" w:sz="0" w:space="0" w:color="auto"/>
        <w:bottom w:val="none" w:sz="0" w:space="0" w:color="auto"/>
        <w:right w:val="none" w:sz="0" w:space="0" w:color="auto"/>
      </w:divBdr>
    </w:div>
    <w:div w:id="977151676">
      <w:bodyDiv w:val="1"/>
      <w:marLeft w:val="0"/>
      <w:marRight w:val="0"/>
      <w:marTop w:val="0"/>
      <w:marBottom w:val="0"/>
      <w:divBdr>
        <w:top w:val="none" w:sz="0" w:space="0" w:color="auto"/>
        <w:left w:val="none" w:sz="0" w:space="0" w:color="auto"/>
        <w:bottom w:val="none" w:sz="0" w:space="0" w:color="auto"/>
        <w:right w:val="none" w:sz="0" w:space="0" w:color="auto"/>
      </w:divBdr>
    </w:div>
    <w:div w:id="978537200">
      <w:bodyDiv w:val="1"/>
      <w:marLeft w:val="0"/>
      <w:marRight w:val="0"/>
      <w:marTop w:val="0"/>
      <w:marBottom w:val="0"/>
      <w:divBdr>
        <w:top w:val="none" w:sz="0" w:space="0" w:color="auto"/>
        <w:left w:val="none" w:sz="0" w:space="0" w:color="auto"/>
        <w:bottom w:val="none" w:sz="0" w:space="0" w:color="auto"/>
        <w:right w:val="none" w:sz="0" w:space="0" w:color="auto"/>
      </w:divBdr>
    </w:div>
    <w:div w:id="980691149">
      <w:bodyDiv w:val="1"/>
      <w:marLeft w:val="0"/>
      <w:marRight w:val="0"/>
      <w:marTop w:val="0"/>
      <w:marBottom w:val="0"/>
      <w:divBdr>
        <w:top w:val="none" w:sz="0" w:space="0" w:color="auto"/>
        <w:left w:val="none" w:sz="0" w:space="0" w:color="auto"/>
        <w:bottom w:val="none" w:sz="0" w:space="0" w:color="auto"/>
        <w:right w:val="none" w:sz="0" w:space="0" w:color="auto"/>
      </w:divBdr>
    </w:div>
    <w:div w:id="982738796">
      <w:bodyDiv w:val="1"/>
      <w:marLeft w:val="0"/>
      <w:marRight w:val="0"/>
      <w:marTop w:val="0"/>
      <w:marBottom w:val="0"/>
      <w:divBdr>
        <w:top w:val="none" w:sz="0" w:space="0" w:color="auto"/>
        <w:left w:val="none" w:sz="0" w:space="0" w:color="auto"/>
        <w:bottom w:val="none" w:sz="0" w:space="0" w:color="auto"/>
        <w:right w:val="none" w:sz="0" w:space="0" w:color="auto"/>
      </w:divBdr>
    </w:div>
    <w:div w:id="983583480">
      <w:bodyDiv w:val="1"/>
      <w:marLeft w:val="0"/>
      <w:marRight w:val="0"/>
      <w:marTop w:val="0"/>
      <w:marBottom w:val="0"/>
      <w:divBdr>
        <w:top w:val="none" w:sz="0" w:space="0" w:color="auto"/>
        <w:left w:val="none" w:sz="0" w:space="0" w:color="auto"/>
        <w:bottom w:val="none" w:sz="0" w:space="0" w:color="auto"/>
        <w:right w:val="none" w:sz="0" w:space="0" w:color="auto"/>
      </w:divBdr>
    </w:div>
    <w:div w:id="985476130">
      <w:bodyDiv w:val="1"/>
      <w:marLeft w:val="0"/>
      <w:marRight w:val="0"/>
      <w:marTop w:val="0"/>
      <w:marBottom w:val="0"/>
      <w:divBdr>
        <w:top w:val="none" w:sz="0" w:space="0" w:color="auto"/>
        <w:left w:val="none" w:sz="0" w:space="0" w:color="auto"/>
        <w:bottom w:val="none" w:sz="0" w:space="0" w:color="auto"/>
        <w:right w:val="none" w:sz="0" w:space="0" w:color="auto"/>
      </w:divBdr>
    </w:div>
    <w:div w:id="987632078">
      <w:bodyDiv w:val="1"/>
      <w:marLeft w:val="0"/>
      <w:marRight w:val="0"/>
      <w:marTop w:val="0"/>
      <w:marBottom w:val="0"/>
      <w:divBdr>
        <w:top w:val="none" w:sz="0" w:space="0" w:color="auto"/>
        <w:left w:val="none" w:sz="0" w:space="0" w:color="auto"/>
        <w:bottom w:val="none" w:sz="0" w:space="0" w:color="auto"/>
        <w:right w:val="none" w:sz="0" w:space="0" w:color="auto"/>
      </w:divBdr>
    </w:div>
    <w:div w:id="987704614">
      <w:bodyDiv w:val="1"/>
      <w:marLeft w:val="0"/>
      <w:marRight w:val="0"/>
      <w:marTop w:val="0"/>
      <w:marBottom w:val="0"/>
      <w:divBdr>
        <w:top w:val="none" w:sz="0" w:space="0" w:color="auto"/>
        <w:left w:val="none" w:sz="0" w:space="0" w:color="auto"/>
        <w:bottom w:val="none" w:sz="0" w:space="0" w:color="auto"/>
        <w:right w:val="none" w:sz="0" w:space="0" w:color="auto"/>
      </w:divBdr>
    </w:div>
    <w:div w:id="989990508">
      <w:bodyDiv w:val="1"/>
      <w:marLeft w:val="0"/>
      <w:marRight w:val="0"/>
      <w:marTop w:val="0"/>
      <w:marBottom w:val="0"/>
      <w:divBdr>
        <w:top w:val="none" w:sz="0" w:space="0" w:color="auto"/>
        <w:left w:val="none" w:sz="0" w:space="0" w:color="auto"/>
        <w:bottom w:val="none" w:sz="0" w:space="0" w:color="auto"/>
        <w:right w:val="none" w:sz="0" w:space="0" w:color="auto"/>
      </w:divBdr>
    </w:div>
    <w:div w:id="990062348">
      <w:bodyDiv w:val="1"/>
      <w:marLeft w:val="0"/>
      <w:marRight w:val="0"/>
      <w:marTop w:val="0"/>
      <w:marBottom w:val="0"/>
      <w:divBdr>
        <w:top w:val="none" w:sz="0" w:space="0" w:color="auto"/>
        <w:left w:val="none" w:sz="0" w:space="0" w:color="auto"/>
        <w:bottom w:val="none" w:sz="0" w:space="0" w:color="auto"/>
        <w:right w:val="none" w:sz="0" w:space="0" w:color="auto"/>
      </w:divBdr>
    </w:div>
    <w:div w:id="991905972">
      <w:bodyDiv w:val="1"/>
      <w:marLeft w:val="0"/>
      <w:marRight w:val="0"/>
      <w:marTop w:val="0"/>
      <w:marBottom w:val="0"/>
      <w:divBdr>
        <w:top w:val="none" w:sz="0" w:space="0" w:color="auto"/>
        <w:left w:val="none" w:sz="0" w:space="0" w:color="auto"/>
        <w:bottom w:val="none" w:sz="0" w:space="0" w:color="auto"/>
        <w:right w:val="none" w:sz="0" w:space="0" w:color="auto"/>
      </w:divBdr>
    </w:div>
    <w:div w:id="991984368">
      <w:bodyDiv w:val="1"/>
      <w:marLeft w:val="0"/>
      <w:marRight w:val="0"/>
      <w:marTop w:val="0"/>
      <w:marBottom w:val="0"/>
      <w:divBdr>
        <w:top w:val="none" w:sz="0" w:space="0" w:color="auto"/>
        <w:left w:val="none" w:sz="0" w:space="0" w:color="auto"/>
        <w:bottom w:val="none" w:sz="0" w:space="0" w:color="auto"/>
        <w:right w:val="none" w:sz="0" w:space="0" w:color="auto"/>
      </w:divBdr>
    </w:div>
    <w:div w:id="992173123">
      <w:bodyDiv w:val="1"/>
      <w:marLeft w:val="0"/>
      <w:marRight w:val="0"/>
      <w:marTop w:val="0"/>
      <w:marBottom w:val="0"/>
      <w:divBdr>
        <w:top w:val="none" w:sz="0" w:space="0" w:color="auto"/>
        <w:left w:val="none" w:sz="0" w:space="0" w:color="auto"/>
        <w:bottom w:val="none" w:sz="0" w:space="0" w:color="auto"/>
        <w:right w:val="none" w:sz="0" w:space="0" w:color="auto"/>
      </w:divBdr>
    </w:div>
    <w:div w:id="993492305">
      <w:bodyDiv w:val="1"/>
      <w:marLeft w:val="0"/>
      <w:marRight w:val="0"/>
      <w:marTop w:val="0"/>
      <w:marBottom w:val="0"/>
      <w:divBdr>
        <w:top w:val="none" w:sz="0" w:space="0" w:color="auto"/>
        <w:left w:val="none" w:sz="0" w:space="0" w:color="auto"/>
        <w:bottom w:val="none" w:sz="0" w:space="0" w:color="auto"/>
        <w:right w:val="none" w:sz="0" w:space="0" w:color="auto"/>
      </w:divBdr>
    </w:div>
    <w:div w:id="993950196">
      <w:bodyDiv w:val="1"/>
      <w:marLeft w:val="0"/>
      <w:marRight w:val="0"/>
      <w:marTop w:val="0"/>
      <w:marBottom w:val="0"/>
      <w:divBdr>
        <w:top w:val="none" w:sz="0" w:space="0" w:color="auto"/>
        <w:left w:val="none" w:sz="0" w:space="0" w:color="auto"/>
        <w:bottom w:val="none" w:sz="0" w:space="0" w:color="auto"/>
        <w:right w:val="none" w:sz="0" w:space="0" w:color="auto"/>
      </w:divBdr>
    </w:div>
    <w:div w:id="994604487">
      <w:bodyDiv w:val="1"/>
      <w:marLeft w:val="0"/>
      <w:marRight w:val="0"/>
      <w:marTop w:val="0"/>
      <w:marBottom w:val="0"/>
      <w:divBdr>
        <w:top w:val="none" w:sz="0" w:space="0" w:color="auto"/>
        <w:left w:val="none" w:sz="0" w:space="0" w:color="auto"/>
        <w:bottom w:val="none" w:sz="0" w:space="0" w:color="auto"/>
        <w:right w:val="none" w:sz="0" w:space="0" w:color="auto"/>
      </w:divBdr>
    </w:div>
    <w:div w:id="996570837">
      <w:bodyDiv w:val="1"/>
      <w:marLeft w:val="0"/>
      <w:marRight w:val="0"/>
      <w:marTop w:val="0"/>
      <w:marBottom w:val="0"/>
      <w:divBdr>
        <w:top w:val="none" w:sz="0" w:space="0" w:color="auto"/>
        <w:left w:val="none" w:sz="0" w:space="0" w:color="auto"/>
        <w:bottom w:val="none" w:sz="0" w:space="0" w:color="auto"/>
        <w:right w:val="none" w:sz="0" w:space="0" w:color="auto"/>
      </w:divBdr>
    </w:div>
    <w:div w:id="996614698">
      <w:bodyDiv w:val="1"/>
      <w:marLeft w:val="0"/>
      <w:marRight w:val="0"/>
      <w:marTop w:val="0"/>
      <w:marBottom w:val="0"/>
      <w:divBdr>
        <w:top w:val="none" w:sz="0" w:space="0" w:color="auto"/>
        <w:left w:val="none" w:sz="0" w:space="0" w:color="auto"/>
        <w:bottom w:val="none" w:sz="0" w:space="0" w:color="auto"/>
        <w:right w:val="none" w:sz="0" w:space="0" w:color="auto"/>
      </w:divBdr>
    </w:div>
    <w:div w:id="996769016">
      <w:bodyDiv w:val="1"/>
      <w:marLeft w:val="0"/>
      <w:marRight w:val="0"/>
      <w:marTop w:val="0"/>
      <w:marBottom w:val="0"/>
      <w:divBdr>
        <w:top w:val="none" w:sz="0" w:space="0" w:color="auto"/>
        <w:left w:val="none" w:sz="0" w:space="0" w:color="auto"/>
        <w:bottom w:val="none" w:sz="0" w:space="0" w:color="auto"/>
        <w:right w:val="none" w:sz="0" w:space="0" w:color="auto"/>
      </w:divBdr>
    </w:div>
    <w:div w:id="997996456">
      <w:bodyDiv w:val="1"/>
      <w:marLeft w:val="0"/>
      <w:marRight w:val="0"/>
      <w:marTop w:val="0"/>
      <w:marBottom w:val="0"/>
      <w:divBdr>
        <w:top w:val="none" w:sz="0" w:space="0" w:color="auto"/>
        <w:left w:val="none" w:sz="0" w:space="0" w:color="auto"/>
        <w:bottom w:val="none" w:sz="0" w:space="0" w:color="auto"/>
        <w:right w:val="none" w:sz="0" w:space="0" w:color="auto"/>
      </w:divBdr>
    </w:div>
    <w:div w:id="998070154">
      <w:bodyDiv w:val="1"/>
      <w:marLeft w:val="0"/>
      <w:marRight w:val="0"/>
      <w:marTop w:val="0"/>
      <w:marBottom w:val="0"/>
      <w:divBdr>
        <w:top w:val="none" w:sz="0" w:space="0" w:color="auto"/>
        <w:left w:val="none" w:sz="0" w:space="0" w:color="auto"/>
        <w:bottom w:val="none" w:sz="0" w:space="0" w:color="auto"/>
        <w:right w:val="none" w:sz="0" w:space="0" w:color="auto"/>
      </w:divBdr>
      <w:divsChild>
        <w:div w:id="930550109">
          <w:marLeft w:val="-75"/>
          <w:marRight w:val="0"/>
          <w:marTop w:val="30"/>
          <w:marBottom w:val="30"/>
          <w:divBdr>
            <w:top w:val="none" w:sz="0" w:space="0" w:color="auto"/>
            <w:left w:val="none" w:sz="0" w:space="0" w:color="auto"/>
            <w:bottom w:val="none" w:sz="0" w:space="0" w:color="auto"/>
            <w:right w:val="none" w:sz="0" w:space="0" w:color="auto"/>
          </w:divBdr>
          <w:divsChild>
            <w:div w:id="886532384">
              <w:marLeft w:val="0"/>
              <w:marRight w:val="0"/>
              <w:marTop w:val="0"/>
              <w:marBottom w:val="0"/>
              <w:divBdr>
                <w:top w:val="none" w:sz="0" w:space="0" w:color="auto"/>
                <w:left w:val="none" w:sz="0" w:space="0" w:color="auto"/>
                <w:bottom w:val="none" w:sz="0" w:space="0" w:color="auto"/>
                <w:right w:val="none" w:sz="0" w:space="0" w:color="auto"/>
              </w:divBdr>
              <w:divsChild>
                <w:div w:id="175775831">
                  <w:marLeft w:val="0"/>
                  <w:marRight w:val="0"/>
                  <w:marTop w:val="0"/>
                  <w:marBottom w:val="0"/>
                  <w:divBdr>
                    <w:top w:val="none" w:sz="0" w:space="0" w:color="auto"/>
                    <w:left w:val="none" w:sz="0" w:space="0" w:color="auto"/>
                    <w:bottom w:val="none" w:sz="0" w:space="0" w:color="auto"/>
                    <w:right w:val="none" w:sz="0" w:space="0" w:color="auto"/>
                  </w:divBdr>
                </w:div>
              </w:divsChild>
            </w:div>
            <w:div w:id="185170690">
              <w:marLeft w:val="0"/>
              <w:marRight w:val="0"/>
              <w:marTop w:val="0"/>
              <w:marBottom w:val="0"/>
              <w:divBdr>
                <w:top w:val="none" w:sz="0" w:space="0" w:color="auto"/>
                <w:left w:val="none" w:sz="0" w:space="0" w:color="auto"/>
                <w:bottom w:val="none" w:sz="0" w:space="0" w:color="auto"/>
                <w:right w:val="none" w:sz="0" w:space="0" w:color="auto"/>
              </w:divBdr>
              <w:divsChild>
                <w:div w:id="1660577743">
                  <w:marLeft w:val="0"/>
                  <w:marRight w:val="0"/>
                  <w:marTop w:val="0"/>
                  <w:marBottom w:val="0"/>
                  <w:divBdr>
                    <w:top w:val="none" w:sz="0" w:space="0" w:color="auto"/>
                    <w:left w:val="none" w:sz="0" w:space="0" w:color="auto"/>
                    <w:bottom w:val="none" w:sz="0" w:space="0" w:color="auto"/>
                    <w:right w:val="none" w:sz="0" w:space="0" w:color="auto"/>
                  </w:divBdr>
                </w:div>
              </w:divsChild>
            </w:div>
            <w:div w:id="187791364">
              <w:marLeft w:val="0"/>
              <w:marRight w:val="0"/>
              <w:marTop w:val="0"/>
              <w:marBottom w:val="0"/>
              <w:divBdr>
                <w:top w:val="none" w:sz="0" w:space="0" w:color="auto"/>
                <w:left w:val="none" w:sz="0" w:space="0" w:color="auto"/>
                <w:bottom w:val="none" w:sz="0" w:space="0" w:color="auto"/>
                <w:right w:val="none" w:sz="0" w:space="0" w:color="auto"/>
              </w:divBdr>
              <w:divsChild>
                <w:div w:id="1330058048">
                  <w:marLeft w:val="0"/>
                  <w:marRight w:val="0"/>
                  <w:marTop w:val="0"/>
                  <w:marBottom w:val="0"/>
                  <w:divBdr>
                    <w:top w:val="none" w:sz="0" w:space="0" w:color="auto"/>
                    <w:left w:val="none" w:sz="0" w:space="0" w:color="auto"/>
                    <w:bottom w:val="none" w:sz="0" w:space="0" w:color="auto"/>
                    <w:right w:val="none" w:sz="0" w:space="0" w:color="auto"/>
                  </w:divBdr>
                </w:div>
              </w:divsChild>
            </w:div>
            <w:div w:id="322970543">
              <w:marLeft w:val="0"/>
              <w:marRight w:val="0"/>
              <w:marTop w:val="0"/>
              <w:marBottom w:val="0"/>
              <w:divBdr>
                <w:top w:val="none" w:sz="0" w:space="0" w:color="auto"/>
                <w:left w:val="none" w:sz="0" w:space="0" w:color="auto"/>
                <w:bottom w:val="none" w:sz="0" w:space="0" w:color="auto"/>
                <w:right w:val="none" w:sz="0" w:space="0" w:color="auto"/>
              </w:divBdr>
              <w:divsChild>
                <w:div w:id="798913131">
                  <w:marLeft w:val="0"/>
                  <w:marRight w:val="0"/>
                  <w:marTop w:val="0"/>
                  <w:marBottom w:val="0"/>
                  <w:divBdr>
                    <w:top w:val="none" w:sz="0" w:space="0" w:color="auto"/>
                    <w:left w:val="none" w:sz="0" w:space="0" w:color="auto"/>
                    <w:bottom w:val="none" w:sz="0" w:space="0" w:color="auto"/>
                    <w:right w:val="none" w:sz="0" w:space="0" w:color="auto"/>
                  </w:divBdr>
                </w:div>
              </w:divsChild>
            </w:div>
            <w:div w:id="327710120">
              <w:marLeft w:val="0"/>
              <w:marRight w:val="0"/>
              <w:marTop w:val="0"/>
              <w:marBottom w:val="0"/>
              <w:divBdr>
                <w:top w:val="none" w:sz="0" w:space="0" w:color="auto"/>
                <w:left w:val="none" w:sz="0" w:space="0" w:color="auto"/>
                <w:bottom w:val="none" w:sz="0" w:space="0" w:color="auto"/>
                <w:right w:val="none" w:sz="0" w:space="0" w:color="auto"/>
              </w:divBdr>
              <w:divsChild>
                <w:div w:id="1267494573">
                  <w:marLeft w:val="0"/>
                  <w:marRight w:val="0"/>
                  <w:marTop w:val="0"/>
                  <w:marBottom w:val="0"/>
                  <w:divBdr>
                    <w:top w:val="none" w:sz="0" w:space="0" w:color="auto"/>
                    <w:left w:val="none" w:sz="0" w:space="0" w:color="auto"/>
                    <w:bottom w:val="none" w:sz="0" w:space="0" w:color="auto"/>
                    <w:right w:val="none" w:sz="0" w:space="0" w:color="auto"/>
                  </w:divBdr>
                </w:div>
              </w:divsChild>
            </w:div>
            <w:div w:id="350885065">
              <w:marLeft w:val="0"/>
              <w:marRight w:val="0"/>
              <w:marTop w:val="0"/>
              <w:marBottom w:val="0"/>
              <w:divBdr>
                <w:top w:val="none" w:sz="0" w:space="0" w:color="auto"/>
                <w:left w:val="none" w:sz="0" w:space="0" w:color="auto"/>
                <w:bottom w:val="none" w:sz="0" w:space="0" w:color="auto"/>
                <w:right w:val="none" w:sz="0" w:space="0" w:color="auto"/>
              </w:divBdr>
              <w:divsChild>
                <w:div w:id="1323318140">
                  <w:marLeft w:val="0"/>
                  <w:marRight w:val="0"/>
                  <w:marTop w:val="0"/>
                  <w:marBottom w:val="0"/>
                  <w:divBdr>
                    <w:top w:val="none" w:sz="0" w:space="0" w:color="auto"/>
                    <w:left w:val="none" w:sz="0" w:space="0" w:color="auto"/>
                    <w:bottom w:val="none" w:sz="0" w:space="0" w:color="auto"/>
                    <w:right w:val="none" w:sz="0" w:space="0" w:color="auto"/>
                  </w:divBdr>
                </w:div>
              </w:divsChild>
            </w:div>
            <w:div w:id="579683815">
              <w:marLeft w:val="0"/>
              <w:marRight w:val="0"/>
              <w:marTop w:val="0"/>
              <w:marBottom w:val="0"/>
              <w:divBdr>
                <w:top w:val="none" w:sz="0" w:space="0" w:color="auto"/>
                <w:left w:val="none" w:sz="0" w:space="0" w:color="auto"/>
                <w:bottom w:val="none" w:sz="0" w:space="0" w:color="auto"/>
                <w:right w:val="none" w:sz="0" w:space="0" w:color="auto"/>
              </w:divBdr>
              <w:divsChild>
                <w:div w:id="364334460">
                  <w:marLeft w:val="0"/>
                  <w:marRight w:val="0"/>
                  <w:marTop w:val="0"/>
                  <w:marBottom w:val="0"/>
                  <w:divBdr>
                    <w:top w:val="none" w:sz="0" w:space="0" w:color="auto"/>
                    <w:left w:val="none" w:sz="0" w:space="0" w:color="auto"/>
                    <w:bottom w:val="none" w:sz="0" w:space="0" w:color="auto"/>
                    <w:right w:val="none" w:sz="0" w:space="0" w:color="auto"/>
                  </w:divBdr>
                </w:div>
              </w:divsChild>
            </w:div>
            <w:div w:id="1401101480">
              <w:marLeft w:val="0"/>
              <w:marRight w:val="0"/>
              <w:marTop w:val="0"/>
              <w:marBottom w:val="0"/>
              <w:divBdr>
                <w:top w:val="none" w:sz="0" w:space="0" w:color="auto"/>
                <w:left w:val="none" w:sz="0" w:space="0" w:color="auto"/>
                <w:bottom w:val="none" w:sz="0" w:space="0" w:color="auto"/>
                <w:right w:val="none" w:sz="0" w:space="0" w:color="auto"/>
              </w:divBdr>
              <w:divsChild>
                <w:div w:id="428279580">
                  <w:marLeft w:val="0"/>
                  <w:marRight w:val="0"/>
                  <w:marTop w:val="0"/>
                  <w:marBottom w:val="0"/>
                  <w:divBdr>
                    <w:top w:val="none" w:sz="0" w:space="0" w:color="auto"/>
                    <w:left w:val="none" w:sz="0" w:space="0" w:color="auto"/>
                    <w:bottom w:val="none" w:sz="0" w:space="0" w:color="auto"/>
                    <w:right w:val="none" w:sz="0" w:space="0" w:color="auto"/>
                  </w:divBdr>
                </w:div>
              </w:divsChild>
            </w:div>
            <w:div w:id="482504994">
              <w:marLeft w:val="0"/>
              <w:marRight w:val="0"/>
              <w:marTop w:val="0"/>
              <w:marBottom w:val="0"/>
              <w:divBdr>
                <w:top w:val="none" w:sz="0" w:space="0" w:color="auto"/>
                <w:left w:val="none" w:sz="0" w:space="0" w:color="auto"/>
                <w:bottom w:val="none" w:sz="0" w:space="0" w:color="auto"/>
                <w:right w:val="none" w:sz="0" w:space="0" w:color="auto"/>
              </w:divBdr>
              <w:divsChild>
                <w:div w:id="1528376000">
                  <w:marLeft w:val="0"/>
                  <w:marRight w:val="0"/>
                  <w:marTop w:val="0"/>
                  <w:marBottom w:val="0"/>
                  <w:divBdr>
                    <w:top w:val="none" w:sz="0" w:space="0" w:color="auto"/>
                    <w:left w:val="none" w:sz="0" w:space="0" w:color="auto"/>
                    <w:bottom w:val="none" w:sz="0" w:space="0" w:color="auto"/>
                    <w:right w:val="none" w:sz="0" w:space="0" w:color="auto"/>
                  </w:divBdr>
                </w:div>
              </w:divsChild>
            </w:div>
            <w:div w:id="497505738">
              <w:marLeft w:val="0"/>
              <w:marRight w:val="0"/>
              <w:marTop w:val="0"/>
              <w:marBottom w:val="0"/>
              <w:divBdr>
                <w:top w:val="none" w:sz="0" w:space="0" w:color="auto"/>
                <w:left w:val="none" w:sz="0" w:space="0" w:color="auto"/>
                <w:bottom w:val="none" w:sz="0" w:space="0" w:color="auto"/>
                <w:right w:val="none" w:sz="0" w:space="0" w:color="auto"/>
              </w:divBdr>
              <w:divsChild>
                <w:div w:id="863716067">
                  <w:marLeft w:val="0"/>
                  <w:marRight w:val="0"/>
                  <w:marTop w:val="0"/>
                  <w:marBottom w:val="0"/>
                  <w:divBdr>
                    <w:top w:val="none" w:sz="0" w:space="0" w:color="auto"/>
                    <w:left w:val="none" w:sz="0" w:space="0" w:color="auto"/>
                    <w:bottom w:val="none" w:sz="0" w:space="0" w:color="auto"/>
                    <w:right w:val="none" w:sz="0" w:space="0" w:color="auto"/>
                  </w:divBdr>
                </w:div>
              </w:divsChild>
            </w:div>
            <w:div w:id="536241858">
              <w:marLeft w:val="0"/>
              <w:marRight w:val="0"/>
              <w:marTop w:val="0"/>
              <w:marBottom w:val="0"/>
              <w:divBdr>
                <w:top w:val="none" w:sz="0" w:space="0" w:color="auto"/>
                <w:left w:val="none" w:sz="0" w:space="0" w:color="auto"/>
                <w:bottom w:val="none" w:sz="0" w:space="0" w:color="auto"/>
                <w:right w:val="none" w:sz="0" w:space="0" w:color="auto"/>
              </w:divBdr>
              <w:divsChild>
                <w:div w:id="1313756527">
                  <w:marLeft w:val="0"/>
                  <w:marRight w:val="0"/>
                  <w:marTop w:val="0"/>
                  <w:marBottom w:val="0"/>
                  <w:divBdr>
                    <w:top w:val="none" w:sz="0" w:space="0" w:color="auto"/>
                    <w:left w:val="none" w:sz="0" w:space="0" w:color="auto"/>
                    <w:bottom w:val="none" w:sz="0" w:space="0" w:color="auto"/>
                    <w:right w:val="none" w:sz="0" w:space="0" w:color="auto"/>
                  </w:divBdr>
                </w:div>
              </w:divsChild>
            </w:div>
            <w:div w:id="1261447055">
              <w:marLeft w:val="0"/>
              <w:marRight w:val="0"/>
              <w:marTop w:val="0"/>
              <w:marBottom w:val="0"/>
              <w:divBdr>
                <w:top w:val="none" w:sz="0" w:space="0" w:color="auto"/>
                <w:left w:val="none" w:sz="0" w:space="0" w:color="auto"/>
                <w:bottom w:val="none" w:sz="0" w:space="0" w:color="auto"/>
                <w:right w:val="none" w:sz="0" w:space="0" w:color="auto"/>
              </w:divBdr>
              <w:divsChild>
                <w:div w:id="562565487">
                  <w:marLeft w:val="0"/>
                  <w:marRight w:val="0"/>
                  <w:marTop w:val="0"/>
                  <w:marBottom w:val="0"/>
                  <w:divBdr>
                    <w:top w:val="none" w:sz="0" w:space="0" w:color="auto"/>
                    <w:left w:val="none" w:sz="0" w:space="0" w:color="auto"/>
                    <w:bottom w:val="none" w:sz="0" w:space="0" w:color="auto"/>
                    <w:right w:val="none" w:sz="0" w:space="0" w:color="auto"/>
                  </w:divBdr>
                </w:div>
              </w:divsChild>
            </w:div>
            <w:div w:id="565145714">
              <w:marLeft w:val="0"/>
              <w:marRight w:val="0"/>
              <w:marTop w:val="0"/>
              <w:marBottom w:val="0"/>
              <w:divBdr>
                <w:top w:val="none" w:sz="0" w:space="0" w:color="auto"/>
                <w:left w:val="none" w:sz="0" w:space="0" w:color="auto"/>
                <w:bottom w:val="none" w:sz="0" w:space="0" w:color="auto"/>
                <w:right w:val="none" w:sz="0" w:space="0" w:color="auto"/>
              </w:divBdr>
              <w:divsChild>
                <w:div w:id="1769235434">
                  <w:marLeft w:val="0"/>
                  <w:marRight w:val="0"/>
                  <w:marTop w:val="0"/>
                  <w:marBottom w:val="0"/>
                  <w:divBdr>
                    <w:top w:val="none" w:sz="0" w:space="0" w:color="auto"/>
                    <w:left w:val="none" w:sz="0" w:space="0" w:color="auto"/>
                    <w:bottom w:val="none" w:sz="0" w:space="0" w:color="auto"/>
                    <w:right w:val="none" w:sz="0" w:space="0" w:color="auto"/>
                  </w:divBdr>
                </w:div>
              </w:divsChild>
            </w:div>
            <w:div w:id="581643330">
              <w:marLeft w:val="0"/>
              <w:marRight w:val="0"/>
              <w:marTop w:val="0"/>
              <w:marBottom w:val="0"/>
              <w:divBdr>
                <w:top w:val="none" w:sz="0" w:space="0" w:color="auto"/>
                <w:left w:val="none" w:sz="0" w:space="0" w:color="auto"/>
                <w:bottom w:val="none" w:sz="0" w:space="0" w:color="auto"/>
                <w:right w:val="none" w:sz="0" w:space="0" w:color="auto"/>
              </w:divBdr>
              <w:divsChild>
                <w:div w:id="2077389382">
                  <w:marLeft w:val="0"/>
                  <w:marRight w:val="0"/>
                  <w:marTop w:val="0"/>
                  <w:marBottom w:val="0"/>
                  <w:divBdr>
                    <w:top w:val="none" w:sz="0" w:space="0" w:color="auto"/>
                    <w:left w:val="none" w:sz="0" w:space="0" w:color="auto"/>
                    <w:bottom w:val="none" w:sz="0" w:space="0" w:color="auto"/>
                    <w:right w:val="none" w:sz="0" w:space="0" w:color="auto"/>
                  </w:divBdr>
                </w:div>
              </w:divsChild>
            </w:div>
            <w:div w:id="992637928">
              <w:marLeft w:val="0"/>
              <w:marRight w:val="0"/>
              <w:marTop w:val="0"/>
              <w:marBottom w:val="0"/>
              <w:divBdr>
                <w:top w:val="none" w:sz="0" w:space="0" w:color="auto"/>
                <w:left w:val="none" w:sz="0" w:space="0" w:color="auto"/>
                <w:bottom w:val="none" w:sz="0" w:space="0" w:color="auto"/>
                <w:right w:val="none" w:sz="0" w:space="0" w:color="auto"/>
              </w:divBdr>
              <w:divsChild>
                <w:div w:id="677120409">
                  <w:marLeft w:val="0"/>
                  <w:marRight w:val="0"/>
                  <w:marTop w:val="0"/>
                  <w:marBottom w:val="0"/>
                  <w:divBdr>
                    <w:top w:val="none" w:sz="0" w:space="0" w:color="auto"/>
                    <w:left w:val="none" w:sz="0" w:space="0" w:color="auto"/>
                    <w:bottom w:val="none" w:sz="0" w:space="0" w:color="auto"/>
                    <w:right w:val="none" w:sz="0" w:space="0" w:color="auto"/>
                  </w:divBdr>
                </w:div>
              </w:divsChild>
            </w:div>
            <w:div w:id="697701303">
              <w:marLeft w:val="0"/>
              <w:marRight w:val="0"/>
              <w:marTop w:val="0"/>
              <w:marBottom w:val="0"/>
              <w:divBdr>
                <w:top w:val="none" w:sz="0" w:space="0" w:color="auto"/>
                <w:left w:val="none" w:sz="0" w:space="0" w:color="auto"/>
                <w:bottom w:val="none" w:sz="0" w:space="0" w:color="auto"/>
                <w:right w:val="none" w:sz="0" w:space="0" w:color="auto"/>
              </w:divBdr>
              <w:divsChild>
                <w:div w:id="1502548784">
                  <w:marLeft w:val="0"/>
                  <w:marRight w:val="0"/>
                  <w:marTop w:val="0"/>
                  <w:marBottom w:val="0"/>
                  <w:divBdr>
                    <w:top w:val="none" w:sz="0" w:space="0" w:color="auto"/>
                    <w:left w:val="none" w:sz="0" w:space="0" w:color="auto"/>
                    <w:bottom w:val="none" w:sz="0" w:space="0" w:color="auto"/>
                    <w:right w:val="none" w:sz="0" w:space="0" w:color="auto"/>
                  </w:divBdr>
                </w:div>
              </w:divsChild>
            </w:div>
            <w:div w:id="1520896874">
              <w:marLeft w:val="0"/>
              <w:marRight w:val="0"/>
              <w:marTop w:val="0"/>
              <w:marBottom w:val="0"/>
              <w:divBdr>
                <w:top w:val="none" w:sz="0" w:space="0" w:color="auto"/>
                <w:left w:val="none" w:sz="0" w:space="0" w:color="auto"/>
                <w:bottom w:val="none" w:sz="0" w:space="0" w:color="auto"/>
                <w:right w:val="none" w:sz="0" w:space="0" w:color="auto"/>
              </w:divBdr>
              <w:divsChild>
                <w:div w:id="707268047">
                  <w:marLeft w:val="0"/>
                  <w:marRight w:val="0"/>
                  <w:marTop w:val="0"/>
                  <w:marBottom w:val="0"/>
                  <w:divBdr>
                    <w:top w:val="none" w:sz="0" w:space="0" w:color="auto"/>
                    <w:left w:val="none" w:sz="0" w:space="0" w:color="auto"/>
                    <w:bottom w:val="none" w:sz="0" w:space="0" w:color="auto"/>
                    <w:right w:val="none" w:sz="0" w:space="0" w:color="auto"/>
                  </w:divBdr>
                </w:div>
              </w:divsChild>
            </w:div>
            <w:div w:id="1727489972">
              <w:marLeft w:val="0"/>
              <w:marRight w:val="0"/>
              <w:marTop w:val="0"/>
              <w:marBottom w:val="0"/>
              <w:divBdr>
                <w:top w:val="none" w:sz="0" w:space="0" w:color="auto"/>
                <w:left w:val="none" w:sz="0" w:space="0" w:color="auto"/>
                <w:bottom w:val="none" w:sz="0" w:space="0" w:color="auto"/>
                <w:right w:val="none" w:sz="0" w:space="0" w:color="auto"/>
              </w:divBdr>
              <w:divsChild>
                <w:div w:id="821892460">
                  <w:marLeft w:val="0"/>
                  <w:marRight w:val="0"/>
                  <w:marTop w:val="0"/>
                  <w:marBottom w:val="0"/>
                  <w:divBdr>
                    <w:top w:val="none" w:sz="0" w:space="0" w:color="auto"/>
                    <w:left w:val="none" w:sz="0" w:space="0" w:color="auto"/>
                    <w:bottom w:val="none" w:sz="0" w:space="0" w:color="auto"/>
                    <w:right w:val="none" w:sz="0" w:space="0" w:color="auto"/>
                  </w:divBdr>
                </w:div>
              </w:divsChild>
            </w:div>
            <w:div w:id="1339233074">
              <w:marLeft w:val="0"/>
              <w:marRight w:val="0"/>
              <w:marTop w:val="0"/>
              <w:marBottom w:val="0"/>
              <w:divBdr>
                <w:top w:val="none" w:sz="0" w:space="0" w:color="auto"/>
                <w:left w:val="none" w:sz="0" w:space="0" w:color="auto"/>
                <w:bottom w:val="none" w:sz="0" w:space="0" w:color="auto"/>
                <w:right w:val="none" w:sz="0" w:space="0" w:color="auto"/>
              </w:divBdr>
              <w:divsChild>
                <w:div w:id="898320444">
                  <w:marLeft w:val="0"/>
                  <w:marRight w:val="0"/>
                  <w:marTop w:val="0"/>
                  <w:marBottom w:val="0"/>
                  <w:divBdr>
                    <w:top w:val="none" w:sz="0" w:space="0" w:color="auto"/>
                    <w:left w:val="none" w:sz="0" w:space="0" w:color="auto"/>
                    <w:bottom w:val="none" w:sz="0" w:space="0" w:color="auto"/>
                    <w:right w:val="none" w:sz="0" w:space="0" w:color="auto"/>
                  </w:divBdr>
                </w:div>
              </w:divsChild>
            </w:div>
            <w:div w:id="1523783123">
              <w:marLeft w:val="0"/>
              <w:marRight w:val="0"/>
              <w:marTop w:val="0"/>
              <w:marBottom w:val="0"/>
              <w:divBdr>
                <w:top w:val="none" w:sz="0" w:space="0" w:color="auto"/>
                <w:left w:val="none" w:sz="0" w:space="0" w:color="auto"/>
                <w:bottom w:val="none" w:sz="0" w:space="0" w:color="auto"/>
                <w:right w:val="none" w:sz="0" w:space="0" w:color="auto"/>
              </w:divBdr>
              <w:divsChild>
                <w:div w:id="984116537">
                  <w:marLeft w:val="0"/>
                  <w:marRight w:val="0"/>
                  <w:marTop w:val="0"/>
                  <w:marBottom w:val="0"/>
                  <w:divBdr>
                    <w:top w:val="none" w:sz="0" w:space="0" w:color="auto"/>
                    <w:left w:val="none" w:sz="0" w:space="0" w:color="auto"/>
                    <w:bottom w:val="none" w:sz="0" w:space="0" w:color="auto"/>
                    <w:right w:val="none" w:sz="0" w:space="0" w:color="auto"/>
                  </w:divBdr>
                </w:div>
              </w:divsChild>
            </w:div>
            <w:div w:id="1637375332">
              <w:marLeft w:val="0"/>
              <w:marRight w:val="0"/>
              <w:marTop w:val="0"/>
              <w:marBottom w:val="0"/>
              <w:divBdr>
                <w:top w:val="none" w:sz="0" w:space="0" w:color="auto"/>
                <w:left w:val="none" w:sz="0" w:space="0" w:color="auto"/>
                <w:bottom w:val="none" w:sz="0" w:space="0" w:color="auto"/>
                <w:right w:val="none" w:sz="0" w:space="0" w:color="auto"/>
              </w:divBdr>
              <w:divsChild>
                <w:div w:id="1041906841">
                  <w:marLeft w:val="0"/>
                  <w:marRight w:val="0"/>
                  <w:marTop w:val="0"/>
                  <w:marBottom w:val="0"/>
                  <w:divBdr>
                    <w:top w:val="none" w:sz="0" w:space="0" w:color="auto"/>
                    <w:left w:val="none" w:sz="0" w:space="0" w:color="auto"/>
                    <w:bottom w:val="none" w:sz="0" w:space="0" w:color="auto"/>
                    <w:right w:val="none" w:sz="0" w:space="0" w:color="auto"/>
                  </w:divBdr>
                </w:div>
              </w:divsChild>
            </w:div>
            <w:div w:id="1104492340">
              <w:marLeft w:val="0"/>
              <w:marRight w:val="0"/>
              <w:marTop w:val="0"/>
              <w:marBottom w:val="0"/>
              <w:divBdr>
                <w:top w:val="none" w:sz="0" w:space="0" w:color="auto"/>
                <w:left w:val="none" w:sz="0" w:space="0" w:color="auto"/>
                <w:bottom w:val="none" w:sz="0" w:space="0" w:color="auto"/>
                <w:right w:val="none" w:sz="0" w:space="0" w:color="auto"/>
              </w:divBdr>
              <w:divsChild>
                <w:div w:id="1876772977">
                  <w:marLeft w:val="0"/>
                  <w:marRight w:val="0"/>
                  <w:marTop w:val="0"/>
                  <w:marBottom w:val="0"/>
                  <w:divBdr>
                    <w:top w:val="none" w:sz="0" w:space="0" w:color="auto"/>
                    <w:left w:val="none" w:sz="0" w:space="0" w:color="auto"/>
                    <w:bottom w:val="none" w:sz="0" w:space="0" w:color="auto"/>
                    <w:right w:val="none" w:sz="0" w:space="0" w:color="auto"/>
                  </w:divBdr>
                </w:div>
              </w:divsChild>
            </w:div>
            <w:div w:id="1670986030">
              <w:marLeft w:val="0"/>
              <w:marRight w:val="0"/>
              <w:marTop w:val="0"/>
              <w:marBottom w:val="0"/>
              <w:divBdr>
                <w:top w:val="none" w:sz="0" w:space="0" w:color="auto"/>
                <w:left w:val="none" w:sz="0" w:space="0" w:color="auto"/>
                <w:bottom w:val="none" w:sz="0" w:space="0" w:color="auto"/>
                <w:right w:val="none" w:sz="0" w:space="0" w:color="auto"/>
              </w:divBdr>
              <w:divsChild>
                <w:div w:id="1181353627">
                  <w:marLeft w:val="0"/>
                  <w:marRight w:val="0"/>
                  <w:marTop w:val="0"/>
                  <w:marBottom w:val="0"/>
                  <w:divBdr>
                    <w:top w:val="none" w:sz="0" w:space="0" w:color="auto"/>
                    <w:left w:val="none" w:sz="0" w:space="0" w:color="auto"/>
                    <w:bottom w:val="none" w:sz="0" w:space="0" w:color="auto"/>
                    <w:right w:val="none" w:sz="0" w:space="0" w:color="auto"/>
                  </w:divBdr>
                </w:div>
              </w:divsChild>
            </w:div>
            <w:div w:id="1287006110">
              <w:marLeft w:val="0"/>
              <w:marRight w:val="0"/>
              <w:marTop w:val="0"/>
              <w:marBottom w:val="0"/>
              <w:divBdr>
                <w:top w:val="none" w:sz="0" w:space="0" w:color="auto"/>
                <w:left w:val="none" w:sz="0" w:space="0" w:color="auto"/>
                <w:bottom w:val="none" w:sz="0" w:space="0" w:color="auto"/>
                <w:right w:val="none" w:sz="0" w:space="0" w:color="auto"/>
              </w:divBdr>
              <w:divsChild>
                <w:div w:id="1240018302">
                  <w:marLeft w:val="0"/>
                  <w:marRight w:val="0"/>
                  <w:marTop w:val="0"/>
                  <w:marBottom w:val="0"/>
                  <w:divBdr>
                    <w:top w:val="none" w:sz="0" w:space="0" w:color="auto"/>
                    <w:left w:val="none" w:sz="0" w:space="0" w:color="auto"/>
                    <w:bottom w:val="none" w:sz="0" w:space="0" w:color="auto"/>
                    <w:right w:val="none" w:sz="0" w:space="0" w:color="auto"/>
                  </w:divBdr>
                </w:div>
              </w:divsChild>
            </w:div>
            <w:div w:id="1791587304">
              <w:marLeft w:val="0"/>
              <w:marRight w:val="0"/>
              <w:marTop w:val="0"/>
              <w:marBottom w:val="0"/>
              <w:divBdr>
                <w:top w:val="none" w:sz="0" w:space="0" w:color="auto"/>
                <w:left w:val="none" w:sz="0" w:space="0" w:color="auto"/>
                <w:bottom w:val="none" w:sz="0" w:space="0" w:color="auto"/>
                <w:right w:val="none" w:sz="0" w:space="0" w:color="auto"/>
              </w:divBdr>
              <w:divsChild>
                <w:div w:id="1373962997">
                  <w:marLeft w:val="0"/>
                  <w:marRight w:val="0"/>
                  <w:marTop w:val="0"/>
                  <w:marBottom w:val="0"/>
                  <w:divBdr>
                    <w:top w:val="none" w:sz="0" w:space="0" w:color="auto"/>
                    <w:left w:val="none" w:sz="0" w:space="0" w:color="auto"/>
                    <w:bottom w:val="none" w:sz="0" w:space="0" w:color="auto"/>
                    <w:right w:val="none" w:sz="0" w:space="0" w:color="auto"/>
                  </w:divBdr>
                </w:div>
              </w:divsChild>
            </w:div>
            <w:div w:id="2096238756">
              <w:marLeft w:val="0"/>
              <w:marRight w:val="0"/>
              <w:marTop w:val="0"/>
              <w:marBottom w:val="0"/>
              <w:divBdr>
                <w:top w:val="none" w:sz="0" w:space="0" w:color="auto"/>
                <w:left w:val="none" w:sz="0" w:space="0" w:color="auto"/>
                <w:bottom w:val="none" w:sz="0" w:space="0" w:color="auto"/>
                <w:right w:val="none" w:sz="0" w:space="0" w:color="auto"/>
              </w:divBdr>
              <w:divsChild>
                <w:div w:id="1456144781">
                  <w:marLeft w:val="0"/>
                  <w:marRight w:val="0"/>
                  <w:marTop w:val="0"/>
                  <w:marBottom w:val="0"/>
                  <w:divBdr>
                    <w:top w:val="none" w:sz="0" w:space="0" w:color="auto"/>
                    <w:left w:val="none" w:sz="0" w:space="0" w:color="auto"/>
                    <w:bottom w:val="none" w:sz="0" w:space="0" w:color="auto"/>
                    <w:right w:val="none" w:sz="0" w:space="0" w:color="auto"/>
                  </w:divBdr>
                </w:div>
              </w:divsChild>
            </w:div>
            <w:div w:id="1566646512">
              <w:marLeft w:val="0"/>
              <w:marRight w:val="0"/>
              <w:marTop w:val="0"/>
              <w:marBottom w:val="0"/>
              <w:divBdr>
                <w:top w:val="none" w:sz="0" w:space="0" w:color="auto"/>
                <w:left w:val="none" w:sz="0" w:space="0" w:color="auto"/>
                <w:bottom w:val="none" w:sz="0" w:space="0" w:color="auto"/>
                <w:right w:val="none" w:sz="0" w:space="0" w:color="auto"/>
              </w:divBdr>
              <w:divsChild>
                <w:div w:id="1993019439">
                  <w:marLeft w:val="0"/>
                  <w:marRight w:val="0"/>
                  <w:marTop w:val="0"/>
                  <w:marBottom w:val="0"/>
                  <w:divBdr>
                    <w:top w:val="none" w:sz="0" w:space="0" w:color="auto"/>
                    <w:left w:val="none" w:sz="0" w:space="0" w:color="auto"/>
                    <w:bottom w:val="none" w:sz="0" w:space="0" w:color="auto"/>
                    <w:right w:val="none" w:sz="0" w:space="0" w:color="auto"/>
                  </w:divBdr>
                </w:div>
              </w:divsChild>
            </w:div>
            <w:div w:id="1905096100">
              <w:marLeft w:val="0"/>
              <w:marRight w:val="0"/>
              <w:marTop w:val="0"/>
              <w:marBottom w:val="0"/>
              <w:divBdr>
                <w:top w:val="none" w:sz="0" w:space="0" w:color="auto"/>
                <w:left w:val="none" w:sz="0" w:space="0" w:color="auto"/>
                <w:bottom w:val="none" w:sz="0" w:space="0" w:color="auto"/>
                <w:right w:val="none" w:sz="0" w:space="0" w:color="auto"/>
              </w:divBdr>
              <w:divsChild>
                <w:div w:id="1716538566">
                  <w:marLeft w:val="0"/>
                  <w:marRight w:val="0"/>
                  <w:marTop w:val="0"/>
                  <w:marBottom w:val="0"/>
                  <w:divBdr>
                    <w:top w:val="none" w:sz="0" w:space="0" w:color="auto"/>
                    <w:left w:val="none" w:sz="0" w:space="0" w:color="auto"/>
                    <w:bottom w:val="none" w:sz="0" w:space="0" w:color="auto"/>
                    <w:right w:val="none" w:sz="0" w:space="0" w:color="auto"/>
                  </w:divBdr>
                </w:div>
              </w:divsChild>
            </w:div>
            <w:div w:id="1885287837">
              <w:marLeft w:val="0"/>
              <w:marRight w:val="0"/>
              <w:marTop w:val="0"/>
              <w:marBottom w:val="0"/>
              <w:divBdr>
                <w:top w:val="none" w:sz="0" w:space="0" w:color="auto"/>
                <w:left w:val="none" w:sz="0" w:space="0" w:color="auto"/>
                <w:bottom w:val="none" w:sz="0" w:space="0" w:color="auto"/>
                <w:right w:val="none" w:sz="0" w:space="0" w:color="auto"/>
              </w:divBdr>
              <w:divsChild>
                <w:div w:id="1957563119">
                  <w:marLeft w:val="0"/>
                  <w:marRight w:val="0"/>
                  <w:marTop w:val="0"/>
                  <w:marBottom w:val="0"/>
                  <w:divBdr>
                    <w:top w:val="none" w:sz="0" w:space="0" w:color="auto"/>
                    <w:left w:val="none" w:sz="0" w:space="0" w:color="auto"/>
                    <w:bottom w:val="none" w:sz="0" w:space="0" w:color="auto"/>
                    <w:right w:val="none" w:sz="0" w:space="0" w:color="auto"/>
                  </w:divBdr>
                </w:div>
              </w:divsChild>
            </w:div>
            <w:div w:id="2022655466">
              <w:marLeft w:val="0"/>
              <w:marRight w:val="0"/>
              <w:marTop w:val="0"/>
              <w:marBottom w:val="0"/>
              <w:divBdr>
                <w:top w:val="none" w:sz="0" w:space="0" w:color="auto"/>
                <w:left w:val="none" w:sz="0" w:space="0" w:color="auto"/>
                <w:bottom w:val="none" w:sz="0" w:space="0" w:color="auto"/>
                <w:right w:val="none" w:sz="0" w:space="0" w:color="auto"/>
              </w:divBdr>
              <w:divsChild>
                <w:div w:id="209921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303058">
          <w:marLeft w:val="0"/>
          <w:marRight w:val="0"/>
          <w:marTop w:val="0"/>
          <w:marBottom w:val="0"/>
          <w:divBdr>
            <w:top w:val="none" w:sz="0" w:space="0" w:color="auto"/>
            <w:left w:val="none" w:sz="0" w:space="0" w:color="auto"/>
            <w:bottom w:val="none" w:sz="0" w:space="0" w:color="auto"/>
            <w:right w:val="none" w:sz="0" w:space="0" w:color="auto"/>
          </w:divBdr>
        </w:div>
        <w:div w:id="1016736941">
          <w:marLeft w:val="0"/>
          <w:marRight w:val="0"/>
          <w:marTop w:val="0"/>
          <w:marBottom w:val="0"/>
          <w:divBdr>
            <w:top w:val="none" w:sz="0" w:space="0" w:color="auto"/>
            <w:left w:val="none" w:sz="0" w:space="0" w:color="auto"/>
            <w:bottom w:val="none" w:sz="0" w:space="0" w:color="auto"/>
            <w:right w:val="none" w:sz="0" w:space="0" w:color="auto"/>
          </w:divBdr>
        </w:div>
        <w:div w:id="1116631362">
          <w:marLeft w:val="0"/>
          <w:marRight w:val="0"/>
          <w:marTop w:val="0"/>
          <w:marBottom w:val="0"/>
          <w:divBdr>
            <w:top w:val="none" w:sz="0" w:space="0" w:color="auto"/>
            <w:left w:val="none" w:sz="0" w:space="0" w:color="auto"/>
            <w:bottom w:val="none" w:sz="0" w:space="0" w:color="auto"/>
            <w:right w:val="none" w:sz="0" w:space="0" w:color="auto"/>
          </w:divBdr>
        </w:div>
        <w:div w:id="1321082181">
          <w:marLeft w:val="0"/>
          <w:marRight w:val="0"/>
          <w:marTop w:val="0"/>
          <w:marBottom w:val="0"/>
          <w:divBdr>
            <w:top w:val="none" w:sz="0" w:space="0" w:color="auto"/>
            <w:left w:val="none" w:sz="0" w:space="0" w:color="auto"/>
            <w:bottom w:val="none" w:sz="0" w:space="0" w:color="auto"/>
            <w:right w:val="none" w:sz="0" w:space="0" w:color="auto"/>
          </w:divBdr>
        </w:div>
        <w:div w:id="1794596912">
          <w:marLeft w:val="0"/>
          <w:marRight w:val="0"/>
          <w:marTop w:val="0"/>
          <w:marBottom w:val="0"/>
          <w:divBdr>
            <w:top w:val="none" w:sz="0" w:space="0" w:color="auto"/>
            <w:left w:val="none" w:sz="0" w:space="0" w:color="auto"/>
            <w:bottom w:val="none" w:sz="0" w:space="0" w:color="auto"/>
            <w:right w:val="none" w:sz="0" w:space="0" w:color="auto"/>
          </w:divBdr>
        </w:div>
        <w:div w:id="1835342714">
          <w:marLeft w:val="0"/>
          <w:marRight w:val="0"/>
          <w:marTop w:val="0"/>
          <w:marBottom w:val="0"/>
          <w:divBdr>
            <w:top w:val="none" w:sz="0" w:space="0" w:color="auto"/>
            <w:left w:val="none" w:sz="0" w:space="0" w:color="auto"/>
            <w:bottom w:val="none" w:sz="0" w:space="0" w:color="auto"/>
            <w:right w:val="none" w:sz="0" w:space="0" w:color="auto"/>
          </w:divBdr>
        </w:div>
        <w:div w:id="1853185190">
          <w:marLeft w:val="0"/>
          <w:marRight w:val="0"/>
          <w:marTop w:val="0"/>
          <w:marBottom w:val="0"/>
          <w:divBdr>
            <w:top w:val="none" w:sz="0" w:space="0" w:color="auto"/>
            <w:left w:val="none" w:sz="0" w:space="0" w:color="auto"/>
            <w:bottom w:val="none" w:sz="0" w:space="0" w:color="auto"/>
            <w:right w:val="none" w:sz="0" w:space="0" w:color="auto"/>
          </w:divBdr>
        </w:div>
        <w:div w:id="1901865858">
          <w:marLeft w:val="0"/>
          <w:marRight w:val="0"/>
          <w:marTop w:val="0"/>
          <w:marBottom w:val="0"/>
          <w:divBdr>
            <w:top w:val="none" w:sz="0" w:space="0" w:color="auto"/>
            <w:left w:val="none" w:sz="0" w:space="0" w:color="auto"/>
            <w:bottom w:val="none" w:sz="0" w:space="0" w:color="auto"/>
            <w:right w:val="none" w:sz="0" w:space="0" w:color="auto"/>
          </w:divBdr>
        </w:div>
        <w:div w:id="2140604052">
          <w:marLeft w:val="0"/>
          <w:marRight w:val="0"/>
          <w:marTop w:val="0"/>
          <w:marBottom w:val="0"/>
          <w:divBdr>
            <w:top w:val="none" w:sz="0" w:space="0" w:color="auto"/>
            <w:left w:val="none" w:sz="0" w:space="0" w:color="auto"/>
            <w:bottom w:val="none" w:sz="0" w:space="0" w:color="auto"/>
            <w:right w:val="none" w:sz="0" w:space="0" w:color="auto"/>
          </w:divBdr>
        </w:div>
      </w:divsChild>
    </w:div>
    <w:div w:id="1000230947">
      <w:bodyDiv w:val="1"/>
      <w:marLeft w:val="0"/>
      <w:marRight w:val="0"/>
      <w:marTop w:val="0"/>
      <w:marBottom w:val="0"/>
      <w:divBdr>
        <w:top w:val="none" w:sz="0" w:space="0" w:color="auto"/>
        <w:left w:val="none" w:sz="0" w:space="0" w:color="auto"/>
        <w:bottom w:val="none" w:sz="0" w:space="0" w:color="auto"/>
        <w:right w:val="none" w:sz="0" w:space="0" w:color="auto"/>
      </w:divBdr>
    </w:div>
    <w:div w:id="1001934616">
      <w:bodyDiv w:val="1"/>
      <w:marLeft w:val="0"/>
      <w:marRight w:val="0"/>
      <w:marTop w:val="0"/>
      <w:marBottom w:val="0"/>
      <w:divBdr>
        <w:top w:val="none" w:sz="0" w:space="0" w:color="auto"/>
        <w:left w:val="none" w:sz="0" w:space="0" w:color="auto"/>
        <w:bottom w:val="none" w:sz="0" w:space="0" w:color="auto"/>
        <w:right w:val="none" w:sz="0" w:space="0" w:color="auto"/>
      </w:divBdr>
    </w:div>
    <w:div w:id="1002003582">
      <w:bodyDiv w:val="1"/>
      <w:marLeft w:val="0"/>
      <w:marRight w:val="0"/>
      <w:marTop w:val="0"/>
      <w:marBottom w:val="0"/>
      <w:divBdr>
        <w:top w:val="none" w:sz="0" w:space="0" w:color="auto"/>
        <w:left w:val="none" w:sz="0" w:space="0" w:color="auto"/>
        <w:bottom w:val="none" w:sz="0" w:space="0" w:color="auto"/>
        <w:right w:val="none" w:sz="0" w:space="0" w:color="auto"/>
      </w:divBdr>
    </w:div>
    <w:div w:id="1003046788">
      <w:bodyDiv w:val="1"/>
      <w:marLeft w:val="0"/>
      <w:marRight w:val="0"/>
      <w:marTop w:val="0"/>
      <w:marBottom w:val="0"/>
      <w:divBdr>
        <w:top w:val="none" w:sz="0" w:space="0" w:color="auto"/>
        <w:left w:val="none" w:sz="0" w:space="0" w:color="auto"/>
        <w:bottom w:val="none" w:sz="0" w:space="0" w:color="auto"/>
        <w:right w:val="none" w:sz="0" w:space="0" w:color="auto"/>
      </w:divBdr>
    </w:div>
    <w:div w:id="1003168232">
      <w:bodyDiv w:val="1"/>
      <w:marLeft w:val="0"/>
      <w:marRight w:val="0"/>
      <w:marTop w:val="0"/>
      <w:marBottom w:val="0"/>
      <w:divBdr>
        <w:top w:val="none" w:sz="0" w:space="0" w:color="auto"/>
        <w:left w:val="none" w:sz="0" w:space="0" w:color="auto"/>
        <w:bottom w:val="none" w:sz="0" w:space="0" w:color="auto"/>
        <w:right w:val="none" w:sz="0" w:space="0" w:color="auto"/>
      </w:divBdr>
    </w:div>
    <w:div w:id="1003820950">
      <w:bodyDiv w:val="1"/>
      <w:marLeft w:val="0"/>
      <w:marRight w:val="0"/>
      <w:marTop w:val="0"/>
      <w:marBottom w:val="0"/>
      <w:divBdr>
        <w:top w:val="none" w:sz="0" w:space="0" w:color="auto"/>
        <w:left w:val="none" w:sz="0" w:space="0" w:color="auto"/>
        <w:bottom w:val="none" w:sz="0" w:space="0" w:color="auto"/>
        <w:right w:val="none" w:sz="0" w:space="0" w:color="auto"/>
      </w:divBdr>
    </w:div>
    <w:div w:id="1004015119">
      <w:bodyDiv w:val="1"/>
      <w:marLeft w:val="0"/>
      <w:marRight w:val="0"/>
      <w:marTop w:val="0"/>
      <w:marBottom w:val="0"/>
      <w:divBdr>
        <w:top w:val="none" w:sz="0" w:space="0" w:color="auto"/>
        <w:left w:val="none" w:sz="0" w:space="0" w:color="auto"/>
        <w:bottom w:val="none" w:sz="0" w:space="0" w:color="auto"/>
        <w:right w:val="none" w:sz="0" w:space="0" w:color="auto"/>
      </w:divBdr>
    </w:div>
    <w:div w:id="1004939381">
      <w:bodyDiv w:val="1"/>
      <w:marLeft w:val="0"/>
      <w:marRight w:val="0"/>
      <w:marTop w:val="0"/>
      <w:marBottom w:val="0"/>
      <w:divBdr>
        <w:top w:val="none" w:sz="0" w:space="0" w:color="auto"/>
        <w:left w:val="none" w:sz="0" w:space="0" w:color="auto"/>
        <w:bottom w:val="none" w:sz="0" w:space="0" w:color="auto"/>
        <w:right w:val="none" w:sz="0" w:space="0" w:color="auto"/>
      </w:divBdr>
    </w:div>
    <w:div w:id="1005549267">
      <w:bodyDiv w:val="1"/>
      <w:marLeft w:val="0"/>
      <w:marRight w:val="0"/>
      <w:marTop w:val="0"/>
      <w:marBottom w:val="0"/>
      <w:divBdr>
        <w:top w:val="none" w:sz="0" w:space="0" w:color="auto"/>
        <w:left w:val="none" w:sz="0" w:space="0" w:color="auto"/>
        <w:bottom w:val="none" w:sz="0" w:space="0" w:color="auto"/>
        <w:right w:val="none" w:sz="0" w:space="0" w:color="auto"/>
      </w:divBdr>
    </w:div>
    <w:div w:id="1006252923">
      <w:bodyDiv w:val="1"/>
      <w:marLeft w:val="0"/>
      <w:marRight w:val="0"/>
      <w:marTop w:val="0"/>
      <w:marBottom w:val="0"/>
      <w:divBdr>
        <w:top w:val="none" w:sz="0" w:space="0" w:color="auto"/>
        <w:left w:val="none" w:sz="0" w:space="0" w:color="auto"/>
        <w:bottom w:val="none" w:sz="0" w:space="0" w:color="auto"/>
        <w:right w:val="none" w:sz="0" w:space="0" w:color="auto"/>
      </w:divBdr>
    </w:div>
    <w:div w:id="1007027104">
      <w:bodyDiv w:val="1"/>
      <w:marLeft w:val="0"/>
      <w:marRight w:val="0"/>
      <w:marTop w:val="0"/>
      <w:marBottom w:val="0"/>
      <w:divBdr>
        <w:top w:val="none" w:sz="0" w:space="0" w:color="auto"/>
        <w:left w:val="none" w:sz="0" w:space="0" w:color="auto"/>
        <w:bottom w:val="none" w:sz="0" w:space="0" w:color="auto"/>
        <w:right w:val="none" w:sz="0" w:space="0" w:color="auto"/>
      </w:divBdr>
    </w:div>
    <w:div w:id="1007250870">
      <w:bodyDiv w:val="1"/>
      <w:marLeft w:val="0"/>
      <w:marRight w:val="0"/>
      <w:marTop w:val="0"/>
      <w:marBottom w:val="0"/>
      <w:divBdr>
        <w:top w:val="none" w:sz="0" w:space="0" w:color="auto"/>
        <w:left w:val="none" w:sz="0" w:space="0" w:color="auto"/>
        <w:bottom w:val="none" w:sz="0" w:space="0" w:color="auto"/>
        <w:right w:val="none" w:sz="0" w:space="0" w:color="auto"/>
      </w:divBdr>
    </w:div>
    <w:div w:id="1007289095">
      <w:bodyDiv w:val="1"/>
      <w:marLeft w:val="0"/>
      <w:marRight w:val="0"/>
      <w:marTop w:val="0"/>
      <w:marBottom w:val="0"/>
      <w:divBdr>
        <w:top w:val="none" w:sz="0" w:space="0" w:color="auto"/>
        <w:left w:val="none" w:sz="0" w:space="0" w:color="auto"/>
        <w:bottom w:val="none" w:sz="0" w:space="0" w:color="auto"/>
        <w:right w:val="none" w:sz="0" w:space="0" w:color="auto"/>
      </w:divBdr>
    </w:div>
    <w:div w:id="1008140388">
      <w:bodyDiv w:val="1"/>
      <w:marLeft w:val="0"/>
      <w:marRight w:val="0"/>
      <w:marTop w:val="0"/>
      <w:marBottom w:val="0"/>
      <w:divBdr>
        <w:top w:val="none" w:sz="0" w:space="0" w:color="auto"/>
        <w:left w:val="none" w:sz="0" w:space="0" w:color="auto"/>
        <w:bottom w:val="none" w:sz="0" w:space="0" w:color="auto"/>
        <w:right w:val="none" w:sz="0" w:space="0" w:color="auto"/>
      </w:divBdr>
    </w:div>
    <w:div w:id="1009065319">
      <w:bodyDiv w:val="1"/>
      <w:marLeft w:val="0"/>
      <w:marRight w:val="0"/>
      <w:marTop w:val="0"/>
      <w:marBottom w:val="0"/>
      <w:divBdr>
        <w:top w:val="none" w:sz="0" w:space="0" w:color="auto"/>
        <w:left w:val="none" w:sz="0" w:space="0" w:color="auto"/>
        <w:bottom w:val="none" w:sz="0" w:space="0" w:color="auto"/>
        <w:right w:val="none" w:sz="0" w:space="0" w:color="auto"/>
      </w:divBdr>
    </w:div>
    <w:div w:id="1010138430">
      <w:bodyDiv w:val="1"/>
      <w:marLeft w:val="0"/>
      <w:marRight w:val="0"/>
      <w:marTop w:val="0"/>
      <w:marBottom w:val="0"/>
      <w:divBdr>
        <w:top w:val="none" w:sz="0" w:space="0" w:color="auto"/>
        <w:left w:val="none" w:sz="0" w:space="0" w:color="auto"/>
        <w:bottom w:val="none" w:sz="0" w:space="0" w:color="auto"/>
        <w:right w:val="none" w:sz="0" w:space="0" w:color="auto"/>
      </w:divBdr>
    </w:div>
    <w:div w:id="1011638666">
      <w:bodyDiv w:val="1"/>
      <w:marLeft w:val="0"/>
      <w:marRight w:val="0"/>
      <w:marTop w:val="0"/>
      <w:marBottom w:val="0"/>
      <w:divBdr>
        <w:top w:val="none" w:sz="0" w:space="0" w:color="auto"/>
        <w:left w:val="none" w:sz="0" w:space="0" w:color="auto"/>
        <w:bottom w:val="none" w:sz="0" w:space="0" w:color="auto"/>
        <w:right w:val="none" w:sz="0" w:space="0" w:color="auto"/>
      </w:divBdr>
    </w:div>
    <w:div w:id="1011687761">
      <w:bodyDiv w:val="1"/>
      <w:marLeft w:val="0"/>
      <w:marRight w:val="0"/>
      <w:marTop w:val="0"/>
      <w:marBottom w:val="0"/>
      <w:divBdr>
        <w:top w:val="none" w:sz="0" w:space="0" w:color="auto"/>
        <w:left w:val="none" w:sz="0" w:space="0" w:color="auto"/>
        <w:bottom w:val="none" w:sz="0" w:space="0" w:color="auto"/>
        <w:right w:val="none" w:sz="0" w:space="0" w:color="auto"/>
      </w:divBdr>
    </w:div>
    <w:div w:id="1011882574">
      <w:bodyDiv w:val="1"/>
      <w:marLeft w:val="0"/>
      <w:marRight w:val="0"/>
      <w:marTop w:val="0"/>
      <w:marBottom w:val="0"/>
      <w:divBdr>
        <w:top w:val="none" w:sz="0" w:space="0" w:color="auto"/>
        <w:left w:val="none" w:sz="0" w:space="0" w:color="auto"/>
        <w:bottom w:val="none" w:sz="0" w:space="0" w:color="auto"/>
        <w:right w:val="none" w:sz="0" w:space="0" w:color="auto"/>
      </w:divBdr>
    </w:div>
    <w:div w:id="1013073091">
      <w:bodyDiv w:val="1"/>
      <w:marLeft w:val="0"/>
      <w:marRight w:val="0"/>
      <w:marTop w:val="0"/>
      <w:marBottom w:val="0"/>
      <w:divBdr>
        <w:top w:val="none" w:sz="0" w:space="0" w:color="auto"/>
        <w:left w:val="none" w:sz="0" w:space="0" w:color="auto"/>
        <w:bottom w:val="none" w:sz="0" w:space="0" w:color="auto"/>
        <w:right w:val="none" w:sz="0" w:space="0" w:color="auto"/>
      </w:divBdr>
    </w:div>
    <w:div w:id="1013341095">
      <w:bodyDiv w:val="1"/>
      <w:marLeft w:val="0"/>
      <w:marRight w:val="0"/>
      <w:marTop w:val="0"/>
      <w:marBottom w:val="0"/>
      <w:divBdr>
        <w:top w:val="none" w:sz="0" w:space="0" w:color="auto"/>
        <w:left w:val="none" w:sz="0" w:space="0" w:color="auto"/>
        <w:bottom w:val="none" w:sz="0" w:space="0" w:color="auto"/>
        <w:right w:val="none" w:sz="0" w:space="0" w:color="auto"/>
      </w:divBdr>
    </w:div>
    <w:div w:id="1014259267">
      <w:bodyDiv w:val="1"/>
      <w:marLeft w:val="0"/>
      <w:marRight w:val="0"/>
      <w:marTop w:val="0"/>
      <w:marBottom w:val="0"/>
      <w:divBdr>
        <w:top w:val="none" w:sz="0" w:space="0" w:color="auto"/>
        <w:left w:val="none" w:sz="0" w:space="0" w:color="auto"/>
        <w:bottom w:val="none" w:sz="0" w:space="0" w:color="auto"/>
        <w:right w:val="none" w:sz="0" w:space="0" w:color="auto"/>
      </w:divBdr>
    </w:div>
    <w:div w:id="1015034909">
      <w:bodyDiv w:val="1"/>
      <w:marLeft w:val="0"/>
      <w:marRight w:val="0"/>
      <w:marTop w:val="0"/>
      <w:marBottom w:val="0"/>
      <w:divBdr>
        <w:top w:val="none" w:sz="0" w:space="0" w:color="auto"/>
        <w:left w:val="none" w:sz="0" w:space="0" w:color="auto"/>
        <w:bottom w:val="none" w:sz="0" w:space="0" w:color="auto"/>
        <w:right w:val="none" w:sz="0" w:space="0" w:color="auto"/>
      </w:divBdr>
    </w:div>
    <w:div w:id="1016541244">
      <w:bodyDiv w:val="1"/>
      <w:marLeft w:val="0"/>
      <w:marRight w:val="0"/>
      <w:marTop w:val="0"/>
      <w:marBottom w:val="0"/>
      <w:divBdr>
        <w:top w:val="none" w:sz="0" w:space="0" w:color="auto"/>
        <w:left w:val="none" w:sz="0" w:space="0" w:color="auto"/>
        <w:bottom w:val="none" w:sz="0" w:space="0" w:color="auto"/>
        <w:right w:val="none" w:sz="0" w:space="0" w:color="auto"/>
      </w:divBdr>
    </w:div>
    <w:div w:id="1017389453">
      <w:bodyDiv w:val="1"/>
      <w:marLeft w:val="0"/>
      <w:marRight w:val="0"/>
      <w:marTop w:val="0"/>
      <w:marBottom w:val="0"/>
      <w:divBdr>
        <w:top w:val="none" w:sz="0" w:space="0" w:color="auto"/>
        <w:left w:val="none" w:sz="0" w:space="0" w:color="auto"/>
        <w:bottom w:val="none" w:sz="0" w:space="0" w:color="auto"/>
        <w:right w:val="none" w:sz="0" w:space="0" w:color="auto"/>
      </w:divBdr>
    </w:div>
    <w:div w:id="1017925701">
      <w:bodyDiv w:val="1"/>
      <w:marLeft w:val="0"/>
      <w:marRight w:val="0"/>
      <w:marTop w:val="0"/>
      <w:marBottom w:val="0"/>
      <w:divBdr>
        <w:top w:val="none" w:sz="0" w:space="0" w:color="auto"/>
        <w:left w:val="none" w:sz="0" w:space="0" w:color="auto"/>
        <w:bottom w:val="none" w:sz="0" w:space="0" w:color="auto"/>
        <w:right w:val="none" w:sz="0" w:space="0" w:color="auto"/>
      </w:divBdr>
    </w:div>
    <w:div w:id="1017929892">
      <w:bodyDiv w:val="1"/>
      <w:marLeft w:val="0"/>
      <w:marRight w:val="0"/>
      <w:marTop w:val="0"/>
      <w:marBottom w:val="0"/>
      <w:divBdr>
        <w:top w:val="none" w:sz="0" w:space="0" w:color="auto"/>
        <w:left w:val="none" w:sz="0" w:space="0" w:color="auto"/>
        <w:bottom w:val="none" w:sz="0" w:space="0" w:color="auto"/>
        <w:right w:val="none" w:sz="0" w:space="0" w:color="auto"/>
      </w:divBdr>
    </w:div>
    <w:div w:id="1018309805">
      <w:bodyDiv w:val="1"/>
      <w:marLeft w:val="0"/>
      <w:marRight w:val="0"/>
      <w:marTop w:val="0"/>
      <w:marBottom w:val="0"/>
      <w:divBdr>
        <w:top w:val="none" w:sz="0" w:space="0" w:color="auto"/>
        <w:left w:val="none" w:sz="0" w:space="0" w:color="auto"/>
        <w:bottom w:val="none" w:sz="0" w:space="0" w:color="auto"/>
        <w:right w:val="none" w:sz="0" w:space="0" w:color="auto"/>
      </w:divBdr>
    </w:div>
    <w:div w:id="1020745403">
      <w:bodyDiv w:val="1"/>
      <w:marLeft w:val="0"/>
      <w:marRight w:val="0"/>
      <w:marTop w:val="0"/>
      <w:marBottom w:val="0"/>
      <w:divBdr>
        <w:top w:val="none" w:sz="0" w:space="0" w:color="auto"/>
        <w:left w:val="none" w:sz="0" w:space="0" w:color="auto"/>
        <w:bottom w:val="none" w:sz="0" w:space="0" w:color="auto"/>
        <w:right w:val="none" w:sz="0" w:space="0" w:color="auto"/>
      </w:divBdr>
    </w:div>
    <w:div w:id="1021006709">
      <w:bodyDiv w:val="1"/>
      <w:marLeft w:val="0"/>
      <w:marRight w:val="0"/>
      <w:marTop w:val="0"/>
      <w:marBottom w:val="0"/>
      <w:divBdr>
        <w:top w:val="none" w:sz="0" w:space="0" w:color="auto"/>
        <w:left w:val="none" w:sz="0" w:space="0" w:color="auto"/>
        <w:bottom w:val="none" w:sz="0" w:space="0" w:color="auto"/>
        <w:right w:val="none" w:sz="0" w:space="0" w:color="auto"/>
      </w:divBdr>
    </w:div>
    <w:div w:id="1021054469">
      <w:bodyDiv w:val="1"/>
      <w:marLeft w:val="0"/>
      <w:marRight w:val="0"/>
      <w:marTop w:val="0"/>
      <w:marBottom w:val="0"/>
      <w:divBdr>
        <w:top w:val="none" w:sz="0" w:space="0" w:color="auto"/>
        <w:left w:val="none" w:sz="0" w:space="0" w:color="auto"/>
        <w:bottom w:val="none" w:sz="0" w:space="0" w:color="auto"/>
        <w:right w:val="none" w:sz="0" w:space="0" w:color="auto"/>
      </w:divBdr>
    </w:div>
    <w:div w:id="1021588015">
      <w:bodyDiv w:val="1"/>
      <w:marLeft w:val="0"/>
      <w:marRight w:val="0"/>
      <w:marTop w:val="0"/>
      <w:marBottom w:val="0"/>
      <w:divBdr>
        <w:top w:val="none" w:sz="0" w:space="0" w:color="auto"/>
        <w:left w:val="none" w:sz="0" w:space="0" w:color="auto"/>
        <w:bottom w:val="none" w:sz="0" w:space="0" w:color="auto"/>
        <w:right w:val="none" w:sz="0" w:space="0" w:color="auto"/>
      </w:divBdr>
    </w:div>
    <w:div w:id="1022708523">
      <w:bodyDiv w:val="1"/>
      <w:marLeft w:val="0"/>
      <w:marRight w:val="0"/>
      <w:marTop w:val="0"/>
      <w:marBottom w:val="0"/>
      <w:divBdr>
        <w:top w:val="none" w:sz="0" w:space="0" w:color="auto"/>
        <w:left w:val="none" w:sz="0" w:space="0" w:color="auto"/>
        <w:bottom w:val="none" w:sz="0" w:space="0" w:color="auto"/>
        <w:right w:val="none" w:sz="0" w:space="0" w:color="auto"/>
      </w:divBdr>
    </w:div>
    <w:div w:id="1024790722">
      <w:bodyDiv w:val="1"/>
      <w:marLeft w:val="0"/>
      <w:marRight w:val="0"/>
      <w:marTop w:val="0"/>
      <w:marBottom w:val="0"/>
      <w:divBdr>
        <w:top w:val="none" w:sz="0" w:space="0" w:color="auto"/>
        <w:left w:val="none" w:sz="0" w:space="0" w:color="auto"/>
        <w:bottom w:val="none" w:sz="0" w:space="0" w:color="auto"/>
        <w:right w:val="none" w:sz="0" w:space="0" w:color="auto"/>
      </w:divBdr>
    </w:div>
    <w:div w:id="1026249461">
      <w:bodyDiv w:val="1"/>
      <w:marLeft w:val="0"/>
      <w:marRight w:val="0"/>
      <w:marTop w:val="0"/>
      <w:marBottom w:val="0"/>
      <w:divBdr>
        <w:top w:val="none" w:sz="0" w:space="0" w:color="auto"/>
        <w:left w:val="none" w:sz="0" w:space="0" w:color="auto"/>
        <w:bottom w:val="none" w:sz="0" w:space="0" w:color="auto"/>
        <w:right w:val="none" w:sz="0" w:space="0" w:color="auto"/>
      </w:divBdr>
    </w:div>
    <w:div w:id="1026322329">
      <w:bodyDiv w:val="1"/>
      <w:marLeft w:val="0"/>
      <w:marRight w:val="0"/>
      <w:marTop w:val="0"/>
      <w:marBottom w:val="0"/>
      <w:divBdr>
        <w:top w:val="none" w:sz="0" w:space="0" w:color="auto"/>
        <w:left w:val="none" w:sz="0" w:space="0" w:color="auto"/>
        <w:bottom w:val="none" w:sz="0" w:space="0" w:color="auto"/>
        <w:right w:val="none" w:sz="0" w:space="0" w:color="auto"/>
      </w:divBdr>
    </w:div>
    <w:div w:id="1027095347">
      <w:bodyDiv w:val="1"/>
      <w:marLeft w:val="0"/>
      <w:marRight w:val="0"/>
      <w:marTop w:val="0"/>
      <w:marBottom w:val="0"/>
      <w:divBdr>
        <w:top w:val="none" w:sz="0" w:space="0" w:color="auto"/>
        <w:left w:val="none" w:sz="0" w:space="0" w:color="auto"/>
        <w:bottom w:val="none" w:sz="0" w:space="0" w:color="auto"/>
        <w:right w:val="none" w:sz="0" w:space="0" w:color="auto"/>
      </w:divBdr>
    </w:div>
    <w:div w:id="1028068963">
      <w:bodyDiv w:val="1"/>
      <w:marLeft w:val="0"/>
      <w:marRight w:val="0"/>
      <w:marTop w:val="0"/>
      <w:marBottom w:val="0"/>
      <w:divBdr>
        <w:top w:val="none" w:sz="0" w:space="0" w:color="auto"/>
        <w:left w:val="none" w:sz="0" w:space="0" w:color="auto"/>
        <w:bottom w:val="none" w:sz="0" w:space="0" w:color="auto"/>
        <w:right w:val="none" w:sz="0" w:space="0" w:color="auto"/>
      </w:divBdr>
    </w:div>
    <w:div w:id="1028411406">
      <w:bodyDiv w:val="1"/>
      <w:marLeft w:val="0"/>
      <w:marRight w:val="0"/>
      <w:marTop w:val="0"/>
      <w:marBottom w:val="0"/>
      <w:divBdr>
        <w:top w:val="none" w:sz="0" w:space="0" w:color="auto"/>
        <w:left w:val="none" w:sz="0" w:space="0" w:color="auto"/>
        <w:bottom w:val="none" w:sz="0" w:space="0" w:color="auto"/>
        <w:right w:val="none" w:sz="0" w:space="0" w:color="auto"/>
      </w:divBdr>
    </w:div>
    <w:div w:id="1028987806">
      <w:bodyDiv w:val="1"/>
      <w:marLeft w:val="0"/>
      <w:marRight w:val="0"/>
      <w:marTop w:val="0"/>
      <w:marBottom w:val="0"/>
      <w:divBdr>
        <w:top w:val="none" w:sz="0" w:space="0" w:color="auto"/>
        <w:left w:val="none" w:sz="0" w:space="0" w:color="auto"/>
        <w:bottom w:val="none" w:sz="0" w:space="0" w:color="auto"/>
        <w:right w:val="none" w:sz="0" w:space="0" w:color="auto"/>
      </w:divBdr>
    </w:div>
    <w:div w:id="1030767541">
      <w:bodyDiv w:val="1"/>
      <w:marLeft w:val="0"/>
      <w:marRight w:val="0"/>
      <w:marTop w:val="0"/>
      <w:marBottom w:val="0"/>
      <w:divBdr>
        <w:top w:val="none" w:sz="0" w:space="0" w:color="auto"/>
        <w:left w:val="none" w:sz="0" w:space="0" w:color="auto"/>
        <w:bottom w:val="none" w:sz="0" w:space="0" w:color="auto"/>
        <w:right w:val="none" w:sz="0" w:space="0" w:color="auto"/>
      </w:divBdr>
    </w:div>
    <w:div w:id="1033071200">
      <w:bodyDiv w:val="1"/>
      <w:marLeft w:val="0"/>
      <w:marRight w:val="0"/>
      <w:marTop w:val="0"/>
      <w:marBottom w:val="0"/>
      <w:divBdr>
        <w:top w:val="none" w:sz="0" w:space="0" w:color="auto"/>
        <w:left w:val="none" w:sz="0" w:space="0" w:color="auto"/>
        <w:bottom w:val="none" w:sz="0" w:space="0" w:color="auto"/>
        <w:right w:val="none" w:sz="0" w:space="0" w:color="auto"/>
      </w:divBdr>
    </w:div>
    <w:div w:id="1033120024">
      <w:bodyDiv w:val="1"/>
      <w:marLeft w:val="0"/>
      <w:marRight w:val="0"/>
      <w:marTop w:val="0"/>
      <w:marBottom w:val="0"/>
      <w:divBdr>
        <w:top w:val="none" w:sz="0" w:space="0" w:color="auto"/>
        <w:left w:val="none" w:sz="0" w:space="0" w:color="auto"/>
        <w:bottom w:val="none" w:sz="0" w:space="0" w:color="auto"/>
        <w:right w:val="none" w:sz="0" w:space="0" w:color="auto"/>
      </w:divBdr>
    </w:div>
    <w:div w:id="1033530759">
      <w:bodyDiv w:val="1"/>
      <w:marLeft w:val="0"/>
      <w:marRight w:val="0"/>
      <w:marTop w:val="0"/>
      <w:marBottom w:val="0"/>
      <w:divBdr>
        <w:top w:val="none" w:sz="0" w:space="0" w:color="auto"/>
        <w:left w:val="none" w:sz="0" w:space="0" w:color="auto"/>
        <w:bottom w:val="none" w:sz="0" w:space="0" w:color="auto"/>
        <w:right w:val="none" w:sz="0" w:space="0" w:color="auto"/>
      </w:divBdr>
    </w:div>
    <w:div w:id="1036389256">
      <w:bodyDiv w:val="1"/>
      <w:marLeft w:val="0"/>
      <w:marRight w:val="0"/>
      <w:marTop w:val="0"/>
      <w:marBottom w:val="0"/>
      <w:divBdr>
        <w:top w:val="none" w:sz="0" w:space="0" w:color="auto"/>
        <w:left w:val="none" w:sz="0" w:space="0" w:color="auto"/>
        <w:bottom w:val="none" w:sz="0" w:space="0" w:color="auto"/>
        <w:right w:val="none" w:sz="0" w:space="0" w:color="auto"/>
      </w:divBdr>
    </w:div>
    <w:div w:id="1038093400">
      <w:bodyDiv w:val="1"/>
      <w:marLeft w:val="0"/>
      <w:marRight w:val="0"/>
      <w:marTop w:val="0"/>
      <w:marBottom w:val="0"/>
      <w:divBdr>
        <w:top w:val="none" w:sz="0" w:space="0" w:color="auto"/>
        <w:left w:val="none" w:sz="0" w:space="0" w:color="auto"/>
        <w:bottom w:val="none" w:sz="0" w:space="0" w:color="auto"/>
        <w:right w:val="none" w:sz="0" w:space="0" w:color="auto"/>
      </w:divBdr>
    </w:div>
    <w:div w:id="1038118924">
      <w:bodyDiv w:val="1"/>
      <w:marLeft w:val="0"/>
      <w:marRight w:val="0"/>
      <w:marTop w:val="0"/>
      <w:marBottom w:val="0"/>
      <w:divBdr>
        <w:top w:val="none" w:sz="0" w:space="0" w:color="auto"/>
        <w:left w:val="none" w:sz="0" w:space="0" w:color="auto"/>
        <w:bottom w:val="none" w:sz="0" w:space="0" w:color="auto"/>
        <w:right w:val="none" w:sz="0" w:space="0" w:color="auto"/>
      </w:divBdr>
    </w:div>
    <w:div w:id="1040130117">
      <w:bodyDiv w:val="1"/>
      <w:marLeft w:val="0"/>
      <w:marRight w:val="0"/>
      <w:marTop w:val="0"/>
      <w:marBottom w:val="0"/>
      <w:divBdr>
        <w:top w:val="none" w:sz="0" w:space="0" w:color="auto"/>
        <w:left w:val="none" w:sz="0" w:space="0" w:color="auto"/>
        <w:bottom w:val="none" w:sz="0" w:space="0" w:color="auto"/>
        <w:right w:val="none" w:sz="0" w:space="0" w:color="auto"/>
      </w:divBdr>
    </w:div>
    <w:div w:id="1040937954">
      <w:bodyDiv w:val="1"/>
      <w:marLeft w:val="0"/>
      <w:marRight w:val="0"/>
      <w:marTop w:val="0"/>
      <w:marBottom w:val="0"/>
      <w:divBdr>
        <w:top w:val="none" w:sz="0" w:space="0" w:color="auto"/>
        <w:left w:val="none" w:sz="0" w:space="0" w:color="auto"/>
        <w:bottom w:val="none" w:sz="0" w:space="0" w:color="auto"/>
        <w:right w:val="none" w:sz="0" w:space="0" w:color="auto"/>
      </w:divBdr>
    </w:div>
    <w:div w:id="1041171252">
      <w:bodyDiv w:val="1"/>
      <w:marLeft w:val="0"/>
      <w:marRight w:val="0"/>
      <w:marTop w:val="0"/>
      <w:marBottom w:val="0"/>
      <w:divBdr>
        <w:top w:val="none" w:sz="0" w:space="0" w:color="auto"/>
        <w:left w:val="none" w:sz="0" w:space="0" w:color="auto"/>
        <w:bottom w:val="none" w:sz="0" w:space="0" w:color="auto"/>
        <w:right w:val="none" w:sz="0" w:space="0" w:color="auto"/>
      </w:divBdr>
    </w:div>
    <w:div w:id="1041399292">
      <w:bodyDiv w:val="1"/>
      <w:marLeft w:val="0"/>
      <w:marRight w:val="0"/>
      <w:marTop w:val="0"/>
      <w:marBottom w:val="0"/>
      <w:divBdr>
        <w:top w:val="none" w:sz="0" w:space="0" w:color="auto"/>
        <w:left w:val="none" w:sz="0" w:space="0" w:color="auto"/>
        <w:bottom w:val="none" w:sz="0" w:space="0" w:color="auto"/>
        <w:right w:val="none" w:sz="0" w:space="0" w:color="auto"/>
      </w:divBdr>
    </w:div>
    <w:div w:id="1041903247">
      <w:bodyDiv w:val="1"/>
      <w:marLeft w:val="0"/>
      <w:marRight w:val="0"/>
      <w:marTop w:val="0"/>
      <w:marBottom w:val="0"/>
      <w:divBdr>
        <w:top w:val="none" w:sz="0" w:space="0" w:color="auto"/>
        <w:left w:val="none" w:sz="0" w:space="0" w:color="auto"/>
        <w:bottom w:val="none" w:sz="0" w:space="0" w:color="auto"/>
        <w:right w:val="none" w:sz="0" w:space="0" w:color="auto"/>
      </w:divBdr>
    </w:div>
    <w:div w:id="1043794442">
      <w:bodyDiv w:val="1"/>
      <w:marLeft w:val="0"/>
      <w:marRight w:val="0"/>
      <w:marTop w:val="0"/>
      <w:marBottom w:val="0"/>
      <w:divBdr>
        <w:top w:val="none" w:sz="0" w:space="0" w:color="auto"/>
        <w:left w:val="none" w:sz="0" w:space="0" w:color="auto"/>
        <w:bottom w:val="none" w:sz="0" w:space="0" w:color="auto"/>
        <w:right w:val="none" w:sz="0" w:space="0" w:color="auto"/>
      </w:divBdr>
    </w:div>
    <w:div w:id="1044063827">
      <w:bodyDiv w:val="1"/>
      <w:marLeft w:val="0"/>
      <w:marRight w:val="0"/>
      <w:marTop w:val="0"/>
      <w:marBottom w:val="0"/>
      <w:divBdr>
        <w:top w:val="none" w:sz="0" w:space="0" w:color="auto"/>
        <w:left w:val="none" w:sz="0" w:space="0" w:color="auto"/>
        <w:bottom w:val="none" w:sz="0" w:space="0" w:color="auto"/>
        <w:right w:val="none" w:sz="0" w:space="0" w:color="auto"/>
      </w:divBdr>
    </w:div>
    <w:div w:id="1044906351">
      <w:bodyDiv w:val="1"/>
      <w:marLeft w:val="0"/>
      <w:marRight w:val="0"/>
      <w:marTop w:val="0"/>
      <w:marBottom w:val="0"/>
      <w:divBdr>
        <w:top w:val="none" w:sz="0" w:space="0" w:color="auto"/>
        <w:left w:val="none" w:sz="0" w:space="0" w:color="auto"/>
        <w:bottom w:val="none" w:sz="0" w:space="0" w:color="auto"/>
        <w:right w:val="none" w:sz="0" w:space="0" w:color="auto"/>
      </w:divBdr>
    </w:div>
    <w:div w:id="1045105910">
      <w:bodyDiv w:val="1"/>
      <w:marLeft w:val="0"/>
      <w:marRight w:val="0"/>
      <w:marTop w:val="0"/>
      <w:marBottom w:val="0"/>
      <w:divBdr>
        <w:top w:val="none" w:sz="0" w:space="0" w:color="auto"/>
        <w:left w:val="none" w:sz="0" w:space="0" w:color="auto"/>
        <w:bottom w:val="none" w:sz="0" w:space="0" w:color="auto"/>
        <w:right w:val="none" w:sz="0" w:space="0" w:color="auto"/>
      </w:divBdr>
    </w:div>
    <w:div w:id="1047755646">
      <w:bodyDiv w:val="1"/>
      <w:marLeft w:val="0"/>
      <w:marRight w:val="0"/>
      <w:marTop w:val="0"/>
      <w:marBottom w:val="0"/>
      <w:divBdr>
        <w:top w:val="none" w:sz="0" w:space="0" w:color="auto"/>
        <w:left w:val="none" w:sz="0" w:space="0" w:color="auto"/>
        <w:bottom w:val="none" w:sz="0" w:space="0" w:color="auto"/>
        <w:right w:val="none" w:sz="0" w:space="0" w:color="auto"/>
      </w:divBdr>
    </w:div>
    <w:div w:id="1048647733">
      <w:bodyDiv w:val="1"/>
      <w:marLeft w:val="0"/>
      <w:marRight w:val="0"/>
      <w:marTop w:val="0"/>
      <w:marBottom w:val="0"/>
      <w:divBdr>
        <w:top w:val="none" w:sz="0" w:space="0" w:color="auto"/>
        <w:left w:val="none" w:sz="0" w:space="0" w:color="auto"/>
        <w:bottom w:val="none" w:sz="0" w:space="0" w:color="auto"/>
        <w:right w:val="none" w:sz="0" w:space="0" w:color="auto"/>
      </w:divBdr>
    </w:div>
    <w:div w:id="1050149776">
      <w:bodyDiv w:val="1"/>
      <w:marLeft w:val="0"/>
      <w:marRight w:val="0"/>
      <w:marTop w:val="0"/>
      <w:marBottom w:val="0"/>
      <w:divBdr>
        <w:top w:val="none" w:sz="0" w:space="0" w:color="auto"/>
        <w:left w:val="none" w:sz="0" w:space="0" w:color="auto"/>
        <w:bottom w:val="none" w:sz="0" w:space="0" w:color="auto"/>
        <w:right w:val="none" w:sz="0" w:space="0" w:color="auto"/>
      </w:divBdr>
    </w:div>
    <w:div w:id="1050150695">
      <w:bodyDiv w:val="1"/>
      <w:marLeft w:val="0"/>
      <w:marRight w:val="0"/>
      <w:marTop w:val="0"/>
      <w:marBottom w:val="0"/>
      <w:divBdr>
        <w:top w:val="none" w:sz="0" w:space="0" w:color="auto"/>
        <w:left w:val="none" w:sz="0" w:space="0" w:color="auto"/>
        <w:bottom w:val="none" w:sz="0" w:space="0" w:color="auto"/>
        <w:right w:val="none" w:sz="0" w:space="0" w:color="auto"/>
      </w:divBdr>
    </w:div>
    <w:div w:id="1050958746">
      <w:bodyDiv w:val="1"/>
      <w:marLeft w:val="0"/>
      <w:marRight w:val="0"/>
      <w:marTop w:val="0"/>
      <w:marBottom w:val="0"/>
      <w:divBdr>
        <w:top w:val="none" w:sz="0" w:space="0" w:color="auto"/>
        <w:left w:val="none" w:sz="0" w:space="0" w:color="auto"/>
        <w:bottom w:val="none" w:sz="0" w:space="0" w:color="auto"/>
        <w:right w:val="none" w:sz="0" w:space="0" w:color="auto"/>
      </w:divBdr>
    </w:div>
    <w:div w:id="1053039615">
      <w:bodyDiv w:val="1"/>
      <w:marLeft w:val="0"/>
      <w:marRight w:val="0"/>
      <w:marTop w:val="0"/>
      <w:marBottom w:val="0"/>
      <w:divBdr>
        <w:top w:val="none" w:sz="0" w:space="0" w:color="auto"/>
        <w:left w:val="none" w:sz="0" w:space="0" w:color="auto"/>
        <w:bottom w:val="none" w:sz="0" w:space="0" w:color="auto"/>
        <w:right w:val="none" w:sz="0" w:space="0" w:color="auto"/>
      </w:divBdr>
    </w:div>
    <w:div w:id="1053895637">
      <w:bodyDiv w:val="1"/>
      <w:marLeft w:val="0"/>
      <w:marRight w:val="0"/>
      <w:marTop w:val="0"/>
      <w:marBottom w:val="0"/>
      <w:divBdr>
        <w:top w:val="none" w:sz="0" w:space="0" w:color="auto"/>
        <w:left w:val="none" w:sz="0" w:space="0" w:color="auto"/>
        <w:bottom w:val="none" w:sz="0" w:space="0" w:color="auto"/>
        <w:right w:val="none" w:sz="0" w:space="0" w:color="auto"/>
      </w:divBdr>
    </w:div>
    <w:div w:id="1055197637">
      <w:bodyDiv w:val="1"/>
      <w:marLeft w:val="0"/>
      <w:marRight w:val="0"/>
      <w:marTop w:val="0"/>
      <w:marBottom w:val="0"/>
      <w:divBdr>
        <w:top w:val="none" w:sz="0" w:space="0" w:color="auto"/>
        <w:left w:val="none" w:sz="0" w:space="0" w:color="auto"/>
        <w:bottom w:val="none" w:sz="0" w:space="0" w:color="auto"/>
        <w:right w:val="none" w:sz="0" w:space="0" w:color="auto"/>
      </w:divBdr>
    </w:div>
    <w:div w:id="1056590380">
      <w:bodyDiv w:val="1"/>
      <w:marLeft w:val="0"/>
      <w:marRight w:val="0"/>
      <w:marTop w:val="0"/>
      <w:marBottom w:val="0"/>
      <w:divBdr>
        <w:top w:val="none" w:sz="0" w:space="0" w:color="auto"/>
        <w:left w:val="none" w:sz="0" w:space="0" w:color="auto"/>
        <w:bottom w:val="none" w:sz="0" w:space="0" w:color="auto"/>
        <w:right w:val="none" w:sz="0" w:space="0" w:color="auto"/>
      </w:divBdr>
    </w:div>
    <w:div w:id="1057900804">
      <w:bodyDiv w:val="1"/>
      <w:marLeft w:val="0"/>
      <w:marRight w:val="0"/>
      <w:marTop w:val="0"/>
      <w:marBottom w:val="0"/>
      <w:divBdr>
        <w:top w:val="none" w:sz="0" w:space="0" w:color="auto"/>
        <w:left w:val="none" w:sz="0" w:space="0" w:color="auto"/>
        <w:bottom w:val="none" w:sz="0" w:space="0" w:color="auto"/>
        <w:right w:val="none" w:sz="0" w:space="0" w:color="auto"/>
      </w:divBdr>
    </w:div>
    <w:div w:id="1057968269">
      <w:bodyDiv w:val="1"/>
      <w:marLeft w:val="0"/>
      <w:marRight w:val="0"/>
      <w:marTop w:val="0"/>
      <w:marBottom w:val="0"/>
      <w:divBdr>
        <w:top w:val="none" w:sz="0" w:space="0" w:color="auto"/>
        <w:left w:val="none" w:sz="0" w:space="0" w:color="auto"/>
        <w:bottom w:val="none" w:sz="0" w:space="0" w:color="auto"/>
        <w:right w:val="none" w:sz="0" w:space="0" w:color="auto"/>
      </w:divBdr>
    </w:div>
    <w:div w:id="1060784995">
      <w:bodyDiv w:val="1"/>
      <w:marLeft w:val="0"/>
      <w:marRight w:val="0"/>
      <w:marTop w:val="0"/>
      <w:marBottom w:val="0"/>
      <w:divBdr>
        <w:top w:val="none" w:sz="0" w:space="0" w:color="auto"/>
        <w:left w:val="none" w:sz="0" w:space="0" w:color="auto"/>
        <w:bottom w:val="none" w:sz="0" w:space="0" w:color="auto"/>
        <w:right w:val="none" w:sz="0" w:space="0" w:color="auto"/>
      </w:divBdr>
    </w:div>
    <w:div w:id="1060788186">
      <w:bodyDiv w:val="1"/>
      <w:marLeft w:val="0"/>
      <w:marRight w:val="0"/>
      <w:marTop w:val="0"/>
      <w:marBottom w:val="0"/>
      <w:divBdr>
        <w:top w:val="none" w:sz="0" w:space="0" w:color="auto"/>
        <w:left w:val="none" w:sz="0" w:space="0" w:color="auto"/>
        <w:bottom w:val="none" w:sz="0" w:space="0" w:color="auto"/>
        <w:right w:val="none" w:sz="0" w:space="0" w:color="auto"/>
      </w:divBdr>
    </w:div>
    <w:div w:id="1061056921">
      <w:bodyDiv w:val="1"/>
      <w:marLeft w:val="0"/>
      <w:marRight w:val="0"/>
      <w:marTop w:val="0"/>
      <w:marBottom w:val="0"/>
      <w:divBdr>
        <w:top w:val="none" w:sz="0" w:space="0" w:color="auto"/>
        <w:left w:val="none" w:sz="0" w:space="0" w:color="auto"/>
        <w:bottom w:val="none" w:sz="0" w:space="0" w:color="auto"/>
        <w:right w:val="none" w:sz="0" w:space="0" w:color="auto"/>
      </w:divBdr>
    </w:div>
    <w:div w:id="1062486920">
      <w:bodyDiv w:val="1"/>
      <w:marLeft w:val="0"/>
      <w:marRight w:val="0"/>
      <w:marTop w:val="0"/>
      <w:marBottom w:val="0"/>
      <w:divBdr>
        <w:top w:val="none" w:sz="0" w:space="0" w:color="auto"/>
        <w:left w:val="none" w:sz="0" w:space="0" w:color="auto"/>
        <w:bottom w:val="none" w:sz="0" w:space="0" w:color="auto"/>
        <w:right w:val="none" w:sz="0" w:space="0" w:color="auto"/>
      </w:divBdr>
    </w:div>
    <w:div w:id="1063867791">
      <w:bodyDiv w:val="1"/>
      <w:marLeft w:val="0"/>
      <w:marRight w:val="0"/>
      <w:marTop w:val="0"/>
      <w:marBottom w:val="0"/>
      <w:divBdr>
        <w:top w:val="none" w:sz="0" w:space="0" w:color="auto"/>
        <w:left w:val="none" w:sz="0" w:space="0" w:color="auto"/>
        <w:bottom w:val="none" w:sz="0" w:space="0" w:color="auto"/>
        <w:right w:val="none" w:sz="0" w:space="0" w:color="auto"/>
      </w:divBdr>
    </w:div>
    <w:div w:id="1063941587">
      <w:bodyDiv w:val="1"/>
      <w:marLeft w:val="0"/>
      <w:marRight w:val="0"/>
      <w:marTop w:val="0"/>
      <w:marBottom w:val="0"/>
      <w:divBdr>
        <w:top w:val="none" w:sz="0" w:space="0" w:color="auto"/>
        <w:left w:val="none" w:sz="0" w:space="0" w:color="auto"/>
        <w:bottom w:val="none" w:sz="0" w:space="0" w:color="auto"/>
        <w:right w:val="none" w:sz="0" w:space="0" w:color="auto"/>
      </w:divBdr>
    </w:div>
    <w:div w:id="1064333395">
      <w:bodyDiv w:val="1"/>
      <w:marLeft w:val="0"/>
      <w:marRight w:val="0"/>
      <w:marTop w:val="0"/>
      <w:marBottom w:val="0"/>
      <w:divBdr>
        <w:top w:val="none" w:sz="0" w:space="0" w:color="auto"/>
        <w:left w:val="none" w:sz="0" w:space="0" w:color="auto"/>
        <w:bottom w:val="none" w:sz="0" w:space="0" w:color="auto"/>
        <w:right w:val="none" w:sz="0" w:space="0" w:color="auto"/>
      </w:divBdr>
    </w:div>
    <w:div w:id="1064835242">
      <w:bodyDiv w:val="1"/>
      <w:marLeft w:val="0"/>
      <w:marRight w:val="0"/>
      <w:marTop w:val="0"/>
      <w:marBottom w:val="0"/>
      <w:divBdr>
        <w:top w:val="none" w:sz="0" w:space="0" w:color="auto"/>
        <w:left w:val="none" w:sz="0" w:space="0" w:color="auto"/>
        <w:bottom w:val="none" w:sz="0" w:space="0" w:color="auto"/>
        <w:right w:val="none" w:sz="0" w:space="0" w:color="auto"/>
      </w:divBdr>
    </w:div>
    <w:div w:id="1067385547">
      <w:bodyDiv w:val="1"/>
      <w:marLeft w:val="0"/>
      <w:marRight w:val="0"/>
      <w:marTop w:val="0"/>
      <w:marBottom w:val="0"/>
      <w:divBdr>
        <w:top w:val="none" w:sz="0" w:space="0" w:color="auto"/>
        <w:left w:val="none" w:sz="0" w:space="0" w:color="auto"/>
        <w:bottom w:val="none" w:sz="0" w:space="0" w:color="auto"/>
        <w:right w:val="none" w:sz="0" w:space="0" w:color="auto"/>
      </w:divBdr>
    </w:div>
    <w:div w:id="1067529805">
      <w:bodyDiv w:val="1"/>
      <w:marLeft w:val="0"/>
      <w:marRight w:val="0"/>
      <w:marTop w:val="0"/>
      <w:marBottom w:val="0"/>
      <w:divBdr>
        <w:top w:val="none" w:sz="0" w:space="0" w:color="auto"/>
        <w:left w:val="none" w:sz="0" w:space="0" w:color="auto"/>
        <w:bottom w:val="none" w:sz="0" w:space="0" w:color="auto"/>
        <w:right w:val="none" w:sz="0" w:space="0" w:color="auto"/>
      </w:divBdr>
    </w:div>
    <w:div w:id="1068573218">
      <w:bodyDiv w:val="1"/>
      <w:marLeft w:val="0"/>
      <w:marRight w:val="0"/>
      <w:marTop w:val="0"/>
      <w:marBottom w:val="0"/>
      <w:divBdr>
        <w:top w:val="none" w:sz="0" w:space="0" w:color="auto"/>
        <w:left w:val="none" w:sz="0" w:space="0" w:color="auto"/>
        <w:bottom w:val="none" w:sz="0" w:space="0" w:color="auto"/>
        <w:right w:val="none" w:sz="0" w:space="0" w:color="auto"/>
      </w:divBdr>
    </w:div>
    <w:div w:id="1068768192">
      <w:bodyDiv w:val="1"/>
      <w:marLeft w:val="0"/>
      <w:marRight w:val="0"/>
      <w:marTop w:val="0"/>
      <w:marBottom w:val="0"/>
      <w:divBdr>
        <w:top w:val="none" w:sz="0" w:space="0" w:color="auto"/>
        <w:left w:val="none" w:sz="0" w:space="0" w:color="auto"/>
        <w:bottom w:val="none" w:sz="0" w:space="0" w:color="auto"/>
        <w:right w:val="none" w:sz="0" w:space="0" w:color="auto"/>
      </w:divBdr>
    </w:div>
    <w:div w:id="1068917964">
      <w:bodyDiv w:val="1"/>
      <w:marLeft w:val="0"/>
      <w:marRight w:val="0"/>
      <w:marTop w:val="0"/>
      <w:marBottom w:val="0"/>
      <w:divBdr>
        <w:top w:val="none" w:sz="0" w:space="0" w:color="auto"/>
        <w:left w:val="none" w:sz="0" w:space="0" w:color="auto"/>
        <w:bottom w:val="none" w:sz="0" w:space="0" w:color="auto"/>
        <w:right w:val="none" w:sz="0" w:space="0" w:color="auto"/>
      </w:divBdr>
    </w:div>
    <w:div w:id="1069304328">
      <w:bodyDiv w:val="1"/>
      <w:marLeft w:val="0"/>
      <w:marRight w:val="0"/>
      <w:marTop w:val="0"/>
      <w:marBottom w:val="0"/>
      <w:divBdr>
        <w:top w:val="none" w:sz="0" w:space="0" w:color="auto"/>
        <w:left w:val="none" w:sz="0" w:space="0" w:color="auto"/>
        <w:bottom w:val="none" w:sz="0" w:space="0" w:color="auto"/>
        <w:right w:val="none" w:sz="0" w:space="0" w:color="auto"/>
      </w:divBdr>
    </w:div>
    <w:div w:id="1070497712">
      <w:bodyDiv w:val="1"/>
      <w:marLeft w:val="0"/>
      <w:marRight w:val="0"/>
      <w:marTop w:val="0"/>
      <w:marBottom w:val="0"/>
      <w:divBdr>
        <w:top w:val="none" w:sz="0" w:space="0" w:color="auto"/>
        <w:left w:val="none" w:sz="0" w:space="0" w:color="auto"/>
        <w:bottom w:val="none" w:sz="0" w:space="0" w:color="auto"/>
        <w:right w:val="none" w:sz="0" w:space="0" w:color="auto"/>
      </w:divBdr>
    </w:div>
    <w:div w:id="1071152939">
      <w:bodyDiv w:val="1"/>
      <w:marLeft w:val="0"/>
      <w:marRight w:val="0"/>
      <w:marTop w:val="0"/>
      <w:marBottom w:val="0"/>
      <w:divBdr>
        <w:top w:val="none" w:sz="0" w:space="0" w:color="auto"/>
        <w:left w:val="none" w:sz="0" w:space="0" w:color="auto"/>
        <w:bottom w:val="none" w:sz="0" w:space="0" w:color="auto"/>
        <w:right w:val="none" w:sz="0" w:space="0" w:color="auto"/>
      </w:divBdr>
    </w:div>
    <w:div w:id="1071854677">
      <w:bodyDiv w:val="1"/>
      <w:marLeft w:val="0"/>
      <w:marRight w:val="0"/>
      <w:marTop w:val="0"/>
      <w:marBottom w:val="0"/>
      <w:divBdr>
        <w:top w:val="none" w:sz="0" w:space="0" w:color="auto"/>
        <w:left w:val="none" w:sz="0" w:space="0" w:color="auto"/>
        <w:bottom w:val="none" w:sz="0" w:space="0" w:color="auto"/>
        <w:right w:val="none" w:sz="0" w:space="0" w:color="auto"/>
      </w:divBdr>
    </w:div>
    <w:div w:id="1072435754">
      <w:bodyDiv w:val="1"/>
      <w:marLeft w:val="0"/>
      <w:marRight w:val="0"/>
      <w:marTop w:val="0"/>
      <w:marBottom w:val="0"/>
      <w:divBdr>
        <w:top w:val="none" w:sz="0" w:space="0" w:color="auto"/>
        <w:left w:val="none" w:sz="0" w:space="0" w:color="auto"/>
        <w:bottom w:val="none" w:sz="0" w:space="0" w:color="auto"/>
        <w:right w:val="none" w:sz="0" w:space="0" w:color="auto"/>
      </w:divBdr>
    </w:div>
    <w:div w:id="1073697699">
      <w:bodyDiv w:val="1"/>
      <w:marLeft w:val="0"/>
      <w:marRight w:val="0"/>
      <w:marTop w:val="0"/>
      <w:marBottom w:val="0"/>
      <w:divBdr>
        <w:top w:val="none" w:sz="0" w:space="0" w:color="auto"/>
        <w:left w:val="none" w:sz="0" w:space="0" w:color="auto"/>
        <w:bottom w:val="none" w:sz="0" w:space="0" w:color="auto"/>
        <w:right w:val="none" w:sz="0" w:space="0" w:color="auto"/>
      </w:divBdr>
    </w:div>
    <w:div w:id="1075129347">
      <w:bodyDiv w:val="1"/>
      <w:marLeft w:val="0"/>
      <w:marRight w:val="0"/>
      <w:marTop w:val="0"/>
      <w:marBottom w:val="0"/>
      <w:divBdr>
        <w:top w:val="none" w:sz="0" w:space="0" w:color="auto"/>
        <w:left w:val="none" w:sz="0" w:space="0" w:color="auto"/>
        <w:bottom w:val="none" w:sz="0" w:space="0" w:color="auto"/>
        <w:right w:val="none" w:sz="0" w:space="0" w:color="auto"/>
      </w:divBdr>
    </w:div>
    <w:div w:id="1076169461">
      <w:bodyDiv w:val="1"/>
      <w:marLeft w:val="0"/>
      <w:marRight w:val="0"/>
      <w:marTop w:val="0"/>
      <w:marBottom w:val="0"/>
      <w:divBdr>
        <w:top w:val="none" w:sz="0" w:space="0" w:color="auto"/>
        <w:left w:val="none" w:sz="0" w:space="0" w:color="auto"/>
        <w:bottom w:val="none" w:sz="0" w:space="0" w:color="auto"/>
        <w:right w:val="none" w:sz="0" w:space="0" w:color="auto"/>
      </w:divBdr>
    </w:div>
    <w:div w:id="1076395373">
      <w:bodyDiv w:val="1"/>
      <w:marLeft w:val="0"/>
      <w:marRight w:val="0"/>
      <w:marTop w:val="0"/>
      <w:marBottom w:val="0"/>
      <w:divBdr>
        <w:top w:val="none" w:sz="0" w:space="0" w:color="auto"/>
        <w:left w:val="none" w:sz="0" w:space="0" w:color="auto"/>
        <w:bottom w:val="none" w:sz="0" w:space="0" w:color="auto"/>
        <w:right w:val="none" w:sz="0" w:space="0" w:color="auto"/>
      </w:divBdr>
    </w:div>
    <w:div w:id="1077552447">
      <w:bodyDiv w:val="1"/>
      <w:marLeft w:val="0"/>
      <w:marRight w:val="0"/>
      <w:marTop w:val="0"/>
      <w:marBottom w:val="0"/>
      <w:divBdr>
        <w:top w:val="none" w:sz="0" w:space="0" w:color="auto"/>
        <w:left w:val="none" w:sz="0" w:space="0" w:color="auto"/>
        <w:bottom w:val="none" w:sz="0" w:space="0" w:color="auto"/>
        <w:right w:val="none" w:sz="0" w:space="0" w:color="auto"/>
      </w:divBdr>
    </w:div>
    <w:div w:id="1078214569">
      <w:bodyDiv w:val="1"/>
      <w:marLeft w:val="0"/>
      <w:marRight w:val="0"/>
      <w:marTop w:val="0"/>
      <w:marBottom w:val="0"/>
      <w:divBdr>
        <w:top w:val="none" w:sz="0" w:space="0" w:color="auto"/>
        <w:left w:val="none" w:sz="0" w:space="0" w:color="auto"/>
        <w:bottom w:val="none" w:sz="0" w:space="0" w:color="auto"/>
        <w:right w:val="none" w:sz="0" w:space="0" w:color="auto"/>
      </w:divBdr>
    </w:div>
    <w:div w:id="1078331859">
      <w:bodyDiv w:val="1"/>
      <w:marLeft w:val="0"/>
      <w:marRight w:val="0"/>
      <w:marTop w:val="0"/>
      <w:marBottom w:val="0"/>
      <w:divBdr>
        <w:top w:val="none" w:sz="0" w:space="0" w:color="auto"/>
        <w:left w:val="none" w:sz="0" w:space="0" w:color="auto"/>
        <w:bottom w:val="none" w:sz="0" w:space="0" w:color="auto"/>
        <w:right w:val="none" w:sz="0" w:space="0" w:color="auto"/>
      </w:divBdr>
    </w:div>
    <w:div w:id="1079138672">
      <w:bodyDiv w:val="1"/>
      <w:marLeft w:val="0"/>
      <w:marRight w:val="0"/>
      <w:marTop w:val="0"/>
      <w:marBottom w:val="0"/>
      <w:divBdr>
        <w:top w:val="none" w:sz="0" w:space="0" w:color="auto"/>
        <w:left w:val="none" w:sz="0" w:space="0" w:color="auto"/>
        <w:bottom w:val="none" w:sz="0" w:space="0" w:color="auto"/>
        <w:right w:val="none" w:sz="0" w:space="0" w:color="auto"/>
      </w:divBdr>
    </w:div>
    <w:div w:id="1079445708">
      <w:bodyDiv w:val="1"/>
      <w:marLeft w:val="0"/>
      <w:marRight w:val="0"/>
      <w:marTop w:val="0"/>
      <w:marBottom w:val="0"/>
      <w:divBdr>
        <w:top w:val="none" w:sz="0" w:space="0" w:color="auto"/>
        <w:left w:val="none" w:sz="0" w:space="0" w:color="auto"/>
        <w:bottom w:val="none" w:sz="0" w:space="0" w:color="auto"/>
        <w:right w:val="none" w:sz="0" w:space="0" w:color="auto"/>
      </w:divBdr>
    </w:div>
    <w:div w:id="1079905105">
      <w:bodyDiv w:val="1"/>
      <w:marLeft w:val="0"/>
      <w:marRight w:val="0"/>
      <w:marTop w:val="0"/>
      <w:marBottom w:val="0"/>
      <w:divBdr>
        <w:top w:val="none" w:sz="0" w:space="0" w:color="auto"/>
        <w:left w:val="none" w:sz="0" w:space="0" w:color="auto"/>
        <w:bottom w:val="none" w:sz="0" w:space="0" w:color="auto"/>
        <w:right w:val="none" w:sz="0" w:space="0" w:color="auto"/>
      </w:divBdr>
    </w:div>
    <w:div w:id="1081440601">
      <w:bodyDiv w:val="1"/>
      <w:marLeft w:val="0"/>
      <w:marRight w:val="0"/>
      <w:marTop w:val="0"/>
      <w:marBottom w:val="0"/>
      <w:divBdr>
        <w:top w:val="none" w:sz="0" w:space="0" w:color="auto"/>
        <w:left w:val="none" w:sz="0" w:space="0" w:color="auto"/>
        <w:bottom w:val="none" w:sz="0" w:space="0" w:color="auto"/>
        <w:right w:val="none" w:sz="0" w:space="0" w:color="auto"/>
      </w:divBdr>
    </w:div>
    <w:div w:id="1081953888">
      <w:bodyDiv w:val="1"/>
      <w:marLeft w:val="0"/>
      <w:marRight w:val="0"/>
      <w:marTop w:val="0"/>
      <w:marBottom w:val="0"/>
      <w:divBdr>
        <w:top w:val="none" w:sz="0" w:space="0" w:color="auto"/>
        <w:left w:val="none" w:sz="0" w:space="0" w:color="auto"/>
        <w:bottom w:val="none" w:sz="0" w:space="0" w:color="auto"/>
        <w:right w:val="none" w:sz="0" w:space="0" w:color="auto"/>
      </w:divBdr>
    </w:div>
    <w:div w:id="1082533237">
      <w:bodyDiv w:val="1"/>
      <w:marLeft w:val="0"/>
      <w:marRight w:val="0"/>
      <w:marTop w:val="0"/>
      <w:marBottom w:val="0"/>
      <w:divBdr>
        <w:top w:val="none" w:sz="0" w:space="0" w:color="auto"/>
        <w:left w:val="none" w:sz="0" w:space="0" w:color="auto"/>
        <w:bottom w:val="none" w:sz="0" w:space="0" w:color="auto"/>
        <w:right w:val="none" w:sz="0" w:space="0" w:color="auto"/>
      </w:divBdr>
    </w:div>
    <w:div w:id="1082869641">
      <w:bodyDiv w:val="1"/>
      <w:marLeft w:val="0"/>
      <w:marRight w:val="0"/>
      <w:marTop w:val="0"/>
      <w:marBottom w:val="0"/>
      <w:divBdr>
        <w:top w:val="none" w:sz="0" w:space="0" w:color="auto"/>
        <w:left w:val="none" w:sz="0" w:space="0" w:color="auto"/>
        <w:bottom w:val="none" w:sz="0" w:space="0" w:color="auto"/>
        <w:right w:val="none" w:sz="0" w:space="0" w:color="auto"/>
      </w:divBdr>
    </w:div>
    <w:div w:id="1086226053">
      <w:bodyDiv w:val="1"/>
      <w:marLeft w:val="0"/>
      <w:marRight w:val="0"/>
      <w:marTop w:val="0"/>
      <w:marBottom w:val="0"/>
      <w:divBdr>
        <w:top w:val="none" w:sz="0" w:space="0" w:color="auto"/>
        <w:left w:val="none" w:sz="0" w:space="0" w:color="auto"/>
        <w:bottom w:val="none" w:sz="0" w:space="0" w:color="auto"/>
        <w:right w:val="none" w:sz="0" w:space="0" w:color="auto"/>
      </w:divBdr>
    </w:div>
    <w:div w:id="1087775192">
      <w:bodyDiv w:val="1"/>
      <w:marLeft w:val="0"/>
      <w:marRight w:val="0"/>
      <w:marTop w:val="0"/>
      <w:marBottom w:val="0"/>
      <w:divBdr>
        <w:top w:val="none" w:sz="0" w:space="0" w:color="auto"/>
        <w:left w:val="none" w:sz="0" w:space="0" w:color="auto"/>
        <w:bottom w:val="none" w:sz="0" w:space="0" w:color="auto"/>
        <w:right w:val="none" w:sz="0" w:space="0" w:color="auto"/>
      </w:divBdr>
    </w:div>
    <w:div w:id="1088043038">
      <w:bodyDiv w:val="1"/>
      <w:marLeft w:val="0"/>
      <w:marRight w:val="0"/>
      <w:marTop w:val="0"/>
      <w:marBottom w:val="0"/>
      <w:divBdr>
        <w:top w:val="none" w:sz="0" w:space="0" w:color="auto"/>
        <w:left w:val="none" w:sz="0" w:space="0" w:color="auto"/>
        <w:bottom w:val="none" w:sz="0" w:space="0" w:color="auto"/>
        <w:right w:val="none" w:sz="0" w:space="0" w:color="auto"/>
      </w:divBdr>
    </w:div>
    <w:div w:id="1088311288">
      <w:bodyDiv w:val="1"/>
      <w:marLeft w:val="0"/>
      <w:marRight w:val="0"/>
      <w:marTop w:val="0"/>
      <w:marBottom w:val="0"/>
      <w:divBdr>
        <w:top w:val="none" w:sz="0" w:space="0" w:color="auto"/>
        <w:left w:val="none" w:sz="0" w:space="0" w:color="auto"/>
        <w:bottom w:val="none" w:sz="0" w:space="0" w:color="auto"/>
        <w:right w:val="none" w:sz="0" w:space="0" w:color="auto"/>
      </w:divBdr>
    </w:div>
    <w:div w:id="1088886108">
      <w:bodyDiv w:val="1"/>
      <w:marLeft w:val="0"/>
      <w:marRight w:val="0"/>
      <w:marTop w:val="0"/>
      <w:marBottom w:val="0"/>
      <w:divBdr>
        <w:top w:val="none" w:sz="0" w:space="0" w:color="auto"/>
        <w:left w:val="none" w:sz="0" w:space="0" w:color="auto"/>
        <w:bottom w:val="none" w:sz="0" w:space="0" w:color="auto"/>
        <w:right w:val="none" w:sz="0" w:space="0" w:color="auto"/>
      </w:divBdr>
    </w:div>
    <w:div w:id="1089885739">
      <w:bodyDiv w:val="1"/>
      <w:marLeft w:val="0"/>
      <w:marRight w:val="0"/>
      <w:marTop w:val="0"/>
      <w:marBottom w:val="0"/>
      <w:divBdr>
        <w:top w:val="none" w:sz="0" w:space="0" w:color="auto"/>
        <w:left w:val="none" w:sz="0" w:space="0" w:color="auto"/>
        <w:bottom w:val="none" w:sz="0" w:space="0" w:color="auto"/>
        <w:right w:val="none" w:sz="0" w:space="0" w:color="auto"/>
      </w:divBdr>
    </w:div>
    <w:div w:id="1090930351">
      <w:bodyDiv w:val="1"/>
      <w:marLeft w:val="0"/>
      <w:marRight w:val="0"/>
      <w:marTop w:val="0"/>
      <w:marBottom w:val="0"/>
      <w:divBdr>
        <w:top w:val="none" w:sz="0" w:space="0" w:color="auto"/>
        <w:left w:val="none" w:sz="0" w:space="0" w:color="auto"/>
        <w:bottom w:val="none" w:sz="0" w:space="0" w:color="auto"/>
        <w:right w:val="none" w:sz="0" w:space="0" w:color="auto"/>
      </w:divBdr>
    </w:div>
    <w:div w:id="1092042267">
      <w:bodyDiv w:val="1"/>
      <w:marLeft w:val="0"/>
      <w:marRight w:val="0"/>
      <w:marTop w:val="0"/>
      <w:marBottom w:val="0"/>
      <w:divBdr>
        <w:top w:val="none" w:sz="0" w:space="0" w:color="auto"/>
        <w:left w:val="none" w:sz="0" w:space="0" w:color="auto"/>
        <w:bottom w:val="none" w:sz="0" w:space="0" w:color="auto"/>
        <w:right w:val="none" w:sz="0" w:space="0" w:color="auto"/>
      </w:divBdr>
    </w:div>
    <w:div w:id="1093167551">
      <w:bodyDiv w:val="1"/>
      <w:marLeft w:val="0"/>
      <w:marRight w:val="0"/>
      <w:marTop w:val="0"/>
      <w:marBottom w:val="0"/>
      <w:divBdr>
        <w:top w:val="none" w:sz="0" w:space="0" w:color="auto"/>
        <w:left w:val="none" w:sz="0" w:space="0" w:color="auto"/>
        <w:bottom w:val="none" w:sz="0" w:space="0" w:color="auto"/>
        <w:right w:val="none" w:sz="0" w:space="0" w:color="auto"/>
      </w:divBdr>
    </w:div>
    <w:div w:id="1093932817">
      <w:bodyDiv w:val="1"/>
      <w:marLeft w:val="0"/>
      <w:marRight w:val="0"/>
      <w:marTop w:val="0"/>
      <w:marBottom w:val="0"/>
      <w:divBdr>
        <w:top w:val="none" w:sz="0" w:space="0" w:color="auto"/>
        <w:left w:val="none" w:sz="0" w:space="0" w:color="auto"/>
        <w:bottom w:val="none" w:sz="0" w:space="0" w:color="auto"/>
        <w:right w:val="none" w:sz="0" w:space="0" w:color="auto"/>
      </w:divBdr>
    </w:div>
    <w:div w:id="1094084215">
      <w:bodyDiv w:val="1"/>
      <w:marLeft w:val="0"/>
      <w:marRight w:val="0"/>
      <w:marTop w:val="0"/>
      <w:marBottom w:val="0"/>
      <w:divBdr>
        <w:top w:val="none" w:sz="0" w:space="0" w:color="auto"/>
        <w:left w:val="none" w:sz="0" w:space="0" w:color="auto"/>
        <w:bottom w:val="none" w:sz="0" w:space="0" w:color="auto"/>
        <w:right w:val="none" w:sz="0" w:space="0" w:color="auto"/>
      </w:divBdr>
    </w:div>
    <w:div w:id="1095202417">
      <w:bodyDiv w:val="1"/>
      <w:marLeft w:val="0"/>
      <w:marRight w:val="0"/>
      <w:marTop w:val="0"/>
      <w:marBottom w:val="0"/>
      <w:divBdr>
        <w:top w:val="none" w:sz="0" w:space="0" w:color="auto"/>
        <w:left w:val="none" w:sz="0" w:space="0" w:color="auto"/>
        <w:bottom w:val="none" w:sz="0" w:space="0" w:color="auto"/>
        <w:right w:val="none" w:sz="0" w:space="0" w:color="auto"/>
      </w:divBdr>
    </w:div>
    <w:div w:id="1095858687">
      <w:bodyDiv w:val="1"/>
      <w:marLeft w:val="0"/>
      <w:marRight w:val="0"/>
      <w:marTop w:val="0"/>
      <w:marBottom w:val="0"/>
      <w:divBdr>
        <w:top w:val="none" w:sz="0" w:space="0" w:color="auto"/>
        <w:left w:val="none" w:sz="0" w:space="0" w:color="auto"/>
        <w:bottom w:val="none" w:sz="0" w:space="0" w:color="auto"/>
        <w:right w:val="none" w:sz="0" w:space="0" w:color="auto"/>
      </w:divBdr>
    </w:div>
    <w:div w:id="1095900652">
      <w:bodyDiv w:val="1"/>
      <w:marLeft w:val="0"/>
      <w:marRight w:val="0"/>
      <w:marTop w:val="0"/>
      <w:marBottom w:val="0"/>
      <w:divBdr>
        <w:top w:val="none" w:sz="0" w:space="0" w:color="auto"/>
        <w:left w:val="none" w:sz="0" w:space="0" w:color="auto"/>
        <w:bottom w:val="none" w:sz="0" w:space="0" w:color="auto"/>
        <w:right w:val="none" w:sz="0" w:space="0" w:color="auto"/>
      </w:divBdr>
    </w:div>
    <w:div w:id="1096176852">
      <w:bodyDiv w:val="1"/>
      <w:marLeft w:val="0"/>
      <w:marRight w:val="0"/>
      <w:marTop w:val="0"/>
      <w:marBottom w:val="0"/>
      <w:divBdr>
        <w:top w:val="none" w:sz="0" w:space="0" w:color="auto"/>
        <w:left w:val="none" w:sz="0" w:space="0" w:color="auto"/>
        <w:bottom w:val="none" w:sz="0" w:space="0" w:color="auto"/>
        <w:right w:val="none" w:sz="0" w:space="0" w:color="auto"/>
      </w:divBdr>
    </w:div>
    <w:div w:id="1097167503">
      <w:bodyDiv w:val="1"/>
      <w:marLeft w:val="0"/>
      <w:marRight w:val="0"/>
      <w:marTop w:val="0"/>
      <w:marBottom w:val="0"/>
      <w:divBdr>
        <w:top w:val="none" w:sz="0" w:space="0" w:color="auto"/>
        <w:left w:val="none" w:sz="0" w:space="0" w:color="auto"/>
        <w:bottom w:val="none" w:sz="0" w:space="0" w:color="auto"/>
        <w:right w:val="none" w:sz="0" w:space="0" w:color="auto"/>
      </w:divBdr>
    </w:div>
    <w:div w:id="1097755558">
      <w:bodyDiv w:val="1"/>
      <w:marLeft w:val="0"/>
      <w:marRight w:val="0"/>
      <w:marTop w:val="0"/>
      <w:marBottom w:val="0"/>
      <w:divBdr>
        <w:top w:val="none" w:sz="0" w:space="0" w:color="auto"/>
        <w:left w:val="none" w:sz="0" w:space="0" w:color="auto"/>
        <w:bottom w:val="none" w:sz="0" w:space="0" w:color="auto"/>
        <w:right w:val="none" w:sz="0" w:space="0" w:color="auto"/>
      </w:divBdr>
    </w:div>
    <w:div w:id="1098021476">
      <w:bodyDiv w:val="1"/>
      <w:marLeft w:val="0"/>
      <w:marRight w:val="0"/>
      <w:marTop w:val="0"/>
      <w:marBottom w:val="0"/>
      <w:divBdr>
        <w:top w:val="none" w:sz="0" w:space="0" w:color="auto"/>
        <w:left w:val="none" w:sz="0" w:space="0" w:color="auto"/>
        <w:bottom w:val="none" w:sz="0" w:space="0" w:color="auto"/>
        <w:right w:val="none" w:sz="0" w:space="0" w:color="auto"/>
      </w:divBdr>
    </w:div>
    <w:div w:id="1098604442">
      <w:bodyDiv w:val="1"/>
      <w:marLeft w:val="0"/>
      <w:marRight w:val="0"/>
      <w:marTop w:val="0"/>
      <w:marBottom w:val="0"/>
      <w:divBdr>
        <w:top w:val="none" w:sz="0" w:space="0" w:color="auto"/>
        <w:left w:val="none" w:sz="0" w:space="0" w:color="auto"/>
        <w:bottom w:val="none" w:sz="0" w:space="0" w:color="auto"/>
        <w:right w:val="none" w:sz="0" w:space="0" w:color="auto"/>
      </w:divBdr>
    </w:div>
    <w:div w:id="1098990217">
      <w:bodyDiv w:val="1"/>
      <w:marLeft w:val="0"/>
      <w:marRight w:val="0"/>
      <w:marTop w:val="0"/>
      <w:marBottom w:val="0"/>
      <w:divBdr>
        <w:top w:val="none" w:sz="0" w:space="0" w:color="auto"/>
        <w:left w:val="none" w:sz="0" w:space="0" w:color="auto"/>
        <w:bottom w:val="none" w:sz="0" w:space="0" w:color="auto"/>
        <w:right w:val="none" w:sz="0" w:space="0" w:color="auto"/>
      </w:divBdr>
    </w:div>
    <w:div w:id="1099176719">
      <w:bodyDiv w:val="1"/>
      <w:marLeft w:val="0"/>
      <w:marRight w:val="0"/>
      <w:marTop w:val="0"/>
      <w:marBottom w:val="0"/>
      <w:divBdr>
        <w:top w:val="none" w:sz="0" w:space="0" w:color="auto"/>
        <w:left w:val="none" w:sz="0" w:space="0" w:color="auto"/>
        <w:bottom w:val="none" w:sz="0" w:space="0" w:color="auto"/>
        <w:right w:val="none" w:sz="0" w:space="0" w:color="auto"/>
      </w:divBdr>
    </w:div>
    <w:div w:id="1099986382">
      <w:bodyDiv w:val="1"/>
      <w:marLeft w:val="0"/>
      <w:marRight w:val="0"/>
      <w:marTop w:val="0"/>
      <w:marBottom w:val="0"/>
      <w:divBdr>
        <w:top w:val="none" w:sz="0" w:space="0" w:color="auto"/>
        <w:left w:val="none" w:sz="0" w:space="0" w:color="auto"/>
        <w:bottom w:val="none" w:sz="0" w:space="0" w:color="auto"/>
        <w:right w:val="none" w:sz="0" w:space="0" w:color="auto"/>
      </w:divBdr>
    </w:div>
    <w:div w:id="1101100641">
      <w:bodyDiv w:val="1"/>
      <w:marLeft w:val="0"/>
      <w:marRight w:val="0"/>
      <w:marTop w:val="0"/>
      <w:marBottom w:val="0"/>
      <w:divBdr>
        <w:top w:val="none" w:sz="0" w:space="0" w:color="auto"/>
        <w:left w:val="none" w:sz="0" w:space="0" w:color="auto"/>
        <w:bottom w:val="none" w:sz="0" w:space="0" w:color="auto"/>
        <w:right w:val="none" w:sz="0" w:space="0" w:color="auto"/>
      </w:divBdr>
    </w:div>
    <w:div w:id="1101268377">
      <w:bodyDiv w:val="1"/>
      <w:marLeft w:val="0"/>
      <w:marRight w:val="0"/>
      <w:marTop w:val="0"/>
      <w:marBottom w:val="0"/>
      <w:divBdr>
        <w:top w:val="none" w:sz="0" w:space="0" w:color="auto"/>
        <w:left w:val="none" w:sz="0" w:space="0" w:color="auto"/>
        <w:bottom w:val="none" w:sz="0" w:space="0" w:color="auto"/>
        <w:right w:val="none" w:sz="0" w:space="0" w:color="auto"/>
      </w:divBdr>
    </w:div>
    <w:div w:id="1101410607">
      <w:bodyDiv w:val="1"/>
      <w:marLeft w:val="0"/>
      <w:marRight w:val="0"/>
      <w:marTop w:val="0"/>
      <w:marBottom w:val="0"/>
      <w:divBdr>
        <w:top w:val="none" w:sz="0" w:space="0" w:color="auto"/>
        <w:left w:val="none" w:sz="0" w:space="0" w:color="auto"/>
        <w:bottom w:val="none" w:sz="0" w:space="0" w:color="auto"/>
        <w:right w:val="none" w:sz="0" w:space="0" w:color="auto"/>
      </w:divBdr>
    </w:div>
    <w:div w:id="1101871729">
      <w:bodyDiv w:val="1"/>
      <w:marLeft w:val="0"/>
      <w:marRight w:val="0"/>
      <w:marTop w:val="0"/>
      <w:marBottom w:val="0"/>
      <w:divBdr>
        <w:top w:val="none" w:sz="0" w:space="0" w:color="auto"/>
        <w:left w:val="none" w:sz="0" w:space="0" w:color="auto"/>
        <w:bottom w:val="none" w:sz="0" w:space="0" w:color="auto"/>
        <w:right w:val="none" w:sz="0" w:space="0" w:color="auto"/>
      </w:divBdr>
    </w:div>
    <w:div w:id="1102333917">
      <w:bodyDiv w:val="1"/>
      <w:marLeft w:val="0"/>
      <w:marRight w:val="0"/>
      <w:marTop w:val="0"/>
      <w:marBottom w:val="0"/>
      <w:divBdr>
        <w:top w:val="none" w:sz="0" w:space="0" w:color="auto"/>
        <w:left w:val="none" w:sz="0" w:space="0" w:color="auto"/>
        <w:bottom w:val="none" w:sz="0" w:space="0" w:color="auto"/>
        <w:right w:val="none" w:sz="0" w:space="0" w:color="auto"/>
      </w:divBdr>
    </w:div>
    <w:div w:id="1102578246">
      <w:bodyDiv w:val="1"/>
      <w:marLeft w:val="0"/>
      <w:marRight w:val="0"/>
      <w:marTop w:val="0"/>
      <w:marBottom w:val="0"/>
      <w:divBdr>
        <w:top w:val="none" w:sz="0" w:space="0" w:color="auto"/>
        <w:left w:val="none" w:sz="0" w:space="0" w:color="auto"/>
        <w:bottom w:val="none" w:sz="0" w:space="0" w:color="auto"/>
        <w:right w:val="none" w:sz="0" w:space="0" w:color="auto"/>
      </w:divBdr>
    </w:div>
    <w:div w:id="1102840644">
      <w:bodyDiv w:val="1"/>
      <w:marLeft w:val="0"/>
      <w:marRight w:val="0"/>
      <w:marTop w:val="0"/>
      <w:marBottom w:val="0"/>
      <w:divBdr>
        <w:top w:val="none" w:sz="0" w:space="0" w:color="auto"/>
        <w:left w:val="none" w:sz="0" w:space="0" w:color="auto"/>
        <w:bottom w:val="none" w:sz="0" w:space="0" w:color="auto"/>
        <w:right w:val="none" w:sz="0" w:space="0" w:color="auto"/>
      </w:divBdr>
    </w:div>
    <w:div w:id="1105269549">
      <w:bodyDiv w:val="1"/>
      <w:marLeft w:val="0"/>
      <w:marRight w:val="0"/>
      <w:marTop w:val="0"/>
      <w:marBottom w:val="0"/>
      <w:divBdr>
        <w:top w:val="none" w:sz="0" w:space="0" w:color="auto"/>
        <w:left w:val="none" w:sz="0" w:space="0" w:color="auto"/>
        <w:bottom w:val="none" w:sz="0" w:space="0" w:color="auto"/>
        <w:right w:val="none" w:sz="0" w:space="0" w:color="auto"/>
      </w:divBdr>
    </w:div>
    <w:div w:id="1105422520">
      <w:bodyDiv w:val="1"/>
      <w:marLeft w:val="0"/>
      <w:marRight w:val="0"/>
      <w:marTop w:val="0"/>
      <w:marBottom w:val="0"/>
      <w:divBdr>
        <w:top w:val="none" w:sz="0" w:space="0" w:color="auto"/>
        <w:left w:val="none" w:sz="0" w:space="0" w:color="auto"/>
        <w:bottom w:val="none" w:sz="0" w:space="0" w:color="auto"/>
        <w:right w:val="none" w:sz="0" w:space="0" w:color="auto"/>
      </w:divBdr>
    </w:div>
    <w:div w:id="1105686689">
      <w:bodyDiv w:val="1"/>
      <w:marLeft w:val="0"/>
      <w:marRight w:val="0"/>
      <w:marTop w:val="0"/>
      <w:marBottom w:val="0"/>
      <w:divBdr>
        <w:top w:val="none" w:sz="0" w:space="0" w:color="auto"/>
        <w:left w:val="none" w:sz="0" w:space="0" w:color="auto"/>
        <w:bottom w:val="none" w:sz="0" w:space="0" w:color="auto"/>
        <w:right w:val="none" w:sz="0" w:space="0" w:color="auto"/>
      </w:divBdr>
    </w:div>
    <w:div w:id="1106147799">
      <w:bodyDiv w:val="1"/>
      <w:marLeft w:val="0"/>
      <w:marRight w:val="0"/>
      <w:marTop w:val="0"/>
      <w:marBottom w:val="0"/>
      <w:divBdr>
        <w:top w:val="none" w:sz="0" w:space="0" w:color="auto"/>
        <w:left w:val="none" w:sz="0" w:space="0" w:color="auto"/>
        <w:bottom w:val="none" w:sz="0" w:space="0" w:color="auto"/>
        <w:right w:val="none" w:sz="0" w:space="0" w:color="auto"/>
      </w:divBdr>
    </w:div>
    <w:div w:id="1106510222">
      <w:bodyDiv w:val="1"/>
      <w:marLeft w:val="0"/>
      <w:marRight w:val="0"/>
      <w:marTop w:val="0"/>
      <w:marBottom w:val="0"/>
      <w:divBdr>
        <w:top w:val="none" w:sz="0" w:space="0" w:color="auto"/>
        <w:left w:val="none" w:sz="0" w:space="0" w:color="auto"/>
        <w:bottom w:val="none" w:sz="0" w:space="0" w:color="auto"/>
        <w:right w:val="none" w:sz="0" w:space="0" w:color="auto"/>
      </w:divBdr>
    </w:div>
    <w:div w:id="1107315372">
      <w:bodyDiv w:val="1"/>
      <w:marLeft w:val="0"/>
      <w:marRight w:val="0"/>
      <w:marTop w:val="0"/>
      <w:marBottom w:val="0"/>
      <w:divBdr>
        <w:top w:val="none" w:sz="0" w:space="0" w:color="auto"/>
        <w:left w:val="none" w:sz="0" w:space="0" w:color="auto"/>
        <w:bottom w:val="none" w:sz="0" w:space="0" w:color="auto"/>
        <w:right w:val="none" w:sz="0" w:space="0" w:color="auto"/>
      </w:divBdr>
    </w:div>
    <w:div w:id="1110704233">
      <w:bodyDiv w:val="1"/>
      <w:marLeft w:val="0"/>
      <w:marRight w:val="0"/>
      <w:marTop w:val="0"/>
      <w:marBottom w:val="0"/>
      <w:divBdr>
        <w:top w:val="none" w:sz="0" w:space="0" w:color="auto"/>
        <w:left w:val="none" w:sz="0" w:space="0" w:color="auto"/>
        <w:bottom w:val="none" w:sz="0" w:space="0" w:color="auto"/>
        <w:right w:val="none" w:sz="0" w:space="0" w:color="auto"/>
      </w:divBdr>
    </w:div>
    <w:div w:id="1111050525">
      <w:bodyDiv w:val="1"/>
      <w:marLeft w:val="0"/>
      <w:marRight w:val="0"/>
      <w:marTop w:val="0"/>
      <w:marBottom w:val="0"/>
      <w:divBdr>
        <w:top w:val="none" w:sz="0" w:space="0" w:color="auto"/>
        <w:left w:val="none" w:sz="0" w:space="0" w:color="auto"/>
        <w:bottom w:val="none" w:sz="0" w:space="0" w:color="auto"/>
        <w:right w:val="none" w:sz="0" w:space="0" w:color="auto"/>
      </w:divBdr>
    </w:div>
    <w:div w:id="1112091193">
      <w:bodyDiv w:val="1"/>
      <w:marLeft w:val="0"/>
      <w:marRight w:val="0"/>
      <w:marTop w:val="0"/>
      <w:marBottom w:val="0"/>
      <w:divBdr>
        <w:top w:val="none" w:sz="0" w:space="0" w:color="auto"/>
        <w:left w:val="none" w:sz="0" w:space="0" w:color="auto"/>
        <w:bottom w:val="none" w:sz="0" w:space="0" w:color="auto"/>
        <w:right w:val="none" w:sz="0" w:space="0" w:color="auto"/>
      </w:divBdr>
    </w:div>
    <w:div w:id="1114711872">
      <w:bodyDiv w:val="1"/>
      <w:marLeft w:val="0"/>
      <w:marRight w:val="0"/>
      <w:marTop w:val="0"/>
      <w:marBottom w:val="0"/>
      <w:divBdr>
        <w:top w:val="none" w:sz="0" w:space="0" w:color="auto"/>
        <w:left w:val="none" w:sz="0" w:space="0" w:color="auto"/>
        <w:bottom w:val="none" w:sz="0" w:space="0" w:color="auto"/>
        <w:right w:val="none" w:sz="0" w:space="0" w:color="auto"/>
      </w:divBdr>
    </w:div>
    <w:div w:id="1115557176">
      <w:bodyDiv w:val="1"/>
      <w:marLeft w:val="0"/>
      <w:marRight w:val="0"/>
      <w:marTop w:val="0"/>
      <w:marBottom w:val="0"/>
      <w:divBdr>
        <w:top w:val="none" w:sz="0" w:space="0" w:color="auto"/>
        <w:left w:val="none" w:sz="0" w:space="0" w:color="auto"/>
        <w:bottom w:val="none" w:sz="0" w:space="0" w:color="auto"/>
        <w:right w:val="none" w:sz="0" w:space="0" w:color="auto"/>
      </w:divBdr>
    </w:div>
    <w:div w:id="1116296627">
      <w:bodyDiv w:val="1"/>
      <w:marLeft w:val="0"/>
      <w:marRight w:val="0"/>
      <w:marTop w:val="0"/>
      <w:marBottom w:val="0"/>
      <w:divBdr>
        <w:top w:val="none" w:sz="0" w:space="0" w:color="auto"/>
        <w:left w:val="none" w:sz="0" w:space="0" w:color="auto"/>
        <w:bottom w:val="none" w:sz="0" w:space="0" w:color="auto"/>
        <w:right w:val="none" w:sz="0" w:space="0" w:color="auto"/>
      </w:divBdr>
    </w:div>
    <w:div w:id="1117599272">
      <w:bodyDiv w:val="1"/>
      <w:marLeft w:val="0"/>
      <w:marRight w:val="0"/>
      <w:marTop w:val="0"/>
      <w:marBottom w:val="0"/>
      <w:divBdr>
        <w:top w:val="none" w:sz="0" w:space="0" w:color="auto"/>
        <w:left w:val="none" w:sz="0" w:space="0" w:color="auto"/>
        <w:bottom w:val="none" w:sz="0" w:space="0" w:color="auto"/>
        <w:right w:val="none" w:sz="0" w:space="0" w:color="auto"/>
      </w:divBdr>
    </w:div>
    <w:div w:id="1118066299">
      <w:bodyDiv w:val="1"/>
      <w:marLeft w:val="0"/>
      <w:marRight w:val="0"/>
      <w:marTop w:val="0"/>
      <w:marBottom w:val="0"/>
      <w:divBdr>
        <w:top w:val="none" w:sz="0" w:space="0" w:color="auto"/>
        <w:left w:val="none" w:sz="0" w:space="0" w:color="auto"/>
        <w:bottom w:val="none" w:sz="0" w:space="0" w:color="auto"/>
        <w:right w:val="none" w:sz="0" w:space="0" w:color="auto"/>
      </w:divBdr>
    </w:div>
    <w:div w:id="1118260205">
      <w:bodyDiv w:val="1"/>
      <w:marLeft w:val="0"/>
      <w:marRight w:val="0"/>
      <w:marTop w:val="0"/>
      <w:marBottom w:val="0"/>
      <w:divBdr>
        <w:top w:val="none" w:sz="0" w:space="0" w:color="auto"/>
        <w:left w:val="none" w:sz="0" w:space="0" w:color="auto"/>
        <w:bottom w:val="none" w:sz="0" w:space="0" w:color="auto"/>
        <w:right w:val="none" w:sz="0" w:space="0" w:color="auto"/>
      </w:divBdr>
    </w:div>
    <w:div w:id="1118374884">
      <w:bodyDiv w:val="1"/>
      <w:marLeft w:val="0"/>
      <w:marRight w:val="0"/>
      <w:marTop w:val="0"/>
      <w:marBottom w:val="0"/>
      <w:divBdr>
        <w:top w:val="none" w:sz="0" w:space="0" w:color="auto"/>
        <w:left w:val="none" w:sz="0" w:space="0" w:color="auto"/>
        <w:bottom w:val="none" w:sz="0" w:space="0" w:color="auto"/>
        <w:right w:val="none" w:sz="0" w:space="0" w:color="auto"/>
      </w:divBdr>
    </w:div>
    <w:div w:id="1119108501">
      <w:bodyDiv w:val="1"/>
      <w:marLeft w:val="0"/>
      <w:marRight w:val="0"/>
      <w:marTop w:val="0"/>
      <w:marBottom w:val="0"/>
      <w:divBdr>
        <w:top w:val="none" w:sz="0" w:space="0" w:color="auto"/>
        <w:left w:val="none" w:sz="0" w:space="0" w:color="auto"/>
        <w:bottom w:val="none" w:sz="0" w:space="0" w:color="auto"/>
        <w:right w:val="none" w:sz="0" w:space="0" w:color="auto"/>
      </w:divBdr>
    </w:div>
    <w:div w:id="1119689105">
      <w:bodyDiv w:val="1"/>
      <w:marLeft w:val="0"/>
      <w:marRight w:val="0"/>
      <w:marTop w:val="0"/>
      <w:marBottom w:val="0"/>
      <w:divBdr>
        <w:top w:val="none" w:sz="0" w:space="0" w:color="auto"/>
        <w:left w:val="none" w:sz="0" w:space="0" w:color="auto"/>
        <w:bottom w:val="none" w:sz="0" w:space="0" w:color="auto"/>
        <w:right w:val="none" w:sz="0" w:space="0" w:color="auto"/>
      </w:divBdr>
    </w:div>
    <w:div w:id="1119950861">
      <w:bodyDiv w:val="1"/>
      <w:marLeft w:val="0"/>
      <w:marRight w:val="0"/>
      <w:marTop w:val="0"/>
      <w:marBottom w:val="0"/>
      <w:divBdr>
        <w:top w:val="none" w:sz="0" w:space="0" w:color="auto"/>
        <w:left w:val="none" w:sz="0" w:space="0" w:color="auto"/>
        <w:bottom w:val="none" w:sz="0" w:space="0" w:color="auto"/>
        <w:right w:val="none" w:sz="0" w:space="0" w:color="auto"/>
      </w:divBdr>
    </w:div>
    <w:div w:id="1120957433">
      <w:bodyDiv w:val="1"/>
      <w:marLeft w:val="0"/>
      <w:marRight w:val="0"/>
      <w:marTop w:val="0"/>
      <w:marBottom w:val="0"/>
      <w:divBdr>
        <w:top w:val="none" w:sz="0" w:space="0" w:color="auto"/>
        <w:left w:val="none" w:sz="0" w:space="0" w:color="auto"/>
        <w:bottom w:val="none" w:sz="0" w:space="0" w:color="auto"/>
        <w:right w:val="none" w:sz="0" w:space="0" w:color="auto"/>
      </w:divBdr>
    </w:div>
    <w:div w:id="1121846622">
      <w:bodyDiv w:val="1"/>
      <w:marLeft w:val="0"/>
      <w:marRight w:val="0"/>
      <w:marTop w:val="0"/>
      <w:marBottom w:val="0"/>
      <w:divBdr>
        <w:top w:val="none" w:sz="0" w:space="0" w:color="auto"/>
        <w:left w:val="none" w:sz="0" w:space="0" w:color="auto"/>
        <w:bottom w:val="none" w:sz="0" w:space="0" w:color="auto"/>
        <w:right w:val="none" w:sz="0" w:space="0" w:color="auto"/>
      </w:divBdr>
    </w:div>
    <w:div w:id="1122772439">
      <w:bodyDiv w:val="1"/>
      <w:marLeft w:val="0"/>
      <w:marRight w:val="0"/>
      <w:marTop w:val="0"/>
      <w:marBottom w:val="0"/>
      <w:divBdr>
        <w:top w:val="none" w:sz="0" w:space="0" w:color="auto"/>
        <w:left w:val="none" w:sz="0" w:space="0" w:color="auto"/>
        <w:bottom w:val="none" w:sz="0" w:space="0" w:color="auto"/>
        <w:right w:val="none" w:sz="0" w:space="0" w:color="auto"/>
      </w:divBdr>
    </w:div>
    <w:div w:id="1123113659">
      <w:bodyDiv w:val="1"/>
      <w:marLeft w:val="0"/>
      <w:marRight w:val="0"/>
      <w:marTop w:val="0"/>
      <w:marBottom w:val="0"/>
      <w:divBdr>
        <w:top w:val="none" w:sz="0" w:space="0" w:color="auto"/>
        <w:left w:val="none" w:sz="0" w:space="0" w:color="auto"/>
        <w:bottom w:val="none" w:sz="0" w:space="0" w:color="auto"/>
        <w:right w:val="none" w:sz="0" w:space="0" w:color="auto"/>
      </w:divBdr>
    </w:div>
    <w:div w:id="1124272351">
      <w:bodyDiv w:val="1"/>
      <w:marLeft w:val="0"/>
      <w:marRight w:val="0"/>
      <w:marTop w:val="0"/>
      <w:marBottom w:val="0"/>
      <w:divBdr>
        <w:top w:val="none" w:sz="0" w:space="0" w:color="auto"/>
        <w:left w:val="none" w:sz="0" w:space="0" w:color="auto"/>
        <w:bottom w:val="none" w:sz="0" w:space="0" w:color="auto"/>
        <w:right w:val="none" w:sz="0" w:space="0" w:color="auto"/>
      </w:divBdr>
    </w:div>
    <w:div w:id="1125151887">
      <w:bodyDiv w:val="1"/>
      <w:marLeft w:val="0"/>
      <w:marRight w:val="0"/>
      <w:marTop w:val="0"/>
      <w:marBottom w:val="0"/>
      <w:divBdr>
        <w:top w:val="none" w:sz="0" w:space="0" w:color="auto"/>
        <w:left w:val="none" w:sz="0" w:space="0" w:color="auto"/>
        <w:bottom w:val="none" w:sz="0" w:space="0" w:color="auto"/>
        <w:right w:val="none" w:sz="0" w:space="0" w:color="auto"/>
      </w:divBdr>
    </w:div>
    <w:div w:id="1126196574">
      <w:bodyDiv w:val="1"/>
      <w:marLeft w:val="0"/>
      <w:marRight w:val="0"/>
      <w:marTop w:val="0"/>
      <w:marBottom w:val="0"/>
      <w:divBdr>
        <w:top w:val="none" w:sz="0" w:space="0" w:color="auto"/>
        <w:left w:val="none" w:sz="0" w:space="0" w:color="auto"/>
        <w:bottom w:val="none" w:sz="0" w:space="0" w:color="auto"/>
        <w:right w:val="none" w:sz="0" w:space="0" w:color="auto"/>
      </w:divBdr>
    </w:div>
    <w:div w:id="1126434167">
      <w:bodyDiv w:val="1"/>
      <w:marLeft w:val="0"/>
      <w:marRight w:val="0"/>
      <w:marTop w:val="0"/>
      <w:marBottom w:val="0"/>
      <w:divBdr>
        <w:top w:val="none" w:sz="0" w:space="0" w:color="auto"/>
        <w:left w:val="none" w:sz="0" w:space="0" w:color="auto"/>
        <w:bottom w:val="none" w:sz="0" w:space="0" w:color="auto"/>
        <w:right w:val="none" w:sz="0" w:space="0" w:color="auto"/>
      </w:divBdr>
    </w:div>
    <w:div w:id="1126968544">
      <w:bodyDiv w:val="1"/>
      <w:marLeft w:val="0"/>
      <w:marRight w:val="0"/>
      <w:marTop w:val="0"/>
      <w:marBottom w:val="0"/>
      <w:divBdr>
        <w:top w:val="none" w:sz="0" w:space="0" w:color="auto"/>
        <w:left w:val="none" w:sz="0" w:space="0" w:color="auto"/>
        <w:bottom w:val="none" w:sz="0" w:space="0" w:color="auto"/>
        <w:right w:val="none" w:sz="0" w:space="0" w:color="auto"/>
      </w:divBdr>
    </w:div>
    <w:div w:id="1127817090">
      <w:bodyDiv w:val="1"/>
      <w:marLeft w:val="0"/>
      <w:marRight w:val="0"/>
      <w:marTop w:val="0"/>
      <w:marBottom w:val="0"/>
      <w:divBdr>
        <w:top w:val="none" w:sz="0" w:space="0" w:color="auto"/>
        <w:left w:val="none" w:sz="0" w:space="0" w:color="auto"/>
        <w:bottom w:val="none" w:sz="0" w:space="0" w:color="auto"/>
        <w:right w:val="none" w:sz="0" w:space="0" w:color="auto"/>
      </w:divBdr>
    </w:div>
    <w:div w:id="1128015021">
      <w:bodyDiv w:val="1"/>
      <w:marLeft w:val="0"/>
      <w:marRight w:val="0"/>
      <w:marTop w:val="0"/>
      <w:marBottom w:val="0"/>
      <w:divBdr>
        <w:top w:val="none" w:sz="0" w:space="0" w:color="auto"/>
        <w:left w:val="none" w:sz="0" w:space="0" w:color="auto"/>
        <w:bottom w:val="none" w:sz="0" w:space="0" w:color="auto"/>
        <w:right w:val="none" w:sz="0" w:space="0" w:color="auto"/>
      </w:divBdr>
    </w:div>
    <w:div w:id="1132409362">
      <w:bodyDiv w:val="1"/>
      <w:marLeft w:val="0"/>
      <w:marRight w:val="0"/>
      <w:marTop w:val="0"/>
      <w:marBottom w:val="0"/>
      <w:divBdr>
        <w:top w:val="none" w:sz="0" w:space="0" w:color="auto"/>
        <w:left w:val="none" w:sz="0" w:space="0" w:color="auto"/>
        <w:bottom w:val="none" w:sz="0" w:space="0" w:color="auto"/>
        <w:right w:val="none" w:sz="0" w:space="0" w:color="auto"/>
      </w:divBdr>
    </w:div>
    <w:div w:id="1132868910">
      <w:bodyDiv w:val="1"/>
      <w:marLeft w:val="0"/>
      <w:marRight w:val="0"/>
      <w:marTop w:val="0"/>
      <w:marBottom w:val="0"/>
      <w:divBdr>
        <w:top w:val="none" w:sz="0" w:space="0" w:color="auto"/>
        <w:left w:val="none" w:sz="0" w:space="0" w:color="auto"/>
        <w:bottom w:val="none" w:sz="0" w:space="0" w:color="auto"/>
        <w:right w:val="none" w:sz="0" w:space="0" w:color="auto"/>
      </w:divBdr>
    </w:div>
    <w:div w:id="1133597100">
      <w:bodyDiv w:val="1"/>
      <w:marLeft w:val="0"/>
      <w:marRight w:val="0"/>
      <w:marTop w:val="0"/>
      <w:marBottom w:val="0"/>
      <w:divBdr>
        <w:top w:val="none" w:sz="0" w:space="0" w:color="auto"/>
        <w:left w:val="none" w:sz="0" w:space="0" w:color="auto"/>
        <w:bottom w:val="none" w:sz="0" w:space="0" w:color="auto"/>
        <w:right w:val="none" w:sz="0" w:space="0" w:color="auto"/>
      </w:divBdr>
    </w:div>
    <w:div w:id="1134058206">
      <w:bodyDiv w:val="1"/>
      <w:marLeft w:val="0"/>
      <w:marRight w:val="0"/>
      <w:marTop w:val="0"/>
      <w:marBottom w:val="0"/>
      <w:divBdr>
        <w:top w:val="none" w:sz="0" w:space="0" w:color="auto"/>
        <w:left w:val="none" w:sz="0" w:space="0" w:color="auto"/>
        <w:bottom w:val="none" w:sz="0" w:space="0" w:color="auto"/>
        <w:right w:val="none" w:sz="0" w:space="0" w:color="auto"/>
      </w:divBdr>
    </w:div>
    <w:div w:id="1135030935">
      <w:bodyDiv w:val="1"/>
      <w:marLeft w:val="0"/>
      <w:marRight w:val="0"/>
      <w:marTop w:val="0"/>
      <w:marBottom w:val="0"/>
      <w:divBdr>
        <w:top w:val="none" w:sz="0" w:space="0" w:color="auto"/>
        <w:left w:val="none" w:sz="0" w:space="0" w:color="auto"/>
        <w:bottom w:val="none" w:sz="0" w:space="0" w:color="auto"/>
        <w:right w:val="none" w:sz="0" w:space="0" w:color="auto"/>
      </w:divBdr>
    </w:div>
    <w:div w:id="1135681336">
      <w:bodyDiv w:val="1"/>
      <w:marLeft w:val="0"/>
      <w:marRight w:val="0"/>
      <w:marTop w:val="0"/>
      <w:marBottom w:val="0"/>
      <w:divBdr>
        <w:top w:val="none" w:sz="0" w:space="0" w:color="auto"/>
        <w:left w:val="none" w:sz="0" w:space="0" w:color="auto"/>
        <w:bottom w:val="none" w:sz="0" w:space="0" w:color="auto"/>
        <w:right w:val="none" w:sz="0" w:space="0" w:color="auto"/>
      </w:divBdr>
    </w:div>
    <w:div w:id="1135874614">
      <w:bodyDiv w:val="1"/>
      <w:marLeft w:val="0"/>
      <w:marRight w:val="0"/>
      <w:marTop w:val="0"/>
      <w:marBottom w:val="0"/>
      <w:divBdr>
        <w:top w:val="none" w:sz="0" w:space="0" w:color="auto"/>
        <w:left w:val="none" w:sz="0" w:space="0" w:color="auto"/>
        <w:bottom w:val="none" w:sz="0" w:space="0" w:color="auto"/>
        <w:right w:val="none" w:sz="0" w:space="0" w:color="auto"/>
      </w:divBdr>
    </w:div>
    <w:div w:id="1138569590">
      <w:bodyDiv w:val="1"/>
      <w:marLeft w:val="0"/>
      <w:marRight w:val="0"/>
      <w:marTop w:val="0"/>
      <w:marBottom w:val="0"/>
      <w:divBdr>
        <w:top w:val="none" w:sz="0" w:space="0" w:color="auto"/>
        <w:left w:val="none" w:sz="0" w:space="0" w:color="auto"/>
        <w:bottom w:val="none" w:sz="0" w:space="0" w:color="auto"/>
        <w:right w:val="none" w:sz="0" w:space="0" w:color="auto"/>
      </w:divBdr>
    </w:div>
    <w:div w:id="1138720055">
      <w:bodyDiv w:val="1"/>
      <w:marLeft w:val="0"/>
      <w:marRight w:val="0"/>
      <w:marTop w:val="0"/>
      <w:marBottom w:val="0"/>
      <w:divBdr>
        <w:top w:val="none" w:sz="0" w:space="0" w:color="auto"/>
        <w:left w:val="none" w:sz="0" w:space="0" w:color="auto"/>
        <w:bottom w:val="none" w:sz="0" w:space="0" w:color="auto"/>
        <w:right w:val="none" w:sz="0" w:space="0" w:color="auto"/>
      </w:divBdr>
    </w:div>
    <w:div w:id="1139231302">
      <w:bodyDiv w:val="1"/>
      <w:marLeft w:val="0"/>
      <w:marRight w:val="0"/>
      <w:marTop w:val="0"/>
      <w:marBottom w:val="0"/>
      <w:divBdr>
        <w:top w:val="none" w:sz="0" w:space="0" w:color="auto"/>
        <w:left w:val="none" w:sz="0" w:space="0" w:color="auto"/>
        <w:bottom w:val="none" w:sz="0" w:space="0" w:color="auto"/>
        <w:right w:val="none" w:sz="0" w:space="0" w:color="auto"/>
      </w:divBdr>
    </w:div>
    <w:div w:id="1140414980">
      <w:bodyDiv w:val="1"/>
      <w:marLeft w:val="0"/>
      <w:marRight w:val="0"/>
      <w:marTop w:val="0"/>
      <w:marBottom w:val="0"/>
      <w:divBdr>
        <w:top w:val="none" w:sz="0" w:space="0" w:color="auto"/>
        <w:left w:val="none" w:sz="0" w:space="0" w:color="auto"/>
        <w:bottom w:val="none" w:sz="0" w:space="0" w:color="auto"/>
        <w:right w:val="none" w:sz="0" w:space="0" w:color="auto"/>
      </w:divBdr>
    </w:div>
    <w:div w:id="1140925692">
      <w:bodyDiv w:val="1"/>
      <w:marLeft w:val="0"/>
      <w:marRight w:val="0"/>
      <w:marTop w:val="0"/>
      <w:marBottom w:val="0"/>
      <w:divBdr>
        <w:top w:val="none" w:sz="0" w:space="0" w:color="auto"/>
        <w:left w:val="none" w:sz="0" w:space="0" w:color="auto"/>
        <w:bottom w:val="none" w:sz="0" w:space="0" w:color="auto"/>
        <w:right w:val="none" w:sz="0" w:space="0" w:color="auto"/>
      </w:divBdr>
    </w:div>
    <w:div w:id="1141310366">
      <w:bodyDiv w:val="1"/>
      <w:marLeft w:val="0"/>
      <w:marRight w:val="0"/>
      <w:marTop w:val="0"/>
      <w:marBottom w:val="0"/>
      <w:divBdr>
        <w:top w:val="none" w:sz="0" w:space="0" w:color="auto"/>
        <w:left w:val="none" w:sz="0" w:space="0" w:color="auto"/>
        <w:bottom w:val="none" w:sz="0" w:space="0" w:color="auto"/>
        <w:right w:val="none" w:sz="0" w:space="0" w:color="auto"/>
      </w:divBdr>
    </w:div>
    <w:div w:id="1142038849">
      <w:bodyDiv w:val="1"/>
      <w:marLeft w:val="0"/>
      <w:marRight w:val="0"/>
      <w:marTop w:val="0"/>
      <w:marBottom w:val="0"/>
      <w:divBdr>
        <w:top w:val="none" w:sz="0" w:space="0" w:color="auto"/>
        <w:left w:val="none" w:sz="0" w:space="0" w:color="auto"/>
        <w:bottom w:val="none" w:sz="0" w:space="0" w:color="auto"/>
        <w:right w:val="none" w:sz="0" w:space="0" w:color="auto"/>
      </w:divBdr>
    </w:div>
    <w:div w:id="1143231386">
      <w:bodyDiv w:val="1"/>
      <w:marLeft w:val="0"/>
      <w:marRight w:val="0"/>
      <w:marTop w:val="0"/>
      <w:marBottom w:val="0"/>
      <w:divBdr>
        <w:top w:val="none" w:sz="0" w:space="0" w:color="auto"/>
        <w:left w:val="none" w:sz="0" w:space="0" w:color="auto"/>
        <w:bottom w:val="none" w:sz="0" w:space="0" w:color="auto"/>
        <w:right w:val="none" w:sz="0" w:space="0" w:color="auto"/>
      </w:divBdr>
    </w:div>
    <w:div w:id="1143499719">
      <w:bodyDiv w:val="1"/>
      <w:marLeft w:val="0"/>
      <w:marRight w:val="0"/>
      <w:marTop w:val="0"/>
      <w:marBottom w:val="0"/>
      <w:divBdr>
        <w:top w:val="none" w:sz="0" w:space="0" w:color="auto"/>
        <w:left w:val="none" w:sz="0" w:space="0" w:color="auto"/>
        <w:bottom w:val="none" w:sz="0" w:space="0" w:color="auto"/>
        <w:right w:val="none" w:sz="0" w:space="0" w:color="auto"/>
      </w:divBdr>
    </w:div>
    <w:div w:id="1144274661">
      <w:bodyDiv w:val="1"/>
      <w:marLeft w:val="0"/>
      <w:marRight w:val="0"/>
      <w:marTop w:val="0"/>
      <w:marBottom w:val="0"/>
      <w:divBdr>
        <w:top w:val="none" w:sz="0" w:space="0" w:color="auto"/>
        <w:left w:val="none" w:sz="0" w:space="0" w:color="auto"/>
        <w:bottom w:val="none" w:sz="0" w:space="0" w:color="auto"/>
        <w:right w:val="none" w:sz="0" w:space="0" w:color="auto"/>
      </w:divBdr>
    </w:div>
    <w:div w:id="1145048701">
      <w:bodyDiv w:val="1"/>
      <w:marLeft w:val="0"/>
      <w:marRight w:val="0"/>
      <w:marTop w:val="0"/>
      <w:marBottom w:val="0"/>
      <w:divBdr>
        <w:top w:val="none" w:sz="0" w:space="0" w:color="auto"/>
        <w:left w:val="none" w:sz="0" w:space="0" w:color="auto"/>
        <w:bottom w:val="none" w:sz="0" w:space="0" w:color="auto"/>
        <w:right w:val="none" w:sz="0" w:space="0" w:color="auto"/>
      </w:divBdr>
    </w:div>
    <w:div w:id="1147622801">
      <w:bodyDiv w:val="1"/>
      <w:marLeft w:val="0"/>
      <w:marRight w:val="0"/>
      <w:marTop w:val="0"/>
      <w:marBottom w:val="0"/>
      <w:divBdr>
        <w:top w:val="none" w:sz="0" w:space="0" w:color="auto"/>
        <w:left w:val="none" w:sz="0" w:space="0" w:color="auto"/>
        <w:bottom w:val="none" w:sz="0" w:space="0" w:color="auto"/>
        <w:right w:val="none" w:sz="0" w:space="0" w:color="auto"/>
      </w:divBdr>
    </w:div>
    <w:div w:id="1148395540">
      <w:bodyDiv w:val="1"/>
      <w:marLeft w:val="0"/>
      <w:marRight w:val="0"/>
      <w:marTop w:val="0"/>
      <w:marBottom w:val="0"/>
      <w:divBdr>
        <w:top w:val="none" w:sz="0" w:space="0" w:color="auto"/>
        <w:left w:val="none" w:sz="0" w:space="0" w:color="auto"/>
        <w:bottom w:val="none" w:sz="0" w:space="0" w:color="auto"/>
        <w:right w:val="none" w:sz="0" w:space="0" w:color="auto"/>
      </w:divBdr>
    </w:div>
    <w:div w:id="1148475881">
      <w:bodyDiv w:val="1"/>
      <w:marLeft w:val="0"/>
      <w:marRight w:val="0"/>
      <w:marTop w:val="0"/>
      <w:marBottom w:val="0"/>
      <w:divBdr>
        <w:top w:val="none" w:sz="0" w:space="0" w:color="auto"/>
        <w:left w:val="none" w:sz="0" w:space="0" w:color="auto"/>
        <w:bottom w:val="none" w:sz="0" w:space="0" w:color="auto"/>
        <w:right w:val="none" w:sz="0" w:space="0" w:color="auto"/>
      </w:divBdr>
    </w:div>
    <w:div w:id="1148522997">
      <w:bodyDiv w:val="1"/>
      <w:marLeft w:val="0"/>
      <w:marRight w:val="0"/>
      <w:marTop w:val="0"/>
      <w:marBottom w:val="0"/>
      <w:divBdr>
        <w:top w:val="none" w:sz="0" w:space="0" w:color="auto"/>
        <w:left w:val="none" w:sz="0" w:space="0" w:color="auto"/>
        <w:bottom w:val="none" w:sz="0" w:space="0" w:color="auto"/>
        <w:right w:val="none" w:sz="0" w:space="0" w:color="auto"/>
      </w:divBdr>
    </w:div>
    <w:div w:id="1148670591">
      <w:bodyDiv w:val="1"/>
      <w:marLeft w:val="0"/>
      <w:marRight w:val="0"/>
      <w:marTop w:val="0"/>
      <w:marBottom w:val="0"/>
      <w:divBdr>
        <w:top w:val="none" w:sz="0" w:space="0" w:color="auto"/>
        <w:left w:val="none" w:sz="0" w:space="0" w:color="auto"/>
        <w:bottom w:val="none" w:sz="0" w:space="0" w:color="auto"/>
        <w:right w:val="none" w:sz="0" w:space="0" w:color="auto"/>
      </w:divBdr>
    </w:div>
    <w:div w:id="1149135585">
      <w:bodyDiv w:val="1"/>
      <w:marLeft w:val="0"/>
      <w:marRight w:val="0"/>
      <w:marTop w:val="0"/>
      <w:marBottom w:val="0"/>
      <w:divBdr>
        <w:top w:val="none" w:sz="0" w:space="0" w:color="auto"/>
        <w:left w:val="none" w:sz="0" w:space="0" w:color="auto"/>
        <w:bottom w:val="none" w:sz="0" w:space="0" w:color="auto"/>
        <w:right w:val="none" w:sz="0" w:space="0" w:color="auto"/>
      </w:divBdr>
    </w:div>
    <w:div w:id="1149711275">
      <w:bodyDiv w:val="1"/>
      <w:marLeft w:val="0"/>
      <w:marRight w:val="0"/>
      <w:marTop w:val="0"/>
      <w:marBottom w:val="0"/>
      <w:divBdr>
        <w:top w:val="none" w:sz="0" w:space="0" w:color="auto"/>
        <w:left w:val="none" w:sz="0" w:space="0" w:color="auto"/>
        <w:bottom w:val="none" w:sz="0" w:space="0" w:color="auto"/>
        <w:right w:val="none" w:sz="0" w:space="0" w:color="auto"/>
      </w:divBdr>
    </w:div>
    <w:div w:id="1150095188">
      <w:bodyDiv w:val="1"/>
      <w:marLeft w:val="0"/>
      <w:marRight w:val="0"/>
      <w:marTop w:val="0"/>
      <w:marBottom w:val="0"/>
      <w:divBdr>
        <w:top w:val="none" w:sz="0" w:space="0" w:color="auto"/>
        <w:left w:val="none" w:sz="0" w:space="0" w:color="auto"/>
        <w:bottom w:val="none" w:sz="0" w:space="0" w:color="auto"/>
        <w:right w:val="none" w:sz="0" w:space="0" w:color="auto"/>
      </w:divBdr>
    </w:div>
    <w:div w:id="1150823161">
      <w:bodyDiv w:val="1"/>
      <w:marLeft w:val="0"/>
      <w:marRight w:val="0"/>
      <w:marTop w:val="0"/>
      <w:marBottom w:val="0"/>
      <w:divBdr>
        <w:top w:val="none" w:sz="0" w:space="0" w:color="auto"/>
        <w:left w:val="none" w:sz="0" w:space="0" w:color="auto"/>
        <w:bottom w:val="none" w:sz="0" w:space="0" w:color="auto"/>
        <w:right w:val="none" w:sz="0" w:space="0" w:color="auto"/>
      </w:divBdr>
    </w:div>
    <w:div w:id="1151215372">
      <w:bodyDiv w:val="1"/>
      <w:marLeft w:val="0"/>
      <w:marRight w:val="0"/>
      <w:marTop w:val="0"/>
      <w:marBottom w:val="0"/>
      <w:divBdr>
        <w:top w:val="none" w:sz="0" w:space="0" w:color="auto"/>
        <w:left w:val="none" w:sz="0" w:space="0" w:color="auto"/>
        <w:bottom w:val="none" w:sz="0" w:space="0" w:color="auto"/>
        <w:right w:val="none" w:sz="0" w:space="0" w:color="auto"/>
      </w:divBdr>
    </w:div>
    <w:div w:id="1151216176">
      <w:bodyDiv w:val="1"/>
      <w:marLeft w:val="0"/>
      <w:marRight w:val="0"/>
      <w:marTop w:val="0"/>
      <w:marBottom w:val="0"/>
      <w:divBdr>
        <w:top w:val="none" w:sz="0" w:space="0" w:color="auto"/>
        <w:left w:val="none" w:sz="0" w:space="0" w:color="auto"/>
        <w:bottom w:val="none" w:sz="0" w:space="0" w:color="auto"/>
        <w:right w:val="none" w:sz="0" w:space="0" w:color="auto"/>
      </w:divBdr>
    </w:div>
    <w:div w:id="1151946940">
      <w:bodyDiv w:val="1"/>
      <w:marLeft w:val="0"/>
      <w:marRight w:val="0"/>
      <w:marTop w:val="0"/>
      <w:marBottom w:val="0"/>
      <w:divBdr>
        <w:top w:val="none" w:sz="0" w:space="0" w:color="auto"/>
        <w:left w:val="none" w:sz="0" w:space="0" w:color="auto"/>
        <w:bottom w:val="none" w:sz="0" w:space="0" w:color="auto"/>
        <w:right w:val="none" w:sz="0" w:space="0" w:color="auto"/>
      </w:divBdr>
    </w:div>
    <w:div w:id="1152872037">
      <w:bodyDiv w:val="1"/>
      <w:marLeft w:val="0"/>
      <w:marRight w:val="0"/>
      <w:marTop w:val="0"/>
      <w:marBottom w:val="0"/>
      <w:divBdr>
        <w:top w:val="none" w:sz="0" w:space="0" w:color="auto"/>
        <w:left w:val="none" w:sz="0" w:space="0" w:color="auto"/>
        <w:bottom w:val="none" w:sz="0" w:space="0" w:color="auto"/>
        <w:right w:val="none" w:sz="0" w:space="0" w:color="auto"/>
      </w:divBdr>
    </w:div>
    <w:div w:id="1152985378">
      <w:bodyDiv w:val="1"/>
      <w:marLeft w:val="0"/>
      <w:marRight w:val="0"/>
      <w:marTop w:val="0"/>
      <w:marBottom w:val="0"/>
      <w:divBdr>
        <w:top w:val="none" w:sz="0" w:space="0" w:color="auto"/>
        <w:left w:val="none" w:sz="0" w:space="0" w:color="auto"/>
        <w:bottom w:val="none" w:sz="0" w:space="0" w:color="auto"/>
        <w:right w:val="none" w:sz="0" w:space="0" w:color="auto"/>
      </w:divBdr>
    </w:div>
    <w:div w:id="1153106765">
      <w:bodyDiv w:val="1"/>
      <w:marLeft w:val="0"/>
      <w:marRight w:val="0"/>
      <w:marTop w:val="0"/>
      <w:marBottom w:val="0"/>
      <w:divBdr>
        <w:top w:val="none" w:sz="0" w:space="0" w:color="auto"/>
        <w:left w:val="none" w:sz="0" w:space="0" w:color="auto"/>
        <w:bottom w:val="none" w:sz="0" w:space="0" w:color="auto"/>
        <w:right w:val="none" w:sz="0" w:space="0" w:color="auto"/>
      </w:divBdr>
    </w:div>
    <w:div w:id="1154374215">
      <w:bodyDiv w:val="1"/>
      <w:marLeft w:val="0"/>
      <w:marRight w:val="0"/>
      <w:marTop w:val="0"/>
      <w:marBottom w:val="0"/>
      <w:divBdr>
        <w:top w:val="none" w:sz="0" w:space="0" w:color="auto"/>
        <w:left w:val="none" w:sz="0" w:space="0" w:color="auto"/>
        <w:bottom w:val="none" w:sz="0" w:space="0" w:color="auto"/>
        <w:right w:val="none" w:sz="0" w:space="0" w:color="auto"/>
      </w:divBdr>
    </w:div>
    <w:div w:id="1155759723">
      <w:bodyDiv w:val="1"/>
      <w:marLeft w:val="0"/>
      <w:marRight w:val="0"/>
      <w:marTop w:val="0"/>
      <w:marBottom w:val="0"/>
      <w:divBdr>
        <w:top w:val="none" w:sz="0" w:space="0" w:color="auto"/>
        <w:left w:val="none" w:sz="0" w:space="0" w:color="auto"/>
        <w:bottom w:val="none" w:sz="0" w:space="0" w:color="auto"/>
        <w:right w:val="none" w:sz="0" w:space="0" w:color="auto"/>
      </w:divBdr>
    </w:div>
    <w:div w:id="1155994699">
      <w:bodyDiv w:val="1"/>
      <w:marLeft w:val="0"/>
      <w:marRight w:val="0"/>
      <w:marTop w:val="0"/>
      <w:marBottom w:val="0"/>
      <w:divBdr>
        <w:top w:val="none" w:sz="0" w:space="0" w:color="auto"/>
        <w:left w:val="none" w:sz="0" w:space="0" w:color="auto"/>
        <w:bottom w:val="none" w:sz="0" w:space="0" w:color="auto"/>
        <w:right w:val="none" w:sz="0" w:space="0" w:color="auto"/>
      </w:divBdr>
    </w:div>
    <w:div w:id="1157914663">
      <w:bodyDiv w:val="1"/>
      <w:marLeft w:val="0"/>
      <w:marRight w:val="0"/>
      <w:marTop w:val="0"/>
      <w:marBottom w:val="0"/>
      <w:divBdr>
        <w:top w:val="none" w:sz="0" w:space="0" w:color="auto"/>
        <w:left w:val="none" w:sz="0" w:space="0" w:color="auto"/>
        <w:bottom w:val="none" w:sz="0" w:space="0" w:color="auto"/>
        <w:right w:val="none" w:sz="0" w:space="0" w:color="auto"/>
      </w:divBdr>
    </w:div>
    <w:div w:id="1157962583">
      <w:bodyDiv w:val="1"/>
      <w:marLeft w:val="0"/>
      <w:marRight w:val="0"/>
      <w:marTop w:val="0"/>
      <w:marBottom w:val="0"/>
      <w:divBdr>
        <w:top w:val="none" w:sz="0" w:space="0" w:color="auto"/>
        <w:left w:val="none" w:sz="0" w:space="0" w:color="auto"/>
        <w:bottom w:val="none" w:sz="0" w:space="0" w:color="auto"/>
        <w:right w:val="none" w:sz="0" w:space="0" w:color="auto"/>
      </w:divBdr>
    </w:div>
    <w:div w:id="1158881233">
      <w:bodyDiv w:val="1"/>
      <w:marLeft w:val="0"/>
      <w:marRight w:val="0"/>
      <w:marTop w:val="0"/>
      <w:marBottom w:val="0"/>
      <w:divBdr>
        <w:top w:val="none" w:sz="0" w:space="0" w:color="auto"/>
        <w:left w:val="none" w:sz="0" w:space="0" w:color="auto"/>
        <w:bottom w:val="none" w:sz="0" w:space="0" w:color="auto"/>
        <w:right w:val="none" w:sz="0" w:space="0" w:color="auto"/>
      </w:divBdr>
    </w:div>
    <w:div w:id="1160392868">
      <w:bodyDiv w:val="1"/>
      <w:marLeft w:val="0"/>
      <w:marRight w:val="0"/>
      <w:marTop w:val="0"/>
      <w:marBottom w:val="0"/>
      <w:divBdr>
        <w:top w:val="none" w:sz="0" w:space="0" w:color="auto"/>
        <w:left w:val="none" w:sz="0" w:space="0" w:color="auto"/>
        <w:bottom w:val="none" w:sz="0" w:space="0" w:color="auto"/>
        <w:right w:val="none" w:sz="0" w:space="0" w:color="auto"/>
      </w:divBdr>
    </w:div>
    <w:div w:id="1160461364">
      <w:bodyDiv w:val="1"/>
      <w:marLeft w:val="0"/>
      <w:marRight w:val="0"/>
      <w:marTop w:val="0"/>
      <w:marBottom w:val="0"/>
      <w:divBdr>
        <w:top w:val="none" w:sz="0" w:space="0" w:color="auto"/>
        <w:left w:val="none" w:sz="0" w:space="0" w:color="auto"/>
        <w:bottom w:val="none" w:sz="0" w:space="0" w:color="auto"/>
        <w:right w:val="none" w:sz="0" w:space="0" w:color="auto"/>
      </w:divBdr>
    </w:div>
    <w:div w:id="1161432391">
      <w:bodyDiv w:val="1"/>
      <w:marLeft w:val="0"/>
      <w:marRight w:val="0"/>
      <w:marTop w:val="0"/>
      <w:marBottom w:val="0"/>
      <w:divBdr>
        <w:top w:val="none" w:sz="0" w:space="0" w:color="auto"/>
        <w:left w:val="none" w:sz="0" w:space="0" w:color="auto"/>
        <w:bottom w:val="none" w:sz="0" w:space="0" w:color="auto"/>
        <w:right w:val="none" w:sz="0" w:space="0" w:color="auto"/>
      </w:divBdr>
    </w:div>
    <w:div w:id="1161894508">
      <w:bodyDiv w:val="1"/>
      <w:marLeft w:val="0"/>
      <w:marRight w:val="0"/>
      <w:marTop w:val="0"/>
      <w:marBottom w:val="0"/>
      <w:divBdr>
        <w:top w:val="none" w:sz="0" w:space="0" w:color="auto"/>
        <w:left w:val="none" w:sz="0" w:space="0" w:color="auto"/>
        <w:bottom w:val="none" w:sz="0" w:space="0" w:color="auto"/>
        <w:right w:val="none" w:sz="0" w:space="0" w:color="auto"/>
      </w:divBdr>
    </w:div>
    <w:div w:id="1162232437">
      <w:bodyDiv w:val="1"/>
      <w:marLeft w:val="0"/>
      <w:marRight w:val="0"/>
      <w:marTop w:val="0"/>
      <w:marBottom w:val="0"/>
      <w:divBdr>
        <w:top w:val="none" w:sz="0" w:space="0" w:color="auto"/>
        <w:left w:val="none" w:sz="0" w:space="0" w:color="auto"/>
        <w:bottom w:val="none" w:sz="0" w:space="0" w:color="auto"/>
        <w:right w:val="none" w:sz="0" w:space="0" w:color="auto"/>
      </w:divBdr>
    </w:div>
    <w:div w:id="1163467975">
      <w:bodyDiv w:val="1"/>
      <w:marLeft w:val="0"/>
      <w:marRight w:val="0"/>
      <w:marTop w:val="0"/>
      <w:marBottom w:val="0"/>
      <w:divBdr>
        <w:top w:val="none" w:sz="0" w:space="0" w:color="auto"/>
        <w:left w:val="none" w:sz="0" w:space="0" w:color="auto"/>
        <w:bottom w:val="none" w:sz="0" w:space="0" w:color="auto"/>
        <w:right w:val="none" w:sz="0" w:space="0" w:color="auto"/>
      </w:divBdr>
    </w:div>
    <w:div w:id="1164470930">
      <w:bodyDiv w:val="1"/>
      <w:marLeft w:val="0"/>
      <w:marRight w:val="0"/>
      <w:marTop w:val="0"/>
      <w:marBottom w:val="0"/>
      <w:divBdr>
        <w:top w:val="none" w:sz="0" w:space="0" w:color="auto"/>
        <w:left w:val="none" w:sz="0" w:space="0" w:color="auto"/>
        <w:bottom w:val="none" w:sz="0" w:space="0" w:color="auto"/>
        <w:right w:val="none" w:sz="0" w:space="0" w:color="auto"/>
      </w:divBdr>
    </w:div>
    <w:div w:id="1164590968">
      <w:bodyDiv w:val="1"/>
      <w:marLeft w:val="0"/>
      <w:marRight w:val="0"/>
      <w:marTop w:val="0"/>
      <w:marBottom w:val="0"/>
      <w:divBdr>
        <w:top w:val="none" w:sz="0" w:space="0" w:color="auto"/>
        <w:left w:val="none" w:sz="0" w:space="0" w:color="auto"/>
        <w:bottom w:val="none" w:sz="0" w:space="0" w:color="auto"/>
        <w:right w:val="none" w:sz="0" w:space="0" w:color="auto"/>
      </w:divBdr>
    </w:div>
    <w:div w:id="1165319068">
      <w:bodyDiv w:val="1"/>
      <w:marLeft w:val="0"/>
      <w:marRight w:val="0"/>
      <w:marTop w:val="0"/>
      <w:marBottom w:val="0"/>
      <w:divBdr>
        <w:top w:val="none" w:sz="0" w:space="0" w:color="auto"/>
        <w:left w:val="none" w:sz="0" w:space="0" w:color="auto"/>
        <w:bottom w:val="none" w:sz="0" w:space="0" w:color="auto"/>
        <w:right w:val="none" w:sz="0" w:space="0" w:color="auto"/>
      </w:divBdr>
    </w:div>
    <w:div w:id="1166088693">
      <w:bodyDiv w:val="1"/>
      <w:marLeft w:val="0"/>
      <w:marRight w:val="0"/>
      <w:marTop w:val="0"/>
      <w:marBottom w:val="0"/>
      <w:divBdr>
        <w:top w:val="none" w:sz="0" w:space="0" w:color="auto"/>
        <w:left w:val="none" w:sz="0" w:space="0" w:color="auto"/>
        <w:bottom w:val="none" w:sz="0" w:space="0" w:color="auto"/>
        <w:right w:val="none" w:sz="0" w:space="0" w:color="auto"/>
      </w:divBdr>
    </w:div>
    <w:div w:id="1167138215">
      <w:bodyDiv w:val="1"/>
      <w:marLeft w:val="0"/>
      <w:marRight w:val="0"/>
      <w:marTop w:val="0"/>
      <w:marBottom w:val="0"/>
      <w:divBdr>
        <w:top w:val="none" w:sz="0" w:space="0" w:color="auto"/>
        <w:left w:val="none" w:sz="0" w:space="0" w:color="auto"/>
        <w:bottom w:val="none" w:sz="0" w:space="0" w:color="auto"/>
        <w:right w:val="none" w:sz="0" w:space="0" w:color="auto"/>
      </w:divBdr>
    </w:div>
    <w:div w:id="1168979940">
      <w:bodyDiv w:val="1"/>
      <w:marLeft w:val="0"/>
      <w:marRight w:val="0"/>
      <w:marTop w:val="0"/>
      <w:marBottom w:val="0"/>
      <w:divBdr>
        <w:top w:val="none" w:sz="0" w:space="0" w:color="auto"/>
        <w:left w:val="none" w:sz="0" w:space="0" w:color="auto"/>
        <w:bottom w:val="none" w:sz="0" w:space="0" w:color="auto"/>
        <w:right w:val="none" w:sz="0" w:space="0" w:color="auto"/>
      </w:divBdr>
    </w:div>
    <w:div w:id="1169759289">
      <w:bodyDiv w:val="1"/>
      <w:marLeft w:val="0"/>
      <w:marRight w:val="0"/>
      <w:marTop w:val="0"/>
      <w:marBottom w:val="0"/>
      <w:divBdr>
        <w:top w:val="none" w:sz="0" w:space="0" w:color="auto"/>
        <w:left w:val="none" w:sz="0" w:space="0" w:color="auto"/>
        <w:bottom w:val="none" w:sz="0" w:space="0" w:color="auto"/>
        <w:right w:val="none" w:sz="0" w:space="0" w:color="auto"/>
      </w:divBdr>
    </w:div>
    <w:div w:id="1171259883">
      <w:bodyDiv w:val="1"/>
      <w:marLeft w:val="0"/>
      <w:marRight w:val="0"/>
      <w:marTop w:val="0"/>
      <w:marBottom w:val="0"/>
      <w:divBdr>
        <w:top w:val="none" w:sz="0" w:space="0" w:color="auto"/>
        <w:left w:val="none" w:sz="0" w:space="0" w:color="auto"/>
        <w:bottom w:val="none" w:sz="0" w:space="0" w:color="auto"/>
        <w:right w:val="none" w:sz="0" w:space="0" w:color="auto"/>
      </w:divBdr>
    </w:div>
    <w:div w:id="1171260341">
      <w:bodyDiv w:val="1"/>
      <w:marLeft w:val="0"/>
      <w:marRight w:val="0"/>
      <w:marTop w:val="0"/>
      <w:marBottom w:val="0"/>
      <w:divBdr>
        <w:top w:val="none" w:sz="0" w:space="0" w:color="auto"/>
        <w:left w:val="none" w:sz="0" w:space="0" w:color="auto"/>
        <w:bottom w:val="none" w:sz="0" w:space="0" w:color="auto"/>
        <w:right w:val="none" w:sz="0" w:space="0" w:color="auto"/>
      </w:divBdr>
    </w:div>
    <w:div w:id="1171525023">
      <w:bodyDiv w:val="1"/>
      <w:marLeft w:val="0"/>
      <w:marRight w:val="0"/>
      <w:marTop w:val="0"/>
      <w:marBottom w:val="0"/>
      <w:divBdr>
        <w:top w:val="none" w:sz="0" w:space="0" w:color="auto"/>
        <w:left w:val="none" w:sz="0" w:space="0" w:color="auto"/>
        <w:bottom w:val="none" w:sz="0" w:space="0" w:color="auto"/>
        <w:right w:val="none" w:sz="0" w:space="0" w:color="auto"/>
      </w:divBdr>
    </w:div>
    <w:div w:id="1172452494">
      <w:bodyDiv w:val="1"/>
      <w:marLeft w:val="0"/>
      <w:marRight w:val="0"/>
      <w:marTop w:val="0"/>
      <w:marBottom w:val="0"/>
      <w:divBdr>
        <w:top w:val="none" w:sz="0" w:space="0" w:color="auto"/>
        <w:left w:val="none" w:sz="0" w:space="0" w:color="auto"/>
        <w:bottom w:val="none" w:sz="0" w:space="0" w:color="auto"/>
        <w:right w:val="none" w:sz="0" w:space="0" w:color="auto"/>
      </w:divBdr>
      <w:divsChild>
        <w:div w:id="4794560">
          <w:marLeft w:val="0"/>
          <w:marRight w:val="0"/>
          <w:marTop w:val="0"/>
          <w:marBottom w:val="0"/>
          <w:divBdr>
            <w:top w:val="none" w:sz="0" w:space="0" w:color="auto"/>
            <w:left w:val="none" w:sz="0" w:space="0" w:color="auto"/>
            <w:bottom w:val="none" w:sz="0" w:space="0" w:color="auto"/>
            <w:right w:val="none" w:sz="0" w:space="0" w:color="auto"/>
          </w:divBdr>
        </w:div>
        <w:div w:id="266230115">
          <w:marLeft w:val="0"/>
          <w:marRight w:val="0"/>
          <w:marTop w:val="0"/>
          <w:marBottom w:val="0"/>
          <w:divBdr>
            <w:top w:val="none" w:sz="0" w:space="0" w:color="auto"/>
            <w:left w:val="none" w:sz="0" w:space="0" w:color="auto"/>
            <w:bottom w:val="none" w:sz="0" w:space="0" w:color="auto"/>
            <w:right w:val="none" w:sz="0" w:space="0" w:color="auto"/>
          </w:divBdr>
        </w:div>
        <w:div w:id="733695364">
          <w:marLeft w:val="0"/>
          <w:marRight w:val="0"/>
          <w:marTop w:val="0"/>
          <w:marBottom w:val="0"/>
          <w:divBdr>
            <w:top w:val="none" w:sz="0" w:space="0" w:color="auto"/>
            <w:left w:val="none" w:sz="0" w:space="0" w:color="auto"/>
            <w:bottom w:val="none" w:sz="0" w:space="0" w:color="auto"/>
            <w:right w:val="none" w:sz="0" w:space="0" w:color="auto"/>
          </w:divBdr>
        </w:div>
        <w:div w:id="806820929">
          <w:marLeft w:val="0"/>
          <w:marRight w:val="0"/>
          <w:marTop w:val="0"/>
          <w:marBottom w:val="0"/>
          <w:divBdr>
            <w:top w:val="none" w:sz="0" w:space="0" w:color="auto"/>
            <w:left w:val="none" w:sz="0" w:space="0" w:color="auto"/>
            <w:bottom w:val="none" w:sz="0" w:space="0" w:color="auto"/>
            <w:right w:val="none" w:sz="0" w:space="0" w:color="auto"/>
          </w:divBdr>
        </w:div>
        <w:div w:id="1192111519">
          <w:marLeft w:val="0"/>
          <w:marRight w:val="0"/>
          <w:marTop w:val="0"/>
          <w:marBottom w:val="0"/>
          <w:divBdr>
            <w:top w:val="none" w:sz="0" w:space="0" w:color="auto"/>
            <w:left w:val="none" w:sz="0" w:space="0" w:color="auto"/>
            <w:bottom w:val="none" w:sz="0" w:space="0" w:color="auto"/>
            <w:right w:val="none" w:sz="0" w:space="0" w:color="auto"/>
          </w:divBdr>
        </w:div>
        <w:div w:id="1528565657">
          <w:marLeft w:val="0"/>
          <w:marRight w:val="0"/>
          <w:marTop w:val="0"/>
          <w:marBottom w:val="0"/>
          <w:divBdr>
            <w:top w:val="none" w:sz="0" w:space="0" w:color="auto"/>
            <w:left w:val="none" w:sz="0" w:space="0" w:color="auto"/>
            <w:bottom w:val="none" w:sz="0" w:space="0" w:color="auto"/>
            <w:right w:val="none" w:sz="0" w:space="0" w:color="auto"/>
          </w:divBdr>
        </w:div>
        <w:div w:id="1582330482">
          <w:marLeft w:val="0"/>
          <w:marRight w:val="0"/>
          <w:marTop w:val="0"/>
          <w:marBottom w:val="0"/>
          <w:divBdr>
            <w:top w:val="none" w:sz="0" w:space="0" w:color="auto"/>
            <w:left w:val="none" w:sz="0" w:space="0" w:color="auto"/>
            <w:bottom w:val="none" w:sz="0" w:space="0" w:color="auto"/>
            <w:right w:val="none" w:sz="0" w:space="0" w:color="auto"/>
          </w:divBdr>
        </w:div>
        <w:div w:id="1584025300">
          <w:marLeft w:val="0"/>
          <w:marRight w:val="0"/>
          <w:marTop w:val="0"/>
          <w:marBottom w:val="0"/>
          <w:divBdr>
            <w:top w:val="none" w:sz="0" w:space="0" w:color="auto"/>
            <w:left w:val="none" w:sz="0" w:space="0" w:color="auto"/>
            <w:bottom w:val="none" w:sz="0" w:space="0" w:color="auto"/>
            <w:right w:val="none" w:sz="0" w:space="0" w:color="auto"/>
          </w:divBdr>
        </w:div>
        <w:div w:id="1667398055">
          <w:marLeft w:val="0"/>
          <w:marRight w:val="0"/>
          <w:marTop w:val="0"/>
          <w:marBottom w:val="0"/>
          <w:divBdr>
            <w:top w:val="none" w:sz="0" w:space="0" w:color="auto"/>
            <w:left w:val="none" w:sz="0" w:space="0" w:color="auto"/>
            <w:bottom w:val="none" w:sz="0" w:space="0" w:color="auto"/>
            <w:right w:val="none" w:sz="0" w:space="0" w:color="auto"/>
          </w:divBdr>
        </w:div>
        <w:div w:id="1694106833">
          <w:marLeft w:val="0"/>
          <w:marRight w:val="0"/>
          <w:marTop w:val="0"/>
          <w:marBottom w:val="0"/>
          <w:divBdr>
            <w:top w:val="none" w:sz="0" w:space="0" w:color="auto"/>
            <w:left w:val="none" w:sz="0" w:space="0" w:color="auto"/>
            <w:bottom w:val="none" w:sz="0" w:space="0" w:color="auto"/>
            <w:right w:val="none" w:sz="0" w:space="0" w:color="auto"/>
          </w:divBdr>
        </w:div>
      </w:divsChild>
    </w:div>
    <w:div w:id="1172987612">
      <w:bodyDiv w:val="1"/>
      <w:marLeft w:val="0"/>
      <w:marRight w:val="0"/>
      <w:marTop w:val="0"/>
      <w:marBottom w:val="0"/>
      <w:divBdr>
        <w:top w:val="none" w:sz="0" w:space="0" w:color="auto"/>
        <w:left w:val="none" w:sz="0" w:space="0" w:color="auto"/>
        <w:bottom w:val="none" w:sz="0" w:space="0" w:color="auto"/>
        <w:right w:val="none" w:sz="0" w:space="0" w:color="auto"/>
      </w:divBdr>
    </w:div>
    <w:div w:id="1177040440">
      <w:bodyDiv w:val="1"/>
      <w:marLeft w:val="0"/>
      <w:marRight w:val="0"/>
      <w:marTop w:val="0"/>
      <w:marBottom w:val="0"/>
      <w:divBdr>
        <w:top w:val="none" w:sz="0" w:space="0" w:color="auto"/>
        <w:left w:val="none" w:sz="0" w:space="0" w:color="auto"/>
        <w:bottom w:val="none" w:sz="0" w:space="0" w:color="auto"/>
        <w:right w:val="none" w:sz="0" w:space="0" w:color="auto"/>
      </w:divBdr>
    </w:div>
    <w:div w:id="1178497436">
      <w:bodyDiv w:val="1"/>
      <w:marLeft w:val="0"/>
      <w:marRight w:val="0"/>
      <w:marTop w:val="0"/>
      <w:marBottom w:val="0"/>
      <w:divBdr>
        <w:top w:val="none" w:sz="0" w:space="0" w:color="auto"/>
        <w:left w:val="none" w:sz="0" w:space="0" w:color="auto"/>
        <w:bottom w:val="none" w:sz="0" w:space="0" w:color="auto"/>
        <w:right w:val="none" w:sz="0" w:space="0" w:color="auto"/>
      </w:divBdr>
    </w:div>
    <w:div w:id="1180660448">
      <w:bodyDiv w:val="1"/>
      <w:marLeft w:val="0"/>
      <w:marRight w:val="0"/>
      <w:marTop w:val="0"/>
      <w:marBottom w:val="0"/>
      <w:divBdr>
        <w:top w:val="none" w:sz="0" w:space="0" w:color="auto"/>
        <w:left w:val="none" w:sz="0" w:space="0" w:color="auto"/>
        <w:bottom w:val="none" w:sz="0" w:space="0" w:color="auto"/>
        <w:right w:val="none" w:sz="0" w:space="0" w:color="auto"/>
      </w:divBdr>
    </w:div>
    <w:div w:id="1180772895">
      <w:bodyDiv w:val="1"/>
      <w:marLeft w:val="0"/>
      <w:marRight w:val="0"/>
      <w:marTop w:val="0"/>
      <w:marBottom w:val="0"/>
      <w:divBdr>
        <w:top w:val="none" w:sz="0" w:space="0" w:color="auto"/>
        <w:left w:val="none" w:sz="0" w:space="0" w:color="auto"/>
        <w:bottom w:val="none" w:sz="0" w:space="0" w:color="auto"/>
        <w:right w:val="none" w:sz="0" w:space="0" w:color="auto"/>
      </w:divBdr>
    </w:div>
    <w:div w:id="1181043384">
      <w:bodyDiv w:val="1"/>
      <w:marLeft w:val="0"/>
      <w:marRight w:val="0"/>
      <w:marTop w:val="0"/>
      <w:marBottom w:val="0"/>
      <w:divBdr>
        <w:top w:val="none" w:sz="0" w:space="0" w:color="auto"/>
        <w:left w:val="none" w:sz="0" w:space="0" w:color="auto"/>
        <w:bottom w:val="none" w:sz="0" w:space="0" w:color="auto"/>
        <w:right w:val="none" w:sz="0" w:space="0" w:color="auto"/>
      </w:divBdr>
    </w:div>
    <w:div w:id="1181627462">
      <w:bodyDiv w:val="1"/>
      <w:marLeft w:val="0"/>
      <w:marRight w:val="0"/>
      <w:marTop w:val="0"/>
      <w:marBottom w:val="0"/>
      <w:divBdr>
        <w:top w:val="none" w:sz="0" w:space="0" w:color="auto"/>
        <w:left w:val="none" w:sz="0" w:space="0" w:color="auto"/>
        <w:bottom w:val="none" w:sz="0" w:space="0" w:color="auto"/>
        <w:right w:val="none" w:sz="0" w:space="0" w:color="auto"/>
      </w:divBdr>
    </w:div>
    <w:div w:id="1182013834">
      <w:bodyDiv w:val="1"/>
      <w:marLeft w:val="0"/>
      <w:marRight w:val="0"/>
      <w:marTop w:val="0"/>
      <w:marBottom w:val="0"/>
      <w:divBdr>
        <w:top w:val="none" w:sz="0" w:space="0" w:color="auto"/>
        <w:left w:val="none" w:sz="0" w:space="0" w:color="auto"/>
        <w:bottom w:val="none" w:sz="0" w:space="0" w:color="auto"/>
        <w:right w:val="none" w:sz="0" w:space="0" w:color="auto"/>
      </w:divBdr>
    </w:div>
    <w:div w:id="1182624111">
      <w:bodyDiv w:val="1"/>
      <w:marLeft w:val="0"/>
      <w:marRight w:val="0"/>
      <w:marTop w:val="0"/>
      <w:marBottom w:val="0"/>
      <w:divBdr>
        <w:top w:val="none" w:sz="0" w:space="0" w:color="auto"/>
        <w:left w:val="none" w:sz="0" w:space="0" w:color="auto"/>
        <w:bottom w:val="none" w:sz="0" w:space="0" w:color="auto"/>
        <w:right w:val="none" w:sz="0" w:space="0" w:color="auto"/>
      </w:divBdr>
    </w:div>
    <w:div w:id="1183011024">
      <w:bodyDiv w:val="1"/>
      <w:marLeft w:val="0"/>
      <w:marRight w:val="0"/>
      <w:marTop w:val="0"/>
      <w:marBottom w:val="0"/>
      <w:divBdr>
        <w:top w:val="none" w:sz="0" w:space="0" w:color="auto"/>
        <w:left w:val="none" w:sz="0" w:space="0" w:color="auto"/>
        <w:bottom w:val="none" w:sz="0" w:space="0" w:color="auto"/>
        <w:right w:val="none" w:sz="0" w:space="0" w:color="auto"/>
      </w:divBdr>
    </w:div>
    <w:div w:id="1183125163">
      <w:bodyDiv w:val="1"/>
      <w:marLeft w:val="0"/>
      <w:marRight w:val="0"/>
      <w:marTop w:val="0"/>
      <w:marBottom w:val="0"/>
      <w:divBdr>
        <w:top w:val="none" w:sz="0" w:space="0" w:color="auto"/>
        <w:left w:val="none" w:sz="0" w:space="0" w:color="auto"/>
        <w:bottom w:val="none" w:sz="0" w:space="0" w:color="auto"/>
        <w:right w:val="none" w:sz="0" w:space="0" w:color="auto"/>
      </w:divBdr>
    </w:div>
    <w:div w:id="1183207449">
      <w:bodyDiv w:val="1"/>
      <w:marLeft w:val="0"/>
      <w:marRight w:val="0"/>
      <w:marTop w:val="0"/>
      <w:marBottom w:val="0"/>
      <w:divBdr>
        <w:top w:val="none" w:sz="0" w:space="0" w:color="auto"/>
        <w:left w:val="none" w:sz="0" w:space="0" w:color="auto"/>
        <w:bottom w:val="none" w:sz="0" w:space="0" w:color="auto"/>
        <w:right w:val="none" w:sz="0" w:space="0" w:color="auto"/>
      </w:divBdr>
    </w:div>
    <w:div w:id="1183668334">
      <w:bodyDiv w:val="1"/>
      <w:marLeft w:val="0"/>
      <w:marRight w:val="0"/>
      <w:marTop w:val="0"/>
      <w:marBottom w:val="0"/>
      <w:divBdr>
        <w:top w:val="none" w:sz="0" w:space="0" w:color="auto"/>
        <w:left w:val="none" w:sz="0" w:space="0" w:color="auto"/>
        <w:bottom w:val="none" w:sz="0" w:space="0" w:color="auto"/>
        <w:right w:val="none" w:sz="0" w:space="0" w:color="auto"/>
      </w:divBdr>
    </w:div>
    <w:div w:id="1185561383">
      <w:bodyDiv w:val="1"/>
      <w:marLeft w:val="0"/>
      <w:marRight w:val="0"/>
      <w:marTop w:val="0"/>
      <w:marBottom w:val="0"/>
      <w:divBdr>
        <w:top w:val="none" w:sz="0" w:space="0" w:color="auto"/>
        <w:left w:val="none" w:sz="0" w:space="0" w:color="auto"/>
        <w:bottom w:val="none" w:sz="0" w:space="0" w:color="auto"/>
        <w:right w:val="none" w:sz="0" w:space="0" w:color="auto"/>
      </w:divBdr>
    </w:div>
    <w:div w:id="1187450230">
      <w:bodyDiv w:val="1"/>
      <w:marLeft w:val="0"/>
      <w:marRight w:val="0"/>
      <w:marTop w:val="0"/>
      <w:marBottom w:val="0"/>
      <w:divBdr>
        <w:top w:val="none" w:sz="0" w:space="0" w:color="auto"/>
        <w:left w:val="none" w:sz="0" w:space="0" w:color="auto"/>
        <w:bottom w:val="none" w:sz="0" w:space="0" w:color="auto"/>
        <w:right w:val="none" w:sz="0" w:space="0" w:color="auto"/>
      </w:divBdr>
    </w:div>
    <w:div w:id="1188367116">
      <w:bodyDiv w:val="1"/>
      <w:marLeft w:val="0"/>
      <w:marRight w:val="0"/>
      <w:marTop w:val="0"/>
      <w:marBottom w:val="0"/>
      <w:divBdr>
        <w:top w:val="none" w:sz="0" w:space="0" w:color="auto"/>
        <w:left w:val="none" w:sz="0" w:space="0" w:color="auto"/>
        <w:bottom w:val="none" w:sz="0" w:space="0" w:color="auto"/>
        <w:right w:val="none" w:sz="0" w:space="0" w:color="auto"/>
      </w:divBdr>
    </w:div>
    <w:div w:id="1189173429">
      <w:bodyDiv w:val="1"/>
      <w:marLeft w:val="0"/>
      <w:marRight w:val="0"/>
      <w:marTop w:val="0"/>
      <w:marBottom w:val="0"/>
      <w:divBdr>
        <w:top w:val="none" w:sz="0" w:space="0" w:color="auto"/>
        <w:left w:val="none" w:sz="0" w:space="0" w:color="auto"/>
        <w:bottom w:val="none" w:sz="0" w:space="0" w:color="auto"/>
        <w:right w:val="none" w:sz="0" w:space="0" w:color="auto"/>
      </w:divBdr>
    </w:div>
    <w:div w:id="1189487088">
      <w:bodyDiv w:val="1"/>
      <w:marLeft w:val="0"/>
      <w:marRight w:val="0"/>
      <w:marTop w:val="0"/>
      <w:marBottom w:val="0"/>
      <w:divBdr>
        <w:top w:val="none" w:sz="0" w:space="0" w:color="auto"/>
        <w:left w:val="none" w:sz="0" w:space="0" w:color="auto"/>
        <w:bottom w:val="none" w:sz="0" w:space="0" w:color="auto"/>
        <w:right w:val="none" w:sz="0" w:space="0" w:color="auto"/>
      </w:divBdr>
    </w:div>
    <w:div w:id="1191071576">
      <w:bodyDiv w:val="1"/>
      <w:marLeft w:val="0"/>
      <w:marRight w:val="0"/>
      <w:marTop w:val="0"/>
      <w:marBottom w:val="0"/>
      <w:divBdr>
        <w:top w:val="none" w:sz="0" w:space="0" w:color="auto"/>
        <w:left w:val="none" w:sz="0" w:space="0" w:color="auto"/>
        <w:bottom w:val="none" w:sz="0" w:space="0" w:color="auto"/>
        <w:right w:val="none" w:sz="0" w:space="0" w:color="auto"/>
      </w:divBdr>
    </w:div>
    <w:div w:id="1191987356">
      <w:bodyDiv w:val="1"/>
      <w:marLeft w:val="0"/>
      <w:marRight w:val="0"/>
      <w:marTop w:val="0"/>
      <w:marBottom w:val="0"/>
      <w:divBdr>
        <w:top w:val="none" w:sz="0" w:space="0" w:color="auto"/>
        <w:left w:val="none" w:sz="0" w:space="0" w:color="auto"/>
        <w:bottom w:val="none" w:sz="0" w:space="0" w:color="auto"/>
        <w:right w:val="none" w:sz="0" w:space="0" w:color="auto"/>
      </w:divBdr>
    </w:div>
    <w:div w:id="1192643035">
      <w:bodyDiv w:val="1"/>
      <w:marLeft w:val="0"/>
      <w:marRight w:val="0"/>
      <w:marTop w:val="0"/>
      <w:marBottom w:val="0"/>
      <w:divBdr>
        <w:top w:val="none" w:sz="0" w:space="0" w:color="auto"/>
        <w:left w:val="none" w:sz="0" w:space="0" w:color="auto"/>
        <w:bottom w:val="none" w:sz="0" w:space="0" w:color="auto"/>
        <w:right w:val="none" w:sz="0" w:space="0" w:color="auto"/>
      </w:divBdr>
    </w:div>
    <w:div w:id="1192955797">
      <w:bodyDiv w:val="1"/>
      <w:marLeft w:val="0"/>
      <w:marRight w:val="0"/>
      <w:marTop w:val="0"/>
      <w:marBottom w:val="0"/>
      <w:divBdr>
        <w:top w:val="none" w:sz="0" w:space="0" w:color="auto"/>
        <w:left w:val="none" w:sz="0" w:space="0" w:color="auto"/>
        <w:bottom w:val="none" w:sz="0" w:space="0" w:color="auto"/>
        <w:right w:val="none" w:sz="0" w:space="0" w:color="auto"/>
      </w:divBdr>
    </w:div>
    <w:div w:id="1193808094">
      <w:bodyDiv w:val="1"/>
      <w:marLeft w:val="0"/>
      <w:marRight w:val="0"/>
      <w:marTop w:val="0"/>
      <w:marBottom w:val="0"/>
      <w:divBdr>
        <w:top w:val="none" w:sz="0" w:space="0" w:color="auto"/>
        <w:left w:val="none" w:sz="0" w:space="0" w:color="auto"/>
        <w:bottom w:val="none" w:sz="0" w:space="0" w:color="auto"/>
        <w:right w:val="none" w:sz="0" w:space="0" w:color="auto"/>
      </w:divBdr>
    </w:div>
    <w:div w:id="1195388586">
      <w:bodyDiv w:val="1"/>
      <w:marLeft w:val="0"/>
      <w:marRight w:val="0"/>
      <w:marTop w:val="0"/>
      <w:marBottom w:val="0"/>
      <w:divBdr>
        <w:top w:val="none" w:sz="0" w:space="0" w:color="auto"/>
        <w:left w:val="none" w:sz="0" w:space="0" w:color="auto"/>
        <w:bottom w:val="none" w:sz="0" w:space="0" w:color="auto"/>
        <w:right w:val="none" w:sz="0" w:space="0" w:color="auto"/>
      </w:divBdr>
    </w:div>
    <w:div w:id="1195733929">
      <w:bodyDiv w:val="1"/>
      <w:marLeft w:val="0"/>
      <w:marRight w:val="0"/>
      <w:marTop w:val="0"/>
      <w:marBottom w:val="0"/>
      <w:divBdr>
        <w:top w:val="none" w:sz="0" w:space="0" w:color="auto"/>
        <w:left w:val="none" w:sz="0" w:space="0" w:color="auto"/>
        <w:bottom w:val="none" w:sz="0" w:space="0" w:color="auto"/>
        <w:right w:val="none" w:sz="0" w:space="0" w:color="auto"/>
      </w:divBdr>
    </w:div>
    <w:div w:id="1195925416">
      <w:bodyDiv w:val="1"/>
      <w:marLeft w:val="0"/>
      <w:marRight w:val="0"/>
      <w:marTop w:val="0"/>
      <w:marBottom w:val="0"/>
      <w:divBdr>
        <w:top w:val="none" w:sz="0" w:space="0" w:color="auto"/>
        <w:left w:val="none" w:sz="0" w:space="0" w:color="auto"/>
        <w:bottom w:val="none" w:sz="0" w:space="0" w:color="auto"/>
        <w:right w:val="none" w:sz="0" w:space="0" w:color="auto"/>
      </w:divBdr>
    </w:div>
    <w:div w:id="1197086417">
      <w:bodyDiv w:val="1"/>
      <w:marLeft w:val="0"/>
      <w:marRight w:val="0"/>
      <w:marTop w:val="0"/>
      <w:marBottom w:val="0"/>
      <w:divBdr>
        <w:top w:val="none" w:sz="0" w:space="0" w:color="auto"/>
        <w:left w:val="none" w:sz="0" w:space="0" w:color="auto"/>
        <w:bottom w:val="none" w:sz="0" w:space="0" w:color="auto"/>
        <w:right w:val="none" w:sz="0" w:space="0" w:color="auto"/>
      </w:divBdr>
    </w:div>
    <w:div w:id="1197425013">
      <w:bodyDiv w:val="1"/>
      <w:marLeft w:val="0"/>
      <w:marRight w:val="0"/>
      <w:marTop w:val="0"/>
      <w:marBottom w:val="0"/>
      <w:divBdr>
        <w:top w:val="none" w:sz="0" w:space="0" w:color="auto"/>
        <w:left w:val="none" w:sz="0" w:space="0" w:color="auto"/>
        <w:bottom w:val="none" w:sz="0" w:space="0" w:color="auto"/>
        <w:right w:val="none" w:sz="0" w:space="0" w:color="auto"/>
      </w:divBdr>
    </w:div>
    <w:div w:id="1198617551">
      <w:bodyDiv w:val="1"/>
      <w:marLeft w:val="0"/>
      <w:marRight w:val="0"/>
      <w:marTop w:val="0"/>
      <w:marBottom w:val="0"/>
      <w:divBdr>
        <w:top w:val="none" w:sz="0" w:space="0" w:color="auto"/>
        <w:left w:val="none" w:sz="0" w:space="0" w:color="auto"/>
        <w:bottom w:val="none" w:sz="0" w:space="0" w:color="auto"/>
        <w:right w:val="none" w:sz="0" w:space="0" w:color="auto"/>
      </w:divBdr>
    </w:div>
    <w:div w:id="1203518286">
      <w:bodyDiv w:val="1"/>
      <w:marLeft w:val="0"/>
      <w:marRight w:val="0"/>
      <w:marTop w:val="0"/>
      <w:marBottom w:val="0"/>
      <w:divBdr>
        <w:top w:val="none" w:sz="0" w:space="0" w:color="auto"/>
        <w:left w:val="none" w:sz="0" w:space="0" w:color="auto"/>
        <w:bottom w:val="none" w:sz="0" w:space="0" w:color="auto"/>
        <w:right w:val="none" w:sz="0" w:space="0" w:color="auto"/>
      </w:divBdr>
    </w:div>
    <w:div w:id="1204321478">
      <w:bodyDiv w:val="1"/>
      <w:marLeft w:val="0"/>
      <w:marRight w:val="0"/>
      <w:marTop w:val="0"/>
      <w:marBottom w:val="0"/>
      <w:divBdr>
        <w:top w:val="none" w:sz="0" w:space="0" w:color="auto"/>
        <w:left w:val="none" w:sz="0" w:space="0" w:color="auto"/>
        <w:bottom w:val="none" w:sz="0" w:space="0" w:color="auto"/>
        <w:right w:val="none" w:sz="0" w:space="0" w:color="auto"/>
      </w:divBdr>
    </w:div>
    <w:div w:id="1204558535">
      <w:bodyDiv w:val="1"/>
      <w:marLeft w:val="0"/>
      <w:marRight w:val="0"/>
      <w:marTop w:val="0"/>
      <w:marBottom w:val="0"/>
      <w:divBdr>
        <w:top w:val="none" w:sz="0" w:space="0" w:color="auto"/>
        <w:left w:val="none" w:sz="0" w:space="0" w:color="auto"/>
        <w:bottom w:val="none" w:sz="0" w:space="0" w:color="auto"/>
        <w:right w:val="none" w:sz="0" w:space="0" w:color="auto"/>
      </w:divBdr>
    </w:div>
    <w:div w:id="1204907951">
      <w:bodyDiv w:val="1"/>
      <w:marLeft w:val="0"/>
      <w:marRight w:val="0"/>
      <w:marTop w:val="0"/>
      <w:marBottom w:val="0"/>
      <w:divBdr>
        <w:top w:val="none" w:sz="0" w:space="0" w:color="auto"/>
        <w:left w:val="none" w:sz="0" w:space="0" w:color="auto"/>
        <w:bottom w:val="none" w:sz="0" w:space="0" w:color="auto"/>
        <w:right w:val="none" w:sz="0" w:space="0" w:color="auto"/>
      </w:divBdr>
    </w:div>
    <w:div w:id="1204945573">
      <w:bodyDiv w:val="1"/>
      <w:marLeft w:val="0"/>
      <w:marRight w:val="0"/>
      <w:marTop w:val="0"/>
      <w:marBottom w:val="0"/>
      <w:divBdr>
        <w:top w:val="none" w:sz="0" w:space="0" w:color="auto"/>
        <w:left w:val="none" w:sz="0" w:space="0" w:color="auto"/>
        <w:bottom w:val="none" w:sz="0" w:space="0" w:color="auto"/>
        <w:right w:val="none" w:sz="0" w:space="0" w:color="auto"/>
      </w:divBdr>
    </w:div>
    <w:div w:id="1205632282">
      <w:bodyDiv w:val="1"/>
      <w:marLeft w:val="0"/>
      <w:marRight w:val="0"/>
      <w:marTop w:val="0"/>
      <w:marBottom w:val="0"/>
      <w:divBdr>
        <w:top w:val="none" w:sz="0" w:space="0" w:color="auto"/>
        <w:left w:val="none" w:sz="0" w:space="0" w:color="auto"/>
        <w:bottom w:val="none" w:sz="0" w:space="0" w:color="auto"/>
        <w:right w:val="none" w:sz="0" w:space="0" w:color="auto"/>
      </w:divBdr>
    </w:div>
    <w:div w:id="1208637980">
      <w:bodyDiv w:val="1"/>
      <w:marLeft w:val="0"/>
      <w:marRight w:val="0"/>
      <w:marTop w:val="0"/>
      <w:marBottom w:val="0"/>
      <w:divBdr>
        <w:top w:val="none" w:sz="0" w:space="0" w:color="auto"/>
        <w:left w:val="none" w:sz="0" w:space="0" w:color="auto"/>
        <w:bottom w:val="none" w:sz="0" w:space="0" w:color="auto"/>
        <w:right w:val="none" w:sz="0" w:space="0" w:color="auto"/>
      </w:divBdr>
    </w:div>
    <w:div w:id="1211381663">
      <w:bodyDiv w:val="1"/>
      <w:marLeft w:val="0"/>
      <w:marRight w:val="0"/>
      <w:marTop w:val="0"/>
      <w:marBottom w:val="0"/>
      <w:divBdr>
        <w:top w:val="none" w:sz="0" w:space="0" w:color="auto"/>
        <w:left w:val="none" w:sz="0" w:space="0" w:color="auto"/>
        <w:bottom w:val="none" w:sz="0" w:space="0" w:color="auto"/>
        <w:right w:val="none" w:sz="0" w:space="0" w:color="auto"/>
      </w:divBdr>
    </w:div>
    <w:div w:id="1212380312">
      <w:bodyDiv w:val="1"/>
      <w:marLeft w:val="0"/>
      <w:marRight w:val="0"/>
      <w:marTop w:val="0"/>
      <w:marBottom w:val="0"/>
      <w:divBdr>
        <w:top w:val="none" w:sz="0" w:space="0" w:color="auto"/>
        <w:left w:val="none" w:sz="0" w:space="0" w:color="auto"/>
        <w:bottom w:val="none" w:sz="0" w:space="0" w:color="auto"/>
        <w:right w:val="none" w:sz="0" w:space="0" w:color="auto"/>
      </w:divBdr>
    </w:div>
    <w:div w:id="1213538085">
      <w:bodyDiv w:val="1"/>
      <w:marLeft w:val="0"/>
      <w:marRight w:val="0"/>
      <w:marTop w:val="0"/>
      <w:marBottom w:val="0"/>
      <w:divBdr>
        <w:top w:val="none" w:sz="0" w:space="0" w:color="auto"/>
        <w:left w:val="none" w:sz="0" w:space="0" w:color="auto"/>
        <w:bottom w:val="none" w:sz="0" w:space="0" w:color="auto"/>
        <w:right w:val="none" w:sz="0" w:space="0" w:color="auto"/>
      </w:divBdr>
    </w:div>
    <w:div w:id="1214005615">
      <w:bodyDiv w:val="1"/>
      <w:marLeft w:val="0"/>
      <w:marRight w:val="0"/>
      <w:marTop w:val="0"/>
      <w:marBottom w:val="0"/>
      <w:divBdr>
        <w:top w:val="none" w:sz="0" w:space="0" w:color="auto"/>
        <w:left w:val="none" w:sz="0" w:space="0" w:color="auto"/>
        <w:bottom w:val="none" w:sz="0" w:space="0" w:color="auto"/>
        <w:right w:val="none" w:sz="0" w:space="0" w:color="auto"/>
      </w:divBdr>
    </w:div>
    <w:div w:id="1214389594">
      <w:bodyDiv w:val="1"/>
      <w:marLeft w:val="0"/>
      <w:marRight w:val="0"/>
      <w:marTop w:val="0"/>
      <w:marBottom w:val="0"/>
      <w:divBdr>
        <w:top w:val="none" w:sz="0" w:space="0" w:color="auto"/>
        <w:left w:val="none" w:sz="0" w:space="0" w:color="auto"/>
        <w:bottom w:val="none" w:sz="0" w:space="0" w:color="auto"/>
        <w:right w:val="none" w:sz="0" w:space="0" w:color="auto"/>
      </w:divBdr>
    </w:div>
    <w:div w:id="1215116014">
      <w:bodyDiv w:val="1"/>
      <w:marLeft w:val="0"/>
      <w:marRight w:val="0"/>
      <w:marTop w:val="0"/>
      <w:marBottom w:val="0"/>
      <w:divBdr>
        <w:top w:val="none" w:sz="0" w:space="0" w:color="auto"/>
        <w:left w:val="none" w:sz="0" w:space="0" w:color="auto"/>
        <w:bottom w:val="none" w:sz="0" w:space="0" w:color="auto"/>
        <w:right w:val="none" w:sz="0" w:space="0" w:color="auto"/>
      </w:divBdr>
    </w:div>
    <w:div w:id="1215463019">
      <w:bodyDiv w:val="1"/>
      <w:marLeft w:val="0"/>
      <w:marRight w:val="0"/>
      <w:marTop w:val="0"/>
      <w:marBottom w:val="0"/>
      <w:divBdr>
        <w:top w:val="none" w:sz="0" w:space="0" w:color="auto"/>
        <w:left w:val="none" w:sz="0" w:space="0" w:color="auto"/>
        <w:bottom w:val="none" w:sz="0" w:space="0" w:color="auto"/>
        <w:right w:val="none" w:sz="0" w:space="0" w:color="auto"/>
      </w:divBdr>
    </w:div>
    <w:div w:id="1217669557">
      <w:bodyDiv w:val="1"/>
      <w:marLeft w:val="0"/>
      <w:marRight w:val="0"/>
      <w:marTop w:val="0"/>
      <w:marBottom w:val="0"/>
      <w:divBdr>
        <w:top w:val="none" w:sz="0" w:space="0" w:color="auto"/>
        <w:left w:val="none" w:sz="0" w:space="0" w:color="auto"/>
        <w:bottom w:val="none" w:sz="0" w:space="0" w:color="auto"/>
        <w:right w:val="none" w:sz="0" w:space="0" w:color="auto"/>
      </w:divBdr>
    </w:div>
    <w:div w:id="1218316654">
      <w:bodyDiv w:val="1"/>
      <w:marLeft w:val="0"/>
      <w:marRight w:val="0"/>
      <w:marTop w:val="0"/>
      <w:marBottom w:val="0"/>
      <w:divBdr>
        <w:top w:val="none" w:sz="0" w:space="0" w:color="auto"/>
        <w:left w:val="none" w:sz="0" w:space="0" w:color="auto"/>
        <w:bottom w:val="none" w:sz="0" w:space="0" w:color="auto"/>
        <w:right w:val="none" w:sz="0" w:space="0" w:color="auto"/>
      </w:divBdr>
    </w:div>
    <w:div w:id="1220286371">
      <w:bodyDiv w:val="1"/>
      <w:marLeft w:val="0"/>
      <w:marRight w:val="0"/>
      <w:marTop w:val="0"/>
      <w:marBottom w:val="0"/>
      <w:divBdr>
        <w:top w:val="none" w:sz="0" w:space="0" w:color="auto"/>
        <w:left w:val="none" w:sz="0" w:space="0" w:color="auto"/>
        <w:bottom w:val="none" w:sz="0" w:space="0" w:color="auto"/>
        <w:right w:val="none" w:sz="0" w:space="0" w:color="auto"/>
      </w:divBdr>
    </w:div>
    <w:div w:id="1220826466">
      <w:bodyDiv w:val="1"/>
      <w:marLeft w:val="0"/>
      <w:marRight w:val="0"/>
      <w:marTop w:val="0"/>
      <w:marBottom w:val="0"/>
      <w:divBdr>
        <w:top w:val="none" w:sz="0" w:space="0" w:color="auto"/>
        <w:left w:val="none" w:sz="0" w:space="0" w:color="auto"/>
        <w:bottom w:val="none" w:sz="0" w:space="0" w:color="auto"/>
        <w:right w:val="none" w:sz="0" w:space="0" w:color="auto"/>
      </w:divBdr>
    </w:div>
    <w:div w:id="1220942841">
      <w:bodyDiv w:val="1"/>
      <w:marLeft w:val="0"/>
      <w:marRight w:val="0"/>
      <w:marTop w:val="0"/>
      <w:marBottom w:val="0"/>
      <w:divBdr>
        <w:top w:val="none" w:sz="0" w:space="0" w:color="auto"/>
        <w:left w:val="none" w:sz="0" w:space="0" w:color="auto"/>
        <w:bottom w:val="none" w:sz="0" w:space="0" w:color="auto"/>
        <w:right w:val="none" w:sz="0" w:space="0" w:color="auto"/>
      </w:divBdr>
    </w:div>
    <w:div w:id="1221019359">
      <w:bodyDiv w:val="1"/>
      <w:marLeft w:val="0"/>
      <w:marRight w:val="0"/>
      <w:marTop w:val="0"/>
      <w:marBottom w:val="0"/>
      <w:divBdr>
        <w:top w:val="none" w:sz="0" w:space="0" w:color="auto"/>
        <w:left w:val="none" w:sz="0" w:space="0" w:color="auto"/>
        <w:bottom w:val="none" w:sz="0" w:space="0" w:color="auto"/>
        <w:right w:val="none" w:sz="0" w:space="0" w:color="auto"/>
      </w:divBdr>
    </w:div>
    <w:div w:id="1223325926">
      <w:bodyDiv w:val="1"/>
      <w:marLeft w:val="0"/>
      <w:marRight w:val="0"/>
      <w:marTop w:val="0"/>
      <w:marBottom w:val="0"/>
      <w:divBdr>
        <w:top w:val="none" w:sz="0" w:space="0" w:color="auto"/>
        <w:left w:val="none" w:sz="0" w:space="0" w:color="auto"/>
        <w:bottom w:val="none" w:sz="0" w:space="0" w:color="auto"/>
        <w:right w:val="none" w:sz="0" w:space="0" w:color="auto"/>
      </w:divBdr>
    </w:div>
    <w:div w:id="1223983060">
      <w:bodyDiv w:val="1"/>
      <w:marLeft w:val="0"/>
      <w:marRight w:val="0"/>
      <w:marTop w:val="0"/>
      <w:marBottom w:val="0"/>
      <w:divBdr>
        <w:top w:val="none" w:sz="0" w:space="0" w:color="auto"/>
        <w:left w:val="none" w:sz="0" w:space="0" w:color="auto"/>
        <w:bottom w:val="none" w:sz="0" w:space="0" w:color="auto"/>
        <w:right w:val="none" w:sz="0" w:space="0" w:color="auto"/>
      </w:divBdr>
    </w:div>
    <w:div w:id="1224412118">
      <w:bodyDiv w:val="1"/>
      <w:marLeft w:val="0"/>
      <w:marRight w:val="0"/>
      <w:marTop w:val="0"/>
      <w:marBottom w:val="0"/>
      <w:divBdr>
        <w:top w:val="none" w:sz="0" w:space="0" w:color="auto"/>
        <w:left w:val="none" w:sz="0" w:space="0" w:color="auto"/>
        <w:bottom w:val="none" w:sz="0" w:space="0" w:color="auto"/>
        <w:right w:val="none" w:sz="0" w:space="0" w:color="auto"/>
      </w:divBdr>
    </w:div>
    <w:div w:id="1224413257">
      <w:bodyDiv w:val="1"/>
      <w:marLeft w:val="0"/>
      <w:marRight w:val="0"/>
      <w:marTop w:val="0"/>
      <w:marBottom w:val="0"/>
      <w:divBdr>
        <w:top w:val="none" w:sz="0" w:space="0" w:color="auto"/>
        <w:left w:val="none" w:sz="0" w:space="0" w:color="auto"/>
        <w:bottom w:val="none" w:sz="0" w:space="0" w:color="auto"/>
        <w:right w:val="none" w:sz="0" w:space="0" w:color="auto"/>
      </w:divBdr>
    </w:div>
    <w:div w:id="1225408237">
      <w:bodyDiv w:val="1"/>
      <w:marLeft w:val="0"/>
      <w:marRight w:val="0"/>
      <w:marTop w:val="0"/>
      <w:marBottom w:val="0"/>
      <w:divBdr>
        <w:top w:val="none" w:sz="0" w:space="0" w:color="auto"/>
        <w:left w:val="none" w:sz="0" w:space="0" w:color="auto"/>
        <w:bottom w:val="none" w:sz="0" w:space="0" w:color="auto"/>
        <w:right w:val="none" w:sz="0" w:space="0" w:color="auto"/>
      </w:divBdr>
    </w:div>
    <w:div w:id="1225752178">
      <w:bodyDiv w:val="1"/>
      <w:marLeft w:val="0"/>
      <w:marRight w:val="0"/>
      <w:marTop w:val="0"/>
      <w:marBottom w:val="0"/>
      <w:divBdr>
        <w:top w:val="none" w:sz="0" w:space="0" w:color="auto"/>
        <w:left w:val="none" w:sz="0" w:space="0" w:color="auto"/>
        <w:bottom w:val="none" w:sz="0" w:space="0" w:color="auto"/>
        <w:right w:val="none" w:sz="0" w:space="0" w:color="auto"/>
      </w:divBdr>
    </w:div>
    <w:div w:id="1227180158">
      <w:bodyDiv w:val="1"/>
      <w:marLeft w:val="0"/>
      <w:marRight w:val="0"/>
      <w:marTop w:val="0"/>
      <w:marBottom w:val="0"/>
      <w:divBdr>
        <w:top w:val="none" w:sz="0" w:space="0" w:color="auto"/>
        <w:left w:val="none" w:sz="0" w:space="0" w:color="auto"/>
        <w:bottom w:val="none" w:sz="0" w:space="0" w:color="auto"/>
        <w:right w:val="none" w:sz="0" w:space="0" w:color="auto"/>
      </w:divBdr>
    </w:div>
    <w:div w:id="1227371818">
      <w:bodyDiv w:val="1"/>
      <w:marLeft w:val="0"/>
      <w:marRight w:val="0"/>
      <w:marTop w:val="0"/>
      <w:marBottom w:val="0"/>
      <w:divBdr>
        <w:top w:val="none" w:sz="0" w:space="0" w:color="auto"/>
        <w:left w:val="none" w:sz="0" w:space="0" w:color="auto"/>
        <w:bottom w:val="none" w:sz="0" w:space="0" w:color="auto"/>
        <w:right w:val="none" w:sz="0" w:space="0" w:color="auto"/>
      </w:divBdr>
    </w:div>
    <w:div w:id="1227759629">
      <w:bodyDiv w:val="1"/>
      <w:marLeft w:val="0"/>
      <w:marRight w:val="0"/>
      <w:marTop w:val="0"/>
      <w:marBottom w:val="0"/>
      <w:divBdr>
        <w:top w:val="none" w:sz="0" w:space="0" w:color="auto"/>
        <w:left w:val="none" w:sz="0" w:space="0" w:color="auto"/>
        <w:bottom w:val="none" w:sz="0" w:space="0" w:color="auto"/>
        <w:right w:val="none" w:sz="0" w:space="0" w:color="auto"/>
      </w:divBdr>
    </w:div>
    <w:div w:id="1228419558">
      <w:bodyDiv w:val="1"/>
      <w:marLeft w:val="0"/>
      <w:marRight w:val="0"/>
      <w:marTop w:val="0"/>
      <w:marBottom w:val="0"/>
      <w:divBdr>
        <w:top w:val="none" w:sz="0" w:space="0" w:color="auto"/>
        <w:left w:val="none" w:sz="0" w:space="0" w:color="auto"/>
        <w:bottom w:val="none" w:sz="0" w:space="0" w:color="auto"/>
        <w:right w:val="none" w:sz="0" w:space="0" w:color="auto"/>
      </w:divBdr>
    </w:div>
    <w:div w:id="1228800984">
      <w:bodyDiv w:val="1"/>
      <w:marLeft w:val="0"/>
      <w:marRight w:val="0"/>
      <w:marTop w:val="0"/>
      <w:marBottom w:val="0"/>
      <w:divBdr>
        <w:top w:val="none" w:sz="0" w:space="0" w:color="auto"/>
        <w:left w:val="none" w:sz="0" w:space="0" w:color="auto"/>
        <w:bottom w:val="none" w:sz="0" w:space="0" w:color="auto"/>
        <w:right w:val="none" w:sz="0" w:space="0" w:color="auto"/>
      </w:divBdr>
    </w:div>
    <w:div w:id="1229655481">
      <w:bodyDiv w:val="1"/>
      <w:marLeft w:val="0"/>
      <w:marRight w:val="0"/>
      <w:marTop w:val="0"/>
      <w:marBottom w:val="0"/>
      <w:divBdr>
        <w:top w:val="none" w:sz="0" w:space="0" w:color="auto"/>
        <w:left w:val="none" w:sz="0" w:space="0" w:color="auto"/>
        <w:bottom w:val="none" w:sz="0" w:space="0" w:color="auto"/>
        <w:right w:val="none" w:sz="0" w:space="0" w:color="auto"/>
      </w:divBdr>
    </w:div>
    <w:div w:id="1230077904">
      <w:bodyDiv w:val="1"/>
      <w:marLeft w:val="0"/>
      <w:marRight w:val="0"/>
      <w:marTop w:val="0"/>
      <w:marBottom w:val="0"/>
      <w:divBdr>
        <w:top w:val="none" w:sz="0" w:space="0" w:color="auto"/>
        <w:left w:val="none" w:sz="0" w:space="0" w:color="auto"/>
        <w:bottom w:val="none" w:sz="0" w:space="0" w:color="auto"/>
        <w:right w:val="none" w:sz="0" w:space="0" w:color="auto"/>
      </w:divBdr>
    </w:div>
    <w:div w:id="1230578727">
      <w:bodyDiv w:val="1"/>
      <w:marLeft w:val="0"/>
      <w:marRight w:val="0"/>
      <w:marTop w:val="0"/>
      <w:marBottom w:val="0"/>
      <w:divBdr>
        <w:top w:val="none" w:sz="0" w:space="0" w:color="auto"/>
        <w:left w:val="none" w:sz="0" w:space="0" w:color="auto"/>
        <w:bottom w:val="none" w:sz="0" w:space="0" w:color="auto"/>
        <w:right w:val="none" w:sz="0" w:space="0" w:color="auto"/>
      </w:divBdr>
    </w:div>
    <w:div w:id="1230656887">
      <w:bodyDiv w:val="1"/>
      <w:marLeft w:val="0"/>
      <w:marRight w:val="0"/>
      <w:marTop w:val="0"/>
      <w:marBottom w:val="0"/>
      <w:divBdr>
        <w:top w:val="none" w:sz="0" w:space="0" w:color="auto"/>
        <w:left w:val="none" w:sz="0" w:space="0" w:color="auto"/>
        <w:bottom w:val="none" w:sz="0" w:space="0" w:color="auto"/>
        <w:right w:val="none" w:sz="0" w:space="0" w:color="auto"/>
      </w:divBdr>
    </w:div>
    <w:div w:id="1231112307">
      <w:bodyDiv w:val="1"/>
      <w:marLeft w:val="0"/>
      <w:marRight w:val="0"/>
      <w:marTop w:val="0"/>
      <w:marBottom w:val="0"/>
      <w:divBdr>
        <w:top w:val="none" w:sz="0" w:space="0" w:color="auto"/>
        <w:left w:val="none" w:sz="0" w:space="0" w:color="auto"/>
        <w:bottom w:val="none" w:sz="0" w:space="0" w:color="auto"/>
        <w:right w:val="none" w:sz="0" w:space="0" w:color="auto"/>
      </w:divBdr>
    </w:div>
    <w:div w:id="1231427641">
      <w:bodyDiv w:val="1"/>
      <w:marLeft w:val="0"/>
      <w:marRight w:val="0"/>
      <w:marTop w:val="0"/>
      <w:marBottom w:val="0"/>
      <w:divBdr>
        <w:top w:val="none" w:sz="0" w:space="0" w:color="auto"/>
        <w:left w:val="none" w:sz="0" w:space="0" w:color="auto"/>
        <w:bottom w:val="none" w:sz="0" w:space="0" w:color="auto"/>
        <w:right w:val="none" w:sz="0" w:space="0" w:color="auto"/>
      </w:divBdr>
    </w:div>
    <w:div w:id="1231691747">
      <w:bodyDiv w:val="1"/>
      <w:marLeft w:val="0"/>
      <w:marRight w:val="0"/>
      <w:marTop w:val="0"/>
      <w:marBottom w:val="0"/>
      <w:divBdr>
        <w:top w:val="none" w:sz="0" w:space="0" w:color="auto"/>
        <w:left w:val="none" w:sz="0" w:space="0" w:color="auto"/>
        <w:bottom w:val="none" w:sz="0" w:space="0" w:color="auto"/>
        <w:right w:val="none" w:sz="0" w:space="0" w:color="auto"/>
      </w:divBdr>
    </w:div>
    <w:div w:id="1233657079">
      <w:bodyDiv w:val="1"/>
      <w:marLeft w:val="0"/>
      <w:marRight w:val="0"/>
      <w:marTop w:val="0"/>
      <w:marBottom w:val="0"/>
      <w:divBdr>
        <w:top w:val="none" w:sz="0" w:space="0" w:color="auto"/>
        <w:left w:val="none" w:sz="0" w:space="0" w:color="auto"/>
        <w:bottom w:val="none" w:sz="0" w:space="0" w:color="auto"/>
        <w:right w:val="none" w:sz="0" w:space="0" w:color="auto"/>
      </w:divBdr>
    </w:div>
    <w:div w:id="1233781898">
      <w:bodyDiv w:val="1"/>
      <w:marLeft w:val="0"/>
      <w:marRight w:val="0"/>
      <w:marTop w:val="0"/>
      <w:marBottom w:val="0"/>
      <w:divBdr>
        <w:top w:val="none" w:sz="0" w:space="0" w:color="auto"/>
        <w:left w:val="none" w:sz="0" w:space="0" w:color="auto"/>
        <w:bottom w:val="none" w:sz="0" w:space="0" w:color="auto"/>
        <w:right w:val="none" w:sz="0" w:space="0" w:color="auto"/>
      </w:divBdr>
    </w:div>
    <w:div w:id="1234319680">
      <w:bodyDiv w:val="1"/>
      <w:marLeft w:val="0"/>
      <w:marRight w:val="0"/>
      <w:marTop w:val="0"/>
      <w:marBottom w:val="0"/>
      <w:divBdr>
        <w:top w:val="none" w:sz="0" w:space="0" w:color="auto"/>
        <w:left w:val="none" w:sz="0" w:space="0" w:color="auto"/>
        <w:bottom w:val="none" w:sz="0" w:space="0" w:color="auto"/>
        <w:right w:val="none" w:sz="0" w:space="0" w:color="auto"/>
      </w:divBdr>
    </w:div>
    <w:div w:id="1234389285">
      <w:bodyDiv w:val="1"/>
      <w:marLeft w:val="0"/>
      <w:marRight w:val="0"/>
      <w:marTop w:val="0"/>
      <w:marBottom w:val="0"/>
      <w:divBdr>
        <w:top w:val="none" w:sz="0" w:space="0" w:color="auto"/>
        <w:left w:val="none" w:sz="0" w:space="0" w:color="auto"/>
        <w:bottom w:val="none" w:sz="0" w:space="0" w:color="auto"/>
        <w:right w:val="none" w:sz="0" w:space="0" w:color="auto"/>
      </w:divBdr>
    </w:div>
    <w:div w:id="1234582943">
      <w:bodyDiv w:val="1"/>
      <w:marLeft w:val="0"/>
      <w:marRight w:val="0"/>
      <w:marTop w:val="0"/>
      <w:marBottom w:val="0"/>
      <w:divBdr>
        <w:top w:val="none" w:sz="0" w:space="0" w:color="auto"/>
        <w:left w:val="none" w:sz="0" w:space="0" w:color="auto"/>
        <w:bottom w:val="none" w:sz="0" w:space="0" w:color="auto"/>
        <w:right w:val="none" w:sz="0" w:space="0" w:color="auto"/>
      </w:divBdr>
    </w:div>
    <w:div w:id="1235895229">
      <w:bodyDiv w:val="1"/>
      <w:marLeft w:val="0"/>
      <w:marRight w:val="0"/>
      <w:marTop w:val="0"/>
      <w:marBottom w:val="0"/>
      <w:divBdr>
        <w:top w:val="none" w:sz="0" w:space="0" w:color="auto"/>
        <w:left w:val="none" w:sz="0" w:space="0" w:color="auto"/>
        <w:bottom w:val="none" w:sz="0" w:space="0" w:color="auto"/>
        <w:right w:val="none" w:sz="0" w:space="0" w:color="auto"/>
      </w:divBdr>
    </w:div>
    <w:div w:id="1236404213">
      <w:bodyDiv w:val="1"/>
      <w:marLeft w:val="0"/>
      <w:marRight w:val="0"/>
      <w:marTop w:val="0"/>
      <w:marBottom w:val="0"/>
      <w:divBdr>
        <w:top w:val="none" w:sz="0" w:space="0" w:color="auto"/>
        <w:left w:val="none" w:sz="0" w:space="0" w:color="auto"/>
        <w:bottom w:val="none" w:sz="0" w:space="0" w:color="auto"/>
        <w:right w:val="none" w:sz="0" w:space="0" w:color="auto"/>
      </w:divBdr>
    </w:div>
    <w:div w:id="1241596379">
      <w:bodyDiv w:val="1"/>
      <w:marLeft w:val="0"/>
      <w:marRight w:val="0"/>
      <w:marTop w:val="0"/>
      <w:marBottom w:val="0"/>
      <w:divBdr>
        <w:top w:val="none" w:sz="0" w:space="0" w:color="auto"/>
        <w:left w:val="none" w:sz="0" w:space="0" w:color="auto"/>
        <w:bottom w:val="none" w:sz="0" w:space="0" w:color="auto"/>
        <w:right w:val="none" w:sz="0" w:space="0" w:color="auto"/>
      </w:divBdr>
    </w:div>
    <w:div w:id="1241870948">
      <w:bodyDiv w:val="1"/>
      <w:marLeft w:val="0"/>
      <w:marRight w:val="0"/>
      <w:marTop w:val="0"/>
      <w:marBottom w:val="0"/>
      <w:divBdr>
        <w:top w:val="none" w:sz="0" w:space="0" w:color="auto"/>
        <w:left w:val="none" w:sz="0" w:space="0" w:color="auto"/>
        <w:bottom w:val="none" w:sz="0" w:space="0" w:color="auto"/>
        <w:right w:val="none" w:sz="0" w:space="0" w:color="auto"/>
      </w:divBdr>
    </w:div>
    <w:div w:id="1242564953">
      <w:bodyDiv w:val="1"/>
      <w:marLeft w:val="0"/>
      <w:marRight w:val="0"/>
      <w:marTop w:val="0"/>
      <w:marBottom w:val="0"/>
      <w:divBdr>
        <w:top w:val="none" w:sz="0" w:space="0" w:color="auto"/>
        <w:left w:val="none" w:sz="0" w:space="0" w:color="auto"/>
        <w:bottom w:val="none" w:sz="0" w:space="0" w:color="auto"/>
        <w:right w:val="none" w:sz="0" w:space="0" w:color="auto"/>
      </w:divBdr>
    </w:div>
    <w:div w:id="1243223779">
      <w:bodyDiv w:val="1"/>
      <w:marLeft w:val="0"/>
      <w:marRight w:val="0"/>
      <w:marTop w:val="0"/>
      <w:marBottom w:val="0"/>
      <w:divBdr>
        <w:top w:val="none" w:sz="0" w:space="0" w:color="auto"/>
        <w:left w:val="none" w:sz="0" w:space="0" w:color="auto"/>
        <w:bottom w:val="none" w:sz="0" w:space="0" w:color="auto"/>
        <w:right w:val="none" w:sz="0" w:space="0" w:color="auto"/>
      </w:divBdr>
    </w:div>
    <w:div w:id="1244996318">
      <w:bodyDiv w:val="1"/>
      <w:marLeft w:val="0"/>
      <w:marRight w:val="0"/>
      <w:marTop w:val="0"/>
      <w:marBottom w:val="0"/>
      <w:divBdr>
        <w:top w:val="none" w:sz="0" w:space="0" w:color="auto"/>
        <w:left w:val="none" w:sz="0" w:space="0" w:color="auto"/>
        <w:bottom w:val="none" w:sz="0" w:space="0" w:color="auto"/>
        <w:right w:val="none" w:sz="0" w:space="0" w:color="auto"/>
      </w:divBdr>
    </w:div>
    <w:div w:id="1246497375">
      <w:bodyDiv w:val="1"/>
      <w:marLeft w:val="0"/>
      <w:marRight w:val="0"/>
      <w:marTop w:val="0"/>
      <w:marBottom w:val="0"/>
      <w:divBdr>
        <w:top w:val="none" w:sz="0" w:space="0" w:color="auto"/>
        <w:left w:val="none" w:sz="0" w:space="0" w:color="auto"/>
        <w:bottom w:val="none" w:sz="0" w:space="0" w:color="auto"/>
        <w:right w:val="none" w:sz="0" w:space="0" w:color="auto"/>
      </w:divBdr>
    </w:div>
    <w:div w:id="1247108274">
      <w:bodyDiv w:val="1"/>
      <w:marLeft w:val="0"/>
      <w:marRight w:val="0"/>
      <w:marTop w:val="0"/>
      <w:marBottom w:val="0"/>
      <w:divBdr>
        <w:top w:val="none" w:sz="0" w:space="0" w:color="auto"/>
        <w:left w:val="none" w:sz="0" w:space="0" w:color="auto"/>
        <w:bottom w:val="none" w:sz="0" w:space="0" w:color="auto"/>
        <w:right w:val="none" w:sz="0" w:space="0" w:color="auto"/>
      </w:divBdr>
    </w:div>
    <w:div w:id="1247231808">
      <w:bodyDiv w:val="1"/>
      <w:marLeft w:val="0"/>
      <w:marRight w:val="0"/>
      <w:marTop w:val="0"/>
      <w:marBottom w:val="0"/>
      <w:divBdr>
        <w:top w:val="none" w:sz="0" w:space="0" w:color="auto"/>
        <w:left w:val="none" w:sz="0" w:space="0" w:color="auto"/>
        <w:bottom w:val="none" w:sz="0" w:space="0" w:color="auto"/>
        <w:right w:val="none" w:sz="0" w:space="0" w:color="auto"/>
      </w:divBdr>
    </w:div>
    <w:div w:id="1247421037">
      <w:bodyDiv w:val="1"/>
      <w:marLeft w:val="0"/>
      <w:marRight w:val="0"/>
      <w:marTop w:val="0"/>
      <w:marBottom w:val="0"/>
      <w:divBdr>
        <w:top w:val="none" w:sz="0" w:space="0" w:color="auto"/>
        <w:left w:val="none" w:sz="0" w:space="0" w:color="auto"/>
        <w:bottom w:val="none" w:sz="0" w:space="0" w:color="auto"/>
        <w:right w:val="none" w:sz="0" w:space="0" w:color="auto"/>
      </w:divBdr>
    </w:div>
    <w:div w:id="1248156639">
      <w:bodyDiv w:val="1"/>
      <w:marLeft w:val="0"/>
      <w:marRight w:val="0"/>
      <w:marTop w:val="0"/>
      <w:marBottom w:val="0"/>
      <w:divBdr>
        <w:top w:val="none" w:sz="0" w:space="0" w:color="auto"/>
        <w:left w:val="none" w:sz="0" w:space="0" w:color="auto"/>
        <w:bottom w:val="none" w:sz="0" w:space="0" w:color="auto"/>
        <w:right w:val="none" w:sz="0" w:space="0" w:color="auto"/>
      </w:divBdr>
    </w:div>
    <w:div w:id="1248660233">
      <w:bodyDiv w:val="1"/>
      <w:marLeft w:val="0"/>
      <w:marRight w:val="0"/>
      <w:marTop w:val="0"/>
      <w:marBottom w:val="0"/>
      <w:divBdr>
        <w:top w:val="none" w:sz="0" w:space="0" w:color="auto"/>
        <w:left w:val="none" w:sz="0" w:space="0" w:color="auto"/>
        <w:bottom w:val="none" w:sz="0" w:space="0" w:color="auto"/>
        <w:right w:val="none" w:sz="0" w:space="0" w:color="auto"/>
      </w:divBdr>
    </w:div>
    <w:div w:id="1250196782">
      <w:bodyDiv w:val="1"/>
      <w:marLeft w:val="0"/>
      <w:marRight w:val="0"/>
      <w:marTop w:val="0"/>
      <w:marBottom w:val="0"/>
      <w:divBdr>
        <w:top w:val="none" w:sz="0" w:space="0" w:color="auto"/>
        <w:left w:val="none" w:sz="0" w:space="0" w:color="auto"/>
        <w:bottom w:val="none" w:sz="0" w:space="0" w:color="auto"/>
        <w:right w:val="none" w:sz="0" w:space="0" w:color="auto"/>
      </w:divBdr>
    </w:div>
    <w:div w:id="1251698691">
      <w:bodyDiv w:val="1"/>
      <w:marLeft w:val="0"/>
      <w:marRight w:val="0"/>
      <w:marTop w:val="0"/>
      <w:marBottom w:val="0"/>
      <w:divBdr>
        <w:top w:val="none" w:sz="0" w:space="0" w:color="auto"/>
        <w:left w:val="none" w:sz="0" w:space="0" w:color="auto"/>
        <w:bottom w:val="none" w:sz="0" w:space="0" w:color="auto"/>
        <w:right w:val="none" w:sz="0" w:space="0" w:color="auto"/>
      </w:divBdr>
    </w:div>
    <w:div w:id="1251769932">
      <w:bodyDiv w:val="1"/>
      <w:marLeft w:val="0"/>
      <w:marRight w:val="0"/>
      <w:marTop w:val="0"/>
      <w:marBottom w:val="0"/>
      <w:divBdr>
        <w:top w:val="none" w:sz="0" w:space="0" w:color="auto"/>
        <w:left w:val="none" w:sz="0" w:space="0" w:color="auto"/>
        <w:bottom w:val="none" w:sz="0" w:space="0" w:color="auto"/>
        <w:right w:val="none" w:sz="0" w:space="0" w:color="auto"/>
      </w:divBdr>
    </w:div>
    <w:div w:id="1253396561">
      <w:bodyDiv w:val="1"/>
      <w:marLeft w:val="0"/>
      <w:marRight w:val="0"/>
      <w:marTop w:val="0"/>
      <w:marBottom w:val="0"/>
      <w:divBdr>
        <w:top w:val="none" w:sz="0" w:space="0" w:color="auto"/>
        <w:left w:val="none" w:sz="0" w:space="0" w:color="auto"/>
        <w:bottom w:val="none" w:sz="0" w:space="0" w:color="auto"/>
        <w:right w:val="none" w:sz="0" w:space="0" w:color="auto"/>
      </w:divBdr>
    </w:div>
    <w:div w:id="1254240456">
      <w:bodyDiv w:val="1"/>
      <w:marLeft w:val="0"/>
      <w:marRight w:val="0"/>
      <w:marTop w:val="0"/>
      <w:marBottom w:val="0"/>
      <w:divBdr>
        <w:top w:val="none" w:sz="0" w:space="0" w:color="auto"/>
        <w:left w:val="none" w:sz="0" w:space="0" w:color="auto"/>
        <w:bottom w:val="none" w:sz="0" w:space="0" w:color="auto"/>
        <w:right w:val="none" w:sz="0" w:space="0" w:color="auto"/>
      </w:divBdr>
    </w:div>
    <w:div w:id="1256013787">
      <w:bodyDiv w:val="1"/>
      <w:marLeft w:val="0"/>
      <w:marRight w:val="0"/>
      <w:marTop w:val="0"/>
      <w:marBottom w:val="0"/>
      <w:divBdr>
        <w:top w:val="none" w:sz="0" w:space="0" w:color="auto"/>
        <w:left w:val="none" w:sz="0" w:space="0" w:color="auto"/>
        <w:bottom w:val="none" w:sz="0" w:space="0" w:color="auto"/>
        <w:right w:val="none" w:sz="0" w:space="0" w:color="auto"/>
      </w:divBdr>
    </w:div>
    <w:div w:id="1256476440">
      <w:bodyDiv w:val="1"/>
      <w:marLeft w:val="0"/>
      <w:marRight w:val="0"/>
      <w:marTop w:val="0"/>
      <w:marBottom w:val="0"/>
      <w:divBdr>
        <w:top w:val="none" w:sz="0" w:space="0" w:color="auto"/>
        <w:left w:val="none" w:sz="0" w:space="0" w:color="auto"/>
        <w:bottom w:val="none" w:sz="0" w:space="0" w:color="auto"/>
        <w:right w:val="none" w:sz="0" w:space="0" w:color="auto"/>
      </w:divBdr>
    </w:div>
    <w:div w:id="1256477265">
      <w:bodyDiv w:val="1"/>
      <w:marLeft w:val="0"/>
      <w:marRight w:val="0"/>
      <w:marTop w:val="0"/>
      <w:marBottom w:val="0"/>
      <w:divBdr>
        <w:top w:val="none" w:sz="0" w:space="0" w:color="auto"/>
        <w:left w:val="none" w:sz="0" w:space="0" w:color="auto"/>
        <w:bottom w:val="none" w:sz="0" w:space="0" w:color="auto"/>
        <w:right w:val="none" w:sz="0" w:space="0" w:color="auto"/>
      </w:divBdr>
    </w:div>
    <w:div w:id="1257250910">
      <w:bodyDiv w:val="1"/>
      <w:marLeft w:val="0"/>
      <w:marRight w:val="0"/>
      <w:marTop w:val="0"/>
      <w:marBottom w:val="0"/>
      <w:divBdr>
        <w:top w:val="none" w:sz="0" w:space="0" w:color="auto"/>
        <w:left w:val="none" w:sz="0" w:space="0" w:color="auto"/>
        <w:bottom w:val="none" w:sz="0" w:space="0" w:color="auto"/>
        <w:right w:val="none" w:sz="0" w:space="0" w:color="auto"/>
      </w:divBdr>
    </w:div>
    <w:div w:id="1258831855">
      <w:bodyDiv w:val="1"/>
      <w:marLeft w:val="0"/>
      <w:marRight w:val="0"/>
      <w:marTop w:val="0"/>
      <w:marBottom w:val="0"/>
      <w:divBdr>
        <w:top w:val="none" w:sz="0" w:space="0" w:color="auto"/>
        <w:left w:val="none" w:sz="0" w:space="0" w:color="auto"/>
        <w:bottom w:val="none" w:sz="0" w:space="0" w:color="auto"/>
        <w:right w:val="none" w:sz="0" w:space="0" w:color="auto"/>
      </w:divBdr>
    </w:div>
    <w:div w:id="1259949510">
      <w:bodyDiv w:val="1"/>
      <w:marLeft w:val="0"/>
      <w:marRight w:val="0"/>
      <w:marTop w:val="0"/>
      <w:marBottom w:val="0"/>
      <w:divBdr>
        <w:top w:val="none" w:sz="0" w:space="0" w:color="auto"/>
        <w:left w:val="none" w:sz="0" w:space="0" w:color="auto"/>
        <w:bottom w:val="none" w:sz="0" w:space="0" w:color="auto"/>
        <w:right w:val="none" w:sz="0" w:space="0" w:color="auto"/>
      </w:divBdr>
    </w:div>
    <w:div w:id="1259950670">
      <w:bodyDiv w:val="1"/>
      <w:marLeft w:val="0"/>
      <w:marRight w:val="0"/>
      <w:marTop w:val="0"/>
      <w:marBottom w:val="0"/>
      <w:divBdr>
        <w:top w:val="none" w:sz="0" w:space="0" w:color="auto"/>
        <w:left w:val="none" w:sz="0" w:space="0" w:color="auto"/>
        <w:bottom w:val="none" w:sz="0" w:space="0" w:color="auto"/>
        <w:right w:val="none" w:sz="0" w:space="0" w:color="auto"/>
      </w:divBdr>
    </w:div>
    <w:div w:id="1260261213">
      <w:bodyDiv w:val="1"/>
      <w:marLeft w:val="0"/>
      <w:marRight w:val="0"/>
      <w:marTop w:val="0"/>
      <w:marBottom w:val="0"/>
      <w:divBdr>
        <w:top w:val="none" w:sz="0" w:space="0" w:color="auto"/>
        <w:left w:val="none" w:sz="0" w:space="0" w:color="auto"/>
        <w:bottom w:val="none" w:sz="0" w:space="0" w:color="auto"/>
        <w:right w:val="none" w:sz="0" w:space="0" w:color="auto"/>
      </w:divBdr>
    </w:div>
    <w:div w:id="1261375818">
      <w:bodyDiv w:val="1"/>
      <w:marLeft w:val="0"/>
      <w:marRight w:val="0"/>
      <w:marTop w:val="0"/>
      <w:marBottom w:val="0"/>
      <w:divBdr>
        <w:top w:val="none" w:sz="0" w:space="0" w:color="auto"/>
        <w:left w:val="none" w:sz="0" w:space="0" w:color="auto"/>
        <w:bottom w:val="none" w:sz="0" w:space="0" w:color="auto"/>
        <w:right w:val="none" w:sz="0" w:space="0" w:color="auto"/>
      </w:divBdr>
    </w:div>
    <w:div w:id="1262445244">
      <w:bodyDiv w:val="1"/>
      <w:marLeft w:val="0"/>
      <w:marRight w:val="0"/>
      <w:marTop w:val="0"/>
      <w:marBottom w:val="0"/>
      <w:divBdr>
        <w:top w:val="none" w:sz="0" w:space="0" w:color="auto"/>
        <w:left w:val="none" w:sz="0" w:space="0" w:color="auto"/>
        <w:bottom w:val="none" w:sz="0" w:space="0" w:color="auto"/>
        <w:right w:val="none" w:sz="0" w:space="0" w:color="auto"/>
      </w:divBdr>
    </w:div>
    <w:div w:id="1262683423">
      <w:bodyDiv w:val="1"/>
      <w:marLeft w:val="0"/>
      <w:marRight w:val="0"/>
      <w:marTop w:val="0"/>
      <w:marBottom w:val="0"/>
      <w:divBdr>
        <w:top w:val="none" w:sz="0" w:space="0" w:color="auto"/>
        <w:left w:val="none" w:sz="0" w:space="0" w:color="auto"/>
        <w:bottom w:val="none" w:sz="0" w:space="0" w:color="auto"/>
        <w:right w:val="none" w:sz="0" w:space="0" w:color="auto"/>
      </w:divBdr>
    </w:div>
    <w:div w:id="1263684087">
      <w:bodyDiv w:val="1"/>
      <w:marLeft w:val="0"/>
      <w:marRight w:val="0"/>
      <w:marTop w:val="0"/>
      <w:marBottom w:val="0"/>
      <w:divBdr>
        <w:top w:val="none" w:sz="0" w:space="0" w:color="auto"/>
        <w:left w:val="none" w:sz="0" w:space="0" w:color="auto"/>
        <w:bottom w:val="none" w:sz="0" w:space="0" w:color="auto"/>
        <w:right w:val="none" w:sz="0" w:space="0" w:color="auto"/>
      </w:divBdr>
    </w:div>
    <w:div w:id="1263880861">
      <w:bodyDiv w:val="1"/>
      <w:marLeft w:val="0"/>
      <w:marRight w:val="0"/>
      <w:marTop w:val="0"/>
      <w:marBottom w:val="0"/>
      <w:divBdr>
        <w:top w:val="none" w:sz="0" w:space="0" w:color="auto"/>
        <w:left w:val="none" w:sz="0" w:space="0" w:color="auto"/>
        <w:bottom w:val="none" w:sz="0" w:space="0" w:color="auto"/>
        <w:right w:val="none" w:sz="0" w:space="0" w:color="auto"/>
      </w:divBdr>
    </w:div>
    <w:div w:id="1264145515">
      <w:bodyDiv w:val="1"/>
      <w:marLeft w:val="0"/>
      <w:marRight w:val="0"/>
      <w:marTop w:val="0"/>
      <w:marBottom w:val="0"/>
      <w:divBdr>
        <w:top w:val="none" w:sz="0" w:space="0" w:color="auto"/>
        <w:left w:val="none" w:sz="0" w:space="0" w:color="auto"/>
        <w:bottom w:val="none" w:sz="0" w:space="0" w:color="auto"/>
        <w:right w:val="none" w:sz="0" w:space="0" w:color="auto"/>
      </w:divBdr>
    </w:div>
    <w:div w:id="1266113581">
      <w:bodyDiv w:val="1"/>
      <w:marLeft w:val="0"/>
      <w:marRight w:val="0"/>
      <w:marTop w:val="0"/>
      <w:marBottom w:val="0"/>
      <w:divBdr>
        <w:top w:val="none" w:sz="0" w:space="0" w:color="auto"/>
        <w:left w:val="none" w:sz="0" w:space="0" w:color="auto"/>
        <w:bottom w:val="none" w:sz="0" w:space="0" w:color="auto"/>
        <w:right w:val="none" w:sz="0" w:space="0" w:color="auto"/>
      </w:divBdr>
    </w:div>
    <w:div w:id="1266231534">
      <w:bodyDiv w:val="1"/>
      <w:marLeft w:val="0"/>
      <w:marRight w:val="0"/>
      <w:marTop w:val="0"/>
      <w:marBottom w:val="0"/>
      <w:divBdr>
        <w:top w:val="none" w:sz="0" w:space="0" w:color="auto"/>
        <w:left w:val="none" w:sz="0" w:space="0" w:color="auto"/>
        <w:bottom w:val="none" w:sz="0" w:space="0" w:color="auto"/>
        <w:right w:val="none" w:sz="0" w:space="0" w:color="auto"/>
      </w:divBdr>
    </w:div>
    <w:div w:id="1267418495">
      <w:bodyDiv w:val="1"/>
      <w:marLeft w:val="0"/>
      <w:marRight w:val="0"/>
      <w:marTop w:val="0"/>
      <w:marBottom w:val="0"/>
      <w:divBdr>
        <w:top w:val="none" w:sz="0" w:space="0" w:color="auto"/>
        <w:left w:val="none" w:sz="0" w:space="0" w:color="auto"/>
        <w:bottom w:val="none" w:sz="0" w:space="0" w:color="auto"/>
        <w:right w:val="none" w:sz="0" w:space="0" w:color="auto"/>
      </w:divBdr>
    </w:div>
    <w:div w:id="1267926118">
      <w:bodyDiv w:val="1"/>
      <w:marLeft w:val="0"/>
      <w:marRight w:val="0"/>
      <w:marTop w:val="0"/>
      <w:marBottom w:val="0"/>
      <w:divBdr>
        <w:top w:val="none" w:sz="0" w:space="0" w:color="auto"/>
        <w:left w:val="none" w:sz="0" w:space="0" w:color="auto"/>
        <w:bottom w:val="none" w:sz="0" w:space="0" w:color="auto"/>
        <w:right w:val="none" w:sz="0" w:space="0" w:color="auto"/>
      </w:divBdr>
    </w:div>
    <w:div w:id="1267956364">
      <w:bodyDiv w:val="1"/>
      <w:marLeft w:val="0"/>
      <w:marRight w:val="0"/>
      <w:marTop w:val="0"/>
      <w:marBottom w:val="0"/>
      <w:divBdr>
        <w:top w:val="none" w:sz="0" w:space="0" w:color="auto"/>
        <w:left w:val="none" w:sz="0" w:space="0" w:color="auto"/>
        <w:bottom w:val="none" w:sz="0" w:space="0" w:color="auto"/>
        <w:right w:val="none" w:sz="0" w:space="0" w:color="auto"/>
      </w:divBdr>
    </w:div>
    <w:div w:id="1268350043">
      <w:bodyDiv w:val="1"/>
      <w:marLeft w:val="0"/>
      <w:marRight w:val="0"/>
      <w:marTop w:val="0"/>
      <w:marBottom w:val="0"/>
      <w:divBdr>
        <w:top w:val="none" w:sz="0" w:space="0" w:color="auto"/>
        <w:left w:val="none" w:sz="0" w:space="0" w:color="auto"/>
        <w:bottom w:val="none" w:sz="0" w:space="0" w:color="auto"/>
        <w:right w:val="none" w:sz="0" w:space="0" w:color="auto"/>
      </w:divBdr>
    </w:div>
    <w:div w:id="1270698361">
      <w:bodyDiv w:val="1"/>
      <w:marLeft w:val="0"/>
      <w:marRight w:val="0"/>
      <w:marTop w:val="0"/>
      <w:marBottom w:val="0"/>
      <w:divBdr>
        <w:top w:val="none" w:sz="0" w:space="0" w:color="auto"/>
        <w:left w:val="none" w:sz="0" w:space="0" w:color="auto"/>
        <w:bottom w:val="none" w:sz="0" w:space="0" w:color="auto"/>
        <w:right w:val="none" w:sz="0" w:space="0" w:color="auto"/>
      </w:divBdr>
    </w:div>
    <w:div w:id="1270967818">
      <w:bodyDiv w:val="1"/>
      <w:marLeft w:val="0"/>
      <w:marRight w:val="0"/>
      <w:marTop w:val="0"/>
      <w:marBottom w:val="0"/>
      <w:divBdr>
        <w:top w:val="none" w:sz="0" w:space="0" w:color="auto"/>
        <w:left w:val="none" w:sz="0" w:space="0" w:color="auto"/>
        <w:bottom w:val="none" w:sz="0" w:space="0" w:color="auto"/>
        <w:right w:val="none" w:sz="0" w:space="0" w:color="auto"/>
      </w:divBdr>
    </w:div>
    <w:div w:id="1271624097">
      <w:bodyDiv w:val="1"/>
      <w:marLeft w:val="0"/>
      <w:marRight w:val="0"/>
      <w:marTop w:val="0"/>
      <w:marBottom w:val="0"/>
      <w:divBdr>
        <w:top w:val="none" w:sz="0" w:space="0" w:color="auto"/>
        <w:left w:val="none" w:sz="0" w:space="0" w:color="auto"/>
        <w:bottom w:val="none" w:sz="0" w:space="0" w:color="auto"/>
        <w:right w:val="none" w:sz="0" w:space="0" w:color="auto"/>
      </w:divBdr>
    </w:div>
    <w:div w:id="1271814001">
      <w:bodyDiv w:val="1"/>
      <w:marLeft w:val="0"/>
      <w:marRight w:val="0"/>
      <w:marTop w:val="0"/>
      <w:marBottom w:val="0"/>
      <w:divBdr>
        <w:top w:val="none" w:sz="0" w:space="0" w:color="auto"/>
        <w:left w:val="none" w:sz="0" w:space="0" w:color="auto"/>
        <w:bottom w:val="none" w:sz="0" w:space="0" w:color="auto"/>
        <w:right w:val="none" w:sz="0" w:space="0" w:color="auto"/>
      </w:divBdr>
    </w:div>
    <w:div w:id="1272737415">
      <w:bodyDiv w:val="1"/>
      <w:marLeft w:val="0"/>
      <w:marRight w:val="0"/>
      <w:marTop w:val="0"/>
      <w:marBottom w:val="0"/>
      <w:divBdr>
        <w:top w:val="none" w:sz="0" w:space="0" w:color="auto"/>
        <w:left w:val="none" w:sz="0" w:space="0" w:color="auto"/>
        <w:bottom w:val="none" w:sz="0" w:space="0" w:color="auto"/>
        <w:right w:val="none" w:sz="0" w:space="0" w:color="auto"/>
      </w:divBdr>
    </w:div>
    <w:div w:id="1273322670">
      <w:bodyDiv w:val="1"/>
      <w:marLeft w:val="0"/>
      <w:marRight w:val="0"/>
      <w:marTop w:val="0"/>
      <w:marBottom w:val="0"/>
      <w:divBdr>
        <w:top w:val="none" w:sz="0" w:space="0" w:color="auto"/>
        <w:left w:val="none" w:sz="0" w:space="0" w:color="auto"/>
        <w:bottom w:val="none" w:sz="0" w:space="0" w:color="auto"/>
        <w:right w:val="none" w:sz="0" w:space="0" w:color="auto"/>
      </w:divBdr>
    </w:div>
    <w:div w:id="1273325044">
      <w:bodyDiv w:val="1"/>
      <w:marLeft w:val="0"/>
      <w:marRight w:val="0"/>
      <w:marTop w:val="0"/>
      <w:marBottom w:val="0"/>
      <w:divBdr>
        <w:top w:val="none" w:sz="0" w:space="0" w:color="auto"/>
        <w:left w:val="none" w:sz="0" w:space="0" w:color="auto"/>
        <w:bottom w:val="none" w:sz="0" w:space="0" w:color="auto"/>
        <w:right w:val="none" w:sz="0" w:space="0" w:color="auto"/>
      </w:divBdr>
    </w:div>
    <w:div w:id="1273325366">
      <w:bodyDiv w:val="1"/>
      <w:marLeft w:val="0"/>
      <w:marRight w:val="0"/>
      <w:marTop w:val="0"/>
      <w:marBottom w:val="0"/>
      <w:divBdr>
        <w:top w:val="none" w:sz="0" w:space="0" w:color="auto"/>
        <w:left w:val="none" w:sz="0" w:space="0" w:color="auto"/>
        <w:bottom w:val="none" w:sz="0" w:space="0" w:color="auto"/>
        <w:right w:val="none" w:sz="0" w:space="0" w:color="auto"/>
      </w:divBdr>
    </w:div>
    <w:div w:id="1274047463">
      <w:bodyDiv w:val="1"/>
      <w:marLeft w:val="0"/>
      <w:marRight w:val="0"/>
      <w:marTop w:val="0"/>
      <w:marBottom w:val="0"/>
      <w:divBdr>
        <w:top w:val="none" w:sz="0" w:space="0" w:color="auto"/>
        <w:left w:val="none" w:sz="0" w:space="0" w:color="auto"/>
        <w:bottom w:val="none" w:sz="0" w:space="0" w:color="auto"/>
        <w:right w:val="none" w:sz="0" w:space="0" w:color="auto"/>
      </w:divBdr>
    </w:div>
    <w:div w:id="1275096214">
      <w:bodyDiv w:val="1"/>
      <w:marLeft w:val="0"/>
      <w:marRight w:val="0"/>
      <w:marTop w:val="0"/>
      <w:marBottom w:val="0"/>
      <w:divBdr>
        <w:top w:val="none" w:sz="0" w:space="0" w:color="auto"/>
        <w:left w:val="none" w:sz="0" w:space="0" w:color="auto"/>
        <w:bottom w:val="none" w:sz="0" w:space="0" w:color="auto"/>
        <w:right w:val="none" w:sz="0" w:space="0" w:color="auto"/>
      </w:divBdr>
    </w:div>
    <w:div w:id="1276596758">
      <w:bodyDiv w:val="1"/>
      <w:marLeft w:val="0"/>
      <w:marRight w:val="0"/>
      <w:marTop w:val="0"/>
      <w:marBottom w:val="0"/>
      <w:divBdr>
        <w:top w:val="none" w:sz="0" w:space="0" w:color="auto"/>
        <w:left w:val="none" w:sz="0" w:space="0" w:color="auto"/>
        <w:bottom w:val="none" w:sz="0" w:space="0" w:color="auto"/>
        <w:right w:val="none" w:sz="0" w:space="0" w:color="auto"/>
      </w:divBdr>
    </w:div>
    <w:div w:id="1278103096">
      <w:bodyDiv w:val="1"/>
      <w:marLeft w:val="0"/>
      <w:marRight w:val="0"/>
      <w:marTop w:val="0"/>
      <w:marBottom w:val="0"/>
      <w:divBdr>
        <w:top w:val="none" w:sz="0" w:space="0" w:color="auto"/>
        <w:left w:val="none" w:sz="0" w:space="0" w:color="auto"/>
        <w:bottom w:val="none" w:sz="0" w:space="0" w:color="auto"/>
        <w:right w:val="none" w:sz="0" w:space="0" w:color="auto"/>
      </w:divBdr>
    </w:div>
    <w:div w:id="1281843652">
      <w:bodyDiv w:val="1"/>
      <w:marLeft w:val="0"/>
      <w:marRight w:val="0"/>
      <w:marTop w:val="0"/>
      <w:marBottom w:val="0"/>
      <w:divBdr>
        <w:top w:val="none" w:sz="0" w:space="0" w:color="auto"/>
        <w:left w:val="none" w:sz="0" w:space="0" w:color="auto"/>
        <w:bottom w:val="none" w:sz="0" w:space="0" w:color="auto"/>
        <w:right w:val="none" w:sz="0" w:space="0" w:color="auto"/>
      </w:divBdr>
    </w:div>
    <w:div w:id="1283346317">
      <w:bodyDiv w:val="1"/>
      <w:marLeft w:val="0"/>
      <w:marRight w:val="0"/>
      <w:marTop w:val="0"/>
      <w:marBottom w:val="0"/>
      <w:divBdr>
        <w:top w:val="none" w:sz="0" w:space="0" w:color="auto"/>
        <w:left w:val="none" w:sz="0" w:space="0" w:color="auto"/>
        <w:bottom w:val="none" w:sz="0" w:space="0" w:color="auto"/>
        <w:right w:val="none" w:sz="0" w:space="0" w:color="auto"/>
      </w:divBdr>
    </w:div>
    <w:div w:id="1283458705">
      <w:bodyDiv w:val="1"/>
      <w:marLeft w:val="0"/>
      <w:marRight w:val="0"/>
      <w:marTop w:val="0"/>
      <w:marBottom w:val="0"/>
      <w:divBdr>
        <w:top w:val="none" w:sz="0" w:space="0" w:color="auto"/>
        <w:left w:val="none" w:sz="0" w:space="0" w:color="auto"/>
        <w:bottom w:val="none" w:sz="0" w:space="0" w:color="auto"/>
        <w:right w:val="none" w:sz="0" w:space="0" w:color="auto"/>
      </w:divBdr>
    </w:div>
    <w:div w:id="1283683994">
      <w:bodyDiv w:val="1"/>
      <w:marLeft w:val="0"/>
      <w:marRight w:val="0"/>
      <w:marTop w:val="0"/>
      <w:marBottom w:val="0"/>
      <w:divBdr>
        <w:top w:val="none" w:sz="0" w:space="0" w:color="auto"/>
        <w:left w:val="none" w:sz="0" w:space="0" w:color="auto"/>
        <w:bottom w:val="none" w:sz="0" w:space="0" w:color="auto"/>
        <w:right w:val="none" w:sz="0" w:space="0" w:color="auto"/>
      </w:divBdr>
    </w:div>
    <w:div w:id="1283918957">
      <w:bodyDiv w:val="1"/>
      <w:marLeft w:val="0"/>
      <w:marRight w:val="0"/>
      <w:marTop w:val="0"/>
      <w:marBottom w:val="0"/>
      <w:divBdr>
        <w:top w:val="none" w:sz="0" w:space="0" w:color="auto"/>
        <w:left w:val="none" w:sz="0" w:space="0" w:color="auto"/>
        <w:bottom w:val="none" w:sz="0" w:space="0" w:color="auto"/>
        <w:right w:val="none" w:sz="0" w:space="0" w:color="auto"/>
      </w:divBdr>
    </w:div>
    <w:div w:id="1285622346">
      <w:bodyDiv w:val="1"/>
      <w:marLeft w:val="0"/>
      <w:marRight w:val="0"/>
      <w:marTop w:val="0"/>
      <w:marBottom w:val="0"/>
      <w:divBdr>
        <w:top w:val="none" w:sz="0" w:space="0" w:color="auto"/>
        <w:left w:val="none" w:sz="0" w:space="0" w:color="auto"/>
        <w:bottom w:val="none" w:sz="0" w:space="0" w:color="auto"/>
        <w:right w:val="none" w:sz="0" w:space="0" w:color="auto"/>
      </w:divBdr>
    </w:div>
    <w:div w:id="1286934349">
      <w:bodyDiv w:val="1"/>
      <w:marLeft w:val="0"/>
      <w:marRight w:val="0"/>
      <w:marTop w:val="0"/>
      <w:marBottom w:val="0"/>
      <w:divBdr>
        <w:top w:val="none" w:sz="0" w:space="0" w:color="auto"/>
        <w:left w:val="none" w:sz="0" w:space="0" w:color="auto"/>
        <w:bottom w:val="none" w:sz="0" w:space="0" w:color="auto"/>
        <w:right w:val="none" w:sz="0" w:space="0" w:color="auto"/>
      </w:divBdr>
    </w:div>
    <w:div w:id="1287003819">
      <w:bodyDiv w:val="1"/>
      <w:marLeft w:val="0"/>
      <w:marRight w:val="0"/>
      <w:marTop w:val="0"/>
      <w:marBottom w:val="0"/>
      <w:divBdr>
        <w:top w:val="none" w:sz="0" w:space="0" w:color="auto"/>
        <w:left w:val="none" w:sz="0" w:space="0" w:color="auto"/>
        <w:bottom w:val="none" w:sz="0" w:space="0" w:color="auto"/>
        <w:right w:val="none" w:sz="0" w:space="0" w:color="auto"/>
      </w:divBdr>
    </w:div>
    <w:div w:id="1289363075">
      <w:bodyDiv w:val="1"/>
      <w:marLeft w:val="0"/>
      <w:marRight w:val="0"/>
      <w:marTop w:val="0"/>
      <w:marBottom w:val="0"/>
      <w:divBdr>
        <w:top w:val="none" w:sz="0" w:space="0" w:color="auto"/>
        <w:left w:val="none" w:sz="0" w:space="0" w:color="auto"/>
        <w:bottom w:val="none" w:sz="0" w:space="0" w:color="auto"/>
        <w:right w:val="none" w:sz="0" w:space="0" w:color="auto"/>
      </w:divBdr>
    </w:div>
    <w:div w:id="1290161852">
      <w:bodyDiv w:val="1"/>
      <w:marLeft w:val="0"/>
      <w:marRight w:val="0"/>
      <w:marTop w:val="0"/>
      <w:marBottom w:val="0"/>
      <w:divBdr>
        <w:top w:val="none" w:sz="0" w:space="0" w:color="auto"/>
        <w:left w:val="none" w:sz="0" w:space="0" w:color="auto"/>
        <w:bottom w:val="none" w:sz="0" w:space="0" w:color="auto"/>
        <w:right w:val="none" w:sz="0" w:space="0" w:color="auto"/>
      </w:divBdr>
    </w:div>
    <w:div w:id="1290167485">
      <w:bodyDiv w:val="1"/>
      <w:marLeft w:val="0"/>
      <w:marRight w:val="0"/>
      <w:marTop w:val="0"/>
      <w:marBottom w:val="0"/>
      <w:divBdr>
        <w:top w:val="none" w:sz="0" w:space="0" w:color="auto"/>
        <w:left w:val="none" w:sz="0" w:space="0" w:color="auto"/>
        <w:bottom w:val="none" w:sz="0" w:space="0" w:color="auto"/>
        <w:right w:val="none" w:sz="0" w:space="0" w:color="auto"/>
      </w:divBdr>
    </w:div>
    <w:div w:id="1290286215">
      <w:bodyDiv w:val="1"/>
      <w:marLeft w:val="0"/>
      <w:marRight w:val="0"/>
      <w:marTop w:val="0"/>
      <w:marBottom w:val="0"/>
      <w:divBdr>
        <w:top w:val="none" w:sz="0" w:space="0" w:color="auto"/>
        <w:left w:val="none" w:sz="0" w:space="0" w:color="auto"/>
        <w:bottom w:val="none" w:sz="0" w:space="0" w:color="auto"/>
        <w:right w:val="none" w:sz="0" w:space="0" w:color="auto"/>
      </w:divBdr>
    </w:div>
    <w:div w:id="1291206154">
      <w:bodyDiv w:val="1"/>
      <w:marLeft w:val="0"/>
      <w:marRight w:val="0"/>
      <w:marTop w:val="0"/>
      <w:marBottom w:val="0"/>
      <w:divBdr>
        <w:top w:val="none" w:sz="0" w:space="0" w:color="auto"/>
        <w:left w:val="none" w:sz="0" w:space="0" w:color="auto"/>
        <w:bottom w:val="none" w:sz="0" w:space="0" w:color="auto"/>
        <w:right w:val="none" w:sz="0" w:space="0" w:color="auto"/>
      </w:divBdr>
    </w:div>
    <w:div w:id="1291785483">
      <w:bodyDiv w:val="1"/>
      <w:marLeft w:val="0"/>
      <w:marRight w:val="0"/>
      <w:marTop w:val="0"/>
      <w:marBottom w:val="0"/>
      <w:divBdr>
        <w:top w:val="none" w:sz="0" w:space="0" w:color="auto"/>
        <w:left w:val="none" w:sz="0" w:space="0" w:color="auto"/>
        <w:bottom w:val="none" w:sz="0" w:space="0" w:color="auto"/>
        <w:right w:val="none" w:sz="0" w:space="0" w:color="auto"/>
      </w:divBdr>
    </w:div>
    <w:div w:id="1293629645">
      <w:bodyDiv w:val="1"/>
      <w:marLeft w:val="0"/>
      <w:marRight w:val="0"/>
      <w:marTop w:val="0"/>
      <w:marBottom w:val="0"/>
      <w:divBdr>
        <w:top w:val="none" w:sz="0" w:space="0" w:color="auto"/>
        <w:left w:val="none" w:sz="0" w:space="0" w:color="auto"/>
        <w:bottom w:val="none" w:sz="0" w:space="0" w:color="auto"/>
        <w:right w:val="none" w:sz="0" w:space="0" w:color="auto"/>
      </w:divBdr>
    </w:div>
    <w:div w:id="1293906403">
      <w:bodyDiv w:val="1"/>
      <w:marLeft w:val="0"/>
      <w:marRight w:val="0"/>
      <w:marTop w:val="0"/>
      <w:marBottom w:val="0"/>
      <w:divBdr>
        <w:top w:val="none" w:sz="0" w:space="0" w:color="auto"/>
        <w:left w:val="none" w:sz="0" w:space="0" w:color="auto"/>
        <w:bottom w:val="none" w:sz="0" w:space="0" w:color="auto"/>
        <w:right w:val="none" w:sz="0" w:space="0" w:color="auto"/>
      </w:divBdr>
    </w:div>
    <w:div w:id="1294288104">
      <w:bodyDiv w:val="1"/>
      <w:marLeft w:val="0"/>
      <w:marRight w:val="0"/>
      <w:marTop w:val="0"/>
      <w:marBottom w:val="0"/>
      <w:divBdr>
        <w:top w:val="none" w:sz="0" w:space="0" w:color="auto"/>
        <w:left w:val="none" w:sz="0" w:space="0" w:color="auto"/>
        <w:bottom w:val="none" w:sz="0" w:space="0" w:color="auto"/>
        <w:right w:val="none" w:sz="0" w:space="0" w:color="auto"/>
      </w:divBdr>
    </w:div>
    <w:div w:id="1295137410">
      <w:bodyDiv w:val="1"/>
      <w:marLeft w:val="0"/>
      <w:marRight w:val="0"/>
      <w:marTop w:val="0"/>
      <w:marBottom w:val="0"/>
      <w:divBdr>
        <w:top w:val="none" w:sz="0" w:space="0" w:color="auto"/>
        <w:left w:val="none" w:sz="0" w:space="0" w:color="auto"/>
        <w:bottom w:val="none" w:sz="0" w:space="0" w:color="auto"/>
        <w:right w:val="none" w:sz="0" w:space="0" w:color="auto"/>
      </w:divBdr>
    </w:div>
    <w:div w:id="1296643668">
      <w:bodyDiv w:val="1"/>
      <w:marLeft w:val="0"/>
      <w:marRight w:val="0"/>
      <w:marTop w:val="0"/>
      <w:marBottom w:val="0"/>
      <w:divBdr>
        <w:top w:val="none" w:sz="0" w:space="0" w:color="auto"/>
        <w:left w:val="none" w:sz="0" w:space="0" w:color="auto"/>
        <w:bottom w:val="none" w:sz="0" w:space="0" w:color="auto"/>
        <w:right w:val="none" w:sz="0" w:space="0" w:color="auto"/>
      </w:divBdr>
    </w:div>
    <w:div w:id="1298296139">
      <w:bodyDiv w:val="1"/>
      <w:marLeft w:val="0"/>
      <w:marRight w:val="0"/>
      <w:marTop w:val="0"/>
      <w:marBottom w:val="0"/>
      <w:divBdr>
        <w:top w:val="none" w:sz="0" w:space="0" w:color="auto"/>
        <w:left w:val="none" w:sz="0" w:space="0" w:color="auto"/>
        <w:bottom w:val="none" w:sz="0" w:space="0" w:color="auto"/>
        <w:right w:val="none" w:sz="0" w:space="0" w:color="auto"/>
      </w:divBdr>
    </w:div>
    <w:div w:id="1298412478">
      <w:bodyDiv w:val="1"/>
      <w:marLeft w:val="0"/>
      <w:marRight w:val="0"/>
      <w:marTop w:val="0"/>
      <w:marBottom w:val="0"/>
      <w:divBdr>
        <w:top w:val="none" w:sz="0" w:space="0" w:color="auto"/>
        <w:left w:val="none" w:sz="0" w:space="0" w:color="auto"/>
        <w:bottom w:val="none" w:sz="0" w:space="0" w:color="auto"/>
        <w:right w:val="none" w:sz="0" w:space="0" w:color="auto"/>
      </w:divBdr>
    </w:div>
    <w:div w:id="1298756075">
      <w:bodyDiv w:val="1"/>
      <w:marLeft w:val="0"/>
      <w:marRight w:val="0"/>
      <w:marTop w:val="0"/>
      <w:marBottom w:val="0"/>
      <w:divBdr>
        <w:top w:val="none" w:sz="0" w:space="0" w:color="auto"/>
        <w:left w:val="none" w:sz="0" w:space="0" w:color="auto"/>
        <w:bottom w:val="none" w:sz="0" w:space="0" w:color="auto"/>
        <w:right w:val="none" w:sz="0" w:space="0" w:color="auto"/>
      </w:divBdr>
    </w:div>
    <w:div w:id="1299611150">
      <w:bodyDiv w:val="1"/>
      <w:marLeft w:val="0"/>
      <w:marRight w:val="0"/>
      <w:marTop w:val="0"/>
      <w:marBottom w:val="0"/>
      <w:divBdr>
        <w:top w:val="none" w:sz="0" w:space="0" w:color="auto"/>
        <w:left w:val="none" w:sz="0" w:space="0" w:color="auto"/>
        <w:bottom w:val="none" w:sz="0" w:space="0" w:color="auto"/>
        <w:right w:val="none" w:sz="0" w:space="0" w:color="auto"/>
      </w:divBdr>
    </w:div>
    <w:div w:id="1302491706">
      <w:bodyDiv w:val="1"/>
      <w:marLeft w:val="0"/>
      <w:marRight w:val="0"/>
      <w:marTop w:val="0"/>
      <w:marBottom w:val="0"/>
      <w:divBdr>
        <w:top w:val="none" w:sz="0" w:space="0" w:color="auto"/>
        <w:left w:val="none" w:sz="0" w:space="0" w:color="auto"/>
        <w:bottom w:val="none" w:sz="0" w:space="0" w:color="auto"/>
        <w:right w:val="none" w:sz="0" w:space="0" w:color="auto"/>
      </w:divBdr>
    </w:div>
    <w:div w:id="1303660201">
      <w:bodyDiv w:val="1"/>
      <w:marLeft w:val="0"/>
      <w:marRight w:val="0"/>
      <w:marTop w:val="0"/>
      <w:marBottom w:val="0"/>
      <w:divBdr>
        <w:top w:val="none" w:sz="0" w:space="0" w:color="auto"/>
        <w:left w:val="none" w:sz="0" w:space="0" w:color="auto"/>
        <w:bottom w:val="none" w:sz="0" w:space="0" w:color="auto"/>
        <w:right w:val="none" w:sz="0" w:space="0" w:color="auto"/>
      </w:divBdr>
    </w:div>
    <w:div w:id="1304190090">
      <w:bodyDiv w:val="1"/>
      <w:marLeft w:val="0"/>
      <w:marRight w:val="0"/>
      <w:marTop w:val="0"/>
      <w:marBottom w:val="0"/>
      <w:divBdr>
        <w:top w:val="none" w:sz="0" w:space="0" w:color="auto"/>
        <w:left w:val="none" w:sz="0" w:space="0" w:color="auto"/>
        <w:bottom w:val="none" w:sz="0" w:space="0" w:color="auto"/>
        <w:right w:val="none" w:sz="0" w:space="0" w:color="auto"/>
      </w:divBdr>
    </w:div>
    <w:div w:id="1305235377">
      <w:bodyDiv w:val="1"/>
      <w:marLeft w:val="0"/>
      <w:marRight w:val="0"/>
      <w:marTop w:val="0"/>
      <w:marBottom w:val="0"/>
      <w:divBdr>
        <w:top w:val="none" w:sz="0" w:space="0" w:color="auto"/>
        <w:left w:val="none" w:sz="0" w:space="0" w:color="auto"/>
        <w:bottom w:val="none" w:sz="0" w:space="0" w:color="auto"/>
        <w:right w:val="none" w:sz="0" w:space="0" w:color="auto"/>
      </w:divBdr>
    </w:div>
    <w:div w:id="1305891166">
      <w:bodyDiv w:val="1"/>
      <w:marLeft w:val="0"/>
      <w:marRight w:val="0"/>
      <w:marTop w:val="0"/>
      <w:marBottom w:val="0"/>
      <w:divBdr>
        <w:top w:val="none" w:sz="0" w:space="0" w:color="auto"/>
        <w:left w:val="none" w:sz="0" w:space="0" w:color="auto"/>
        <w:bottom w:val="none" w:sz="0" w:space="0" w:color="auto"/>
        <w:right w:val="none" w:sz="0" w:space="0" w:color="auto"/>
      </w:divBdr>
    </w:div>
    <w:div w:id="1306668424">
      <w:bodyDiv w:val="1"/>
      <w:marLeft w:val="0"/>
      <w:marRight w:val="0"/>
      <w:marTop w:val="0"/>
      <w:marBottom w:val="0"/>
      <w:divBdr>
        <w:top w:val="none" w:sz="0" w:space="0" w:color="auto"/>
        <w:left w:val="none" w:sz="0" w:space="0" w:color="auto"/>
        <w:bottom w:val="none" w:sz="0" w:space="0" w:color="auto"/>
        <w:right w:val="none" w:sz="0" w:space="0" w:color="auto"/>
      </w:divBdr>
    </w:div>
    <w:div w:id="1308393105">
      <w:bodyDiv w:val="1"/>
      <w:marLeft w:val="0"/>
      <w:marRight w:val="0"/>
      <w:marTop w:val="0"/>
      <w:marBottom w:val="0"/>
      <w:divBdr>
        <w:top w:val="none" w:sz="0" w:space="0" w:color="auto"/>
        <w:left w:val="none" w:sz="0" w:space="0" w:color="auto"/>
        <w:bottom w:val="none" w:sz="0" w:space="0" w:color="auto"/>
        <w:right w:val="none" w:sz="0" w:space="0" w:color="auto"/>
      </w:divBdr>
    </w:div>
    <w:div w:id="1309169921">
      <w:bodyDiv w:val="1"/>
      <w:marLeft w:val="0"/>
      <w:marRight w:val="0"/>
      <w:marTop w:val="0"/>
      <w:marBottom w:val="0"/>
      <w:divBdr>
        <w:top w:val="none" w:sz="0" w:space="0" w:color="auto"/>
        <w:left w:val="none" w:sz="0" w:space="0" w:color="auto"/>
        <w:bottom w:val="none" w:sz="0" w:space="0" w:color="auto"/>
        <w:right w:val="none" w:sz="0" w:space="0" w:color="auto"/>
      </w:divBdr>
    </w:div>
    <w:div w:id="1311670206">
      <w:bodyDiv w:val="1"/>
      <w:marLeft w:val="0"/>
      <w:marRight w:val="0"/>
      <w:marTop w:val="0"/>
      <w:marBottom w:val="0"/>
      <w:divBdr>
        <w:top w:val="none" w:sz="0" w:space="0" w:color="auto"/>
        <w:left w:val="none" w:sz="0" w:space="0" w:color="auto"/>
        <w:bottom w:val="none" w:sz="0" w:space="0" w:color="auto"/>
        <w:right w:val="none" w:sz="0" w:space="0" w:color="auto"/>
      </w:divBdr>
    </w:div>
    <w:div w:id="1311834482">
      <w:bodyDiv w:val="1"/>
      <w:marLeft w:val="0"/>
      <w:marRight w:val="0"/>
      <w:marTop w:val="0"/>
      <w:marBottom w:val="0"/>
      <w:divBdr>
        <w:top w:val="none" w:sz="0" w:space="0" w:color="auto"/>
        <w:left w:val="none" w:sz="0" w:space="0" w:color="auto"/>
        <w:bottom w:val="none" w:sz="0" w:space="0" w:color="auto"/>
        <w:right w:val="none" w:sz="0" w:space="0" w:color="auto"/>
      </w:divBdr>
    </w:div>
    <w:div w:id="1314329589">
      <w:bodyDiv w:val="1"/>
      <w:marLeft w:val="0"/>
      <w:marRight w:val="0"/>
      <w:marTop w:val="0"/>
      <w:marBottom w:val="0"/>
      <w:divBdr>
        <w:top w:val="none" w:sz="0" w:space="0" w:color="auto"/>
        <w:left w:val="none" w:sz="0" w:space="0" w:color="auto"/>
        <w:bottom w:val="none" w:sz="0" w:space="0" w:color="auto"/>
        <w:right w:val="none" w:sz="0" w:space="0" w:color="auto"/>
      </w:divBdr>
    </w:div>
    <w:div w:id="1314412867">
      <w:bodyDiv w:val="1"/>
      <w:marLeft w:val="0"/>
      <w:marRight w:val="0"/>
      <w:marTop w:val="0"/>
      <w:marBottom w:val="0"/>
      <w:divBdr>
        <w:top w:val="none" w:sz="0" w:space="0" w:color="auto"/>
        <w:left w:val="none" w:sz="0" w:space="0" w:color="auto"/>
        <w:bottom w:val="none" w:sz="0" w:space="0" w:color="auto"/>
        <w:right w:val="none" w:sz="0" w:space="0" w:color="auto"/>
      </w:divBdr>
    </w:div>
    <w:div w:id="1317339227">
      <w:bodyDiv w:val="1"/>
      <w:marLeft w:val="0"/>
      <w:marRight w:val="0"/>
      <w:marTop w:val="0"/>
      <w:marBottom w:val="0"/>
      <w:divBdr>
        <w:top w:val="none" w:sz="0" w:space="0" w:color="auto"/>
        <w:left w:val="none" w:sz="0" w:space="0" w:color="auto"/>
        <w:bottom w:val="none" w:sz="0" w:space="0" w:color="auto"/>
        <w:right w:val="none" w:sz="0" w:space="0" w:color="auto"/>
      </w:divBdr>
    </w:div>
    <w:div w:id="1317608897">
      <w:bodyDiv w:val="1"/>
      <w:marLeft w:val="0"/>
      <w:marRight w:val="0"/>
      <w:marTop w:val="0"/>
      <w:marBottom w:val="0"/>
      <w:divBdr>
        <w:top w:val="none" w:sz="0" w:space="0" w:color="auto"/>
        <w:left w:val="none" w:sz="0" w:space="0" w:color="auto"/>
        <w:bottom w:val="none" w:sz="0" w:space="0" w:color="auto"/>
        <w:right w:val="none" w:sz="0" w:space="0" w:color="auto"/>
      </w:divBdr>
    </w:div>
    <w:div w:id="1317684819">
      <w:bodyDiv w:val="1"/>
      <w:marLeft w:val="0"/>
      <w:marRight w:val="0"/>
      <w:marTop w:val="0"/>
      <w:marBottom w:val="0"/>
      <w:divBdr>
        <w:top w:val="none" w:sz="0" w:space="0" w:color="auto"/>
        <w:left w:val="none" w:sz="0" w:space="0" w:color="auto"/>
        <w:bottom w:val="none" w:sz="0" w:space="0" w:color="auto"/>
        <w:right w:val="none" w:sz="0" w:space="0" w:color="auto"/>
      </w:divBdr>
    </w:div>
    <w:div w:id="1321082337">
      <w:bodyDiv w:val="1"/>
      <w:marLeft w:val="0"/>
      <w:marRight w:val="0"/>
      <w:marTop w:val="0"/>
      <w:marBottom w:val="0"/>
      <w:divBdr>
        <w:top w:val="none" w:sz="0" w:space="0" w:color="auto"/>
        <w:left w:val="none" w:sz="0" w:space="0" w:color="auto"/>
        <w:bottom w:val="none" w:sz="0" w:space="0" w:color="auto"/>
        <w:right w:val="none" w:sz="0" w:space="0" w:color="auto"/>
      </w:divBdr>
    </w:div>
    <w:div w:id="1321235218">
      <w:bodyDiv w:val="1"/>
      <w:marLeft w:val="0"/>
      <w:marRight w:val="0"/>
      <w:marTop w:val="0"/>
      <w:marBottom w:val="0"/>
      <w:divBdr>
        <w:top w:val="none" w:sz="0" w:space="0" w:color="auto"/>
        <w:left w:val="none" w:sz="0" w:space="0" w:color="auto"/>
        <w:bottom w:val="none" w:sz="0" w:space="0" w:color="auto"/>
        <w:right w:val="none" w:sz="0" w:space="0" w:color="auto"/>
      </w:divBdr>
    </w:div>
    <w:div w:id="1321421371">
      <w:bodyDiv w:val="1"/>
      <w:marLeft w:val="0"/>
      <w:marRight w:val="0"/>
      <w:marTop w:val="0"/>
      <w:marBottom w:val="0"/>
      <w:divBdr>
        <w:top w:val="none" w:sz="0" w:space="0" w:color="auto"/>
        <w:left w:val="none" w:sz="0" w:space="0" w:color="auto"/>
        <w:bottom w:val="none" w:sz="0" w:space="0" w:color="auto"/>
        <w:right w:val="none" w:sz="0" w:space="0" w:color="auto"/>
      </w:divBdr>
    </w:div>
    <w:div w:id="1321427129">
      <w:bodyDiv w:val="1"/>
      <w:marLeft w:val="0"/>
      <w:marRight w:val="0"/>
      <w:marTop w:val="0"/>
      <w:marBottom w:val="0"/>
      <w:divBdr>
        <w:top w:val="none" w:sz="0" w:space="0" w:color="auto"/>
        <w:left w:val="none" w:sz="0" w:space="0" w:color="auto"/>
        <w:bottom w:val="none" w:sz="0" w:space="0" w:color="auto"/>
        <w:right w:val="none" w:sz="0" w:space="0" w:color="auto"/>
      </w:divBdr>
    </w:div>
    <w:div w:id="1323318308">
      <w:bodyDiv w:val="1"/>
      <w:marLeft w:val="0"/>
      <w:marRight w:val="0"/>
      <w:marTop w:val="0"/>
      <w:marBottom w:val="0"/>
      <w:divBdr>
        <w:top w:val="none" w:sz="0" w:space="0" w:color="auto"/>
        <w:left w:val="none" w:sz="0" w:space="0" w:color="auto"/>
        <w:bottom w:val="none" w:sz="0" w:space="0" w:color="auto"/>
        <w:right w:val="none" w:sz="0" w:space="0" w:color="auto"/>
      </w:divBdr>
    </w:div>
    <w:div w:id="1323581076">
      <w:bodyDiv w:val="1"/>
      <w:marLeft w:val="0"/>
      <w:marRight w:val="0"/>
      <w:marTop w:val="0"/>
      <w:marBottom w:val="0"/>
      <w:divBdr>
        <w:top w:val="none" w:sz="0" w:space="0" w:color="auto"/>
        <w:left w:val="none" w:sz="0" w:space="0" w:color="auto"/>
        <w:bottom w:val="none" w:sz="0" w:space="0" w:color="auto"/>
        <w:right w:val="none" w:sz="0" w:space="0" w:color="auto"/>
      </w:divBdr>
    </w:div>
    <w:div w:id="1324118305">
      <w:bodyDiv w:val="1"/>
      <w:marLeft w:val="0"/>
      <w:marRight w:val="0"/>
      <w:marTop w:val="0"/>
      <w:marBottom w:val="0"/>
      <w:divBdr>
        <w:top w:val="none" w:sz="0" w:space="0" w:color="auto"/>
        <w:left w:val="none" w:sz="0" w:space="0" w:color="auto"/>
        <w:bottom w:val="none" w:sz="0" w:space="0" w:color="auto"/>
        <w:right w:val="none" w:sz="0" w:space="0" w:color="auto"/>
      </w:divBdr>
    </w:div>
    <w:div w:id="1324167633">
      <w:bodyDiv w:val="1"/>
      <w:marLeft w:val="0"/>
      <w:marRight w:val="0"/>
      <w:marTop w:val="0"/>
      <w:marBottom w:val="0"/>
      <w:divBdr>
        <w:top w:val="none" w:sz="0" w:space="0" w:color="auto"/>
        <w:left w:val="none" w:sz="0" w:space="0" w:color="auto"/>
        <w:bottom w:val="none" w:sz="0" w:space="0" w:color="auto"/>
        <w:right w:val="none" w:sz="0" w:space="0" w:color="auto"/>
      </w:divBdr>
    </w:div>
    <w:div w:id="1324817936">
      <w:bodyDiv w:val="1"/>
      <w:marLeft w:val="0"/>
      <w:marRight w:val="0"/>
      <w:marTop w:val="0"/>
      <w:marBottom w:val="0"/>
      <w:divBdr>
        <w:top w:val="none" w:sz="0" w:space="0" w:color="auto"/>
        <w:left w:val="none" w:sz="0" w:space="0" w:color="auto"/>
        <w:bottom w:val="none" w:sz="0" w:space="0" w:color="auto"/>
        <w:right w:val="none" w:sz="0" w:space="0" w:color="auto"/>
      </w:divBdr>
    </w:div>
    <w:div w:id="1326278608">
      <w:bodyDiv w:val="1"/>
      <w:marLeft w:val="0"/>
      <w:marRight w:val="0"/>
      <w:marTop w:val="0"/>
      <w:marBottom w:val="0"/>
      <w:divBdr>
        <w:top w:val="none" w:sz="0" w:space="0" w:color="auto"/>
        <w:left w:val="none" w:sz="0" w:space="0" w:color="auto"/>
        <w:bottom w:val="none" w:sz="0" w:space="0" w:color="auto"/>
        <w:right w:val="none" w:sz="0" w:space="0" w:color="auto"/>
      </w:divBdr>
    </w:div>
    <w:div w:id="1328240536">
      <w:bodyDiv w:val="1"/>
      <w:marLeft w:val="0"/>
      <w:marRight w:val="0"/>
      <w:marTop w:val="0"/>
      <w:marBottom w:val="0"/>
      <w:divBdr>
        <w:top w:val="none" w:sz="0" w:space="0" w:color="auto"/>
        <w:left w:val="none" w:sz="0" w:space="0" w:color="auto"/>
        <w:bottom w:val="none" w:sz="0" w:space="0" w:color="auto"/>
        <w:right w:val="none" w:sz="0" w:space="0" w:color="auto"/>
      </w:divBdr>
    </w:div>
    <w:div w:id="1330131049">
      <w:bodyDiv w:val="1"/>
      <w:marLeft w:val="0"/>
      <w:marRight w:val="0"/>
      <w:marTop w:val="0"/>
      <w:marBottom w:val="0"/>
      <w:divBdr>
        <w:top w:val="none" w:sz="0" w:space="0" w:color="auto"/>
        <w:left w:val="none" w:sz="0" w:space="0" w:color="auto"/>
        <w:bottom w:val="none" w:sz="0" w:space="0" w:color="auto"/>
        <w:right w:val="none" w:sz="0" w:space="0" w:color="auto"/>
      </w:divBdr>
    </w:div>
    <w:div w:id="1334263652">
      <w:bodyDiv w:val="1"/>
      <w:marLeft w:val="0"/>
      <w:marRight w:val="0"/>
      <w:marTop w:val="0"/>
      <w:marBottom w:val="0"/>
      <w:divBdr>
        <w:top w:val="none" w:sz="0" w:space="0" w:color="auto"/>
        <w:left w:val="none" w:sz="0" w:space="0" w:color="auto"/>
        <w:bottom w:val="none" w:sz="0" w:space="0" w:color="auto"/>
        <w:right w:val="none" w:sz="0" w:space="0" w:color="auto"/>
      </w:divBdr>
    </w:div>
    <w:div w:id="1338536228">
      <w:bodyDiv w:val="1"/>
      <w:marLeft w:val="0"/>
      <w:marRight w:val="0"/>
      <w:marTop w:val="0"/>
      <w:marBottom w:val="0"/>
      <w:divBdr>
        <w:top w:val="none" w:sz="0" w:space="0" w:color="auto"/>
        <w:left w:val="none" w:sz="0" w:space="0" w:color="auto"/>
        <w:bottom w:val="none" w:sz="0" w:space="0" w:color="auto"/>
        <w:right w:val="none" w:sz="0" w:space="0" w:color="auto"/>
      </w:divBdr>
    </w:div>
    <w:div w:id="1338997818">
      <w:bodyDiv w:val="1"/>
      <w:marLeft w:val="0"/>
      <w:marRight w:val="0"/>
      <w:marTop w:val="0"/>
      <w:marBottom w:val="0"/>
      <w:divBdr>
        <w:top w:val="none" w:sz="0" w:space="0" w:color="auto"/>
        <w:left w:val="none" w:sz="0" w:space="0" w:color="auto"/>
        <w:bottom w:val="none" w:sz="0" w:space="0" w:color="auto"/>
        <w:right w:val="none" w:sz="0" w:space="0" w:color="auto"/>
      </w:divBdr>
    </w:div>
    <w:div w:id="1339700350">
      <w:bodyDiv w:val="1"/>
      <w:marLeft w:val="0"/>
      <w:marRight w:val="0"/>
      <w:marTop w:val="0"/>
      <w:marBottom w:val="0"/>
      <w:divBdr>
        <w:top w:val="none" w:sz="0" w:space="0" w:color="auto"/>
        <w:left w:val="none" w:sz="0" w:space="0" w:color="auto"/>
        <w:bottom w:val="none" w:sz="0" w:space="0" w:color="auto"/>
        <w:right w:val="none" w:sz="0" w:space="0" w:color="auto"/>
      </w:divBdr>
    </w:div>
    <w:div w:id="1340230502">
      <w:bodyDiv w:val="1"/>
      <w:marLeft w:val="0"/>
      <w:marRight w:val="0"/>
      <w:marTop w:val="0"/>
      <w:marBottom w:val="0"/>
      <w:divBdr>
        <w:top w:val="none" w:sz="0" w:space="0" w:color="auto"/>
        <w:left w:val="none" w:sz="0" w:space="0" w:color="auto"/>
        <w:bottom w:val="none" w:sz="0" w:space="0" w:color="auto"/>
        <w:right w:val="none" w:sz="0" w:space="0" w:color="auto"/>
      </w:divBdr>
    </w:div>
    <w:div w:id="1341660805">
      <w:bodyDiv w:val="1"/>
      <w:marLeft w:val="0"/>
      <w:marRight w:val="0"/>
      <w:marTop w:val="0"/>
      <w:marBottom w:val="0"/>
      <w:divBdr>
        <w:top w:val="none" w:sz="0" w:space="0" w:color="auto"/>
        <w:left w:val="none" w:sz="0" w:space="0" w:color="auto"/>
        <w:bottom w:val="none" w:sz="0" w:space="0" w:color="auto"/>
        <w:right w:val="none" w:sz="0" w:space="0" w:color="auto"/>
      </w:divBdr>
    </w:div>
    <w:div w:id="1342666208">
      <w:bodyDiv w:val="1"/>
      <w:marLeft w:val="0"/>
      <w:marRight w:val="0"/>
      <w:marTop w:val="0"/>
      <w:marBottom w:val="0"/>
      <w:divBdr>
        <w:top w:val="none" w:sz="0" w:space="0" w:color="auto"/>
        <w:left w:val="none" w:sz="0" w:space="0" w:color="auto"/>
        <w:bottom w:val="none" w:sz="0" w:space="0" w:color="auto"/>
        <w:right w:val="none" w:sz="0" w:space="0" w:color="auto"/>
      </w:divBdr>
    </w:div>
    <w:div w:id="1343120143">
      <w:bodyDiv w:val="1"/>
      <w:marLeft w:val="0"/>
      <w:marRight w:val="0"/>
      <w:marTop w:val="0"/>
      <w:marBottom w:val="0"/>
      <w:divBdr>
        <w:top w:val="none" w:sz="0" w:space="0" w:color="auto"/>
        <w:left w:val="none" w:sz="0" w:space="0" w:color="auto"/>
        <w:bottom w:val="none" w:sz="0" w:space="0" w:color="auto"/>
        <w:right w:val="none" w:sz="0" w:space="0" w:color="auto"/>
      </w:divBdr>
    </w:div>
    <w:div w:id="1345865194">
      <w:bodyDiv w:val="1"/>
      <w:marLeft w:val="0"/>
      <w:marRight w:val="0"/>
      <w:marTop w:val="0"/>
      <w:marBottom w:val="0"/>
      <w:divBdr>
        <w:top w:val="none" w:sz="0" w:space="0" w:color="auto"/>
        <w:left w:val="none" w:sz="0" w:space="0" w:color="auto"/>
        <w:bottom w:val="none" w:sz="0" w:space="0" w:color="auto"/>
        <w:right w:val="none" w:sz="0" w:space="0" w:color="auto"/>
      </w:divBdr>
    </w:div>
    <w:div w:id="1346323118">
      <w:bodyDiv w:val="1"/>
      <w:marLeft w:val="0"/>
      <w:marRight w:val="0"/>
      <w:marTop w:val="0"/>
      <w:marBottom w:val="0"/>
      <w:divBdr>
        <w:top w:val="none" w:sz="0" w:space="0" w:color="auto"/>
        <w:left w:val="none" w:sz="0" w:space="0" w:color="auto"/>
        <w:bottom w:val="none" w:sz="0" w:space="0" w:color="auto"/>
        <w:right w:val="none" w:sz="0" w:space="0" w:color="auto"/>
      </w:divBdr>
    </w:div>
    <w:div w:id="1347171611">
      <w:bodyDiv w:val="1"/>
      <w:marLeft w:val="0"/>
      <w:marRight w:val="0"/>
      <w:marTop w:val="0"/>
      <w:marBottom w:val="0"/>
      <w:divBdr>
        <w:top w:val="none" w:sz="0" w:space="0" w:color="auto"/>
        <w:left w:val="none" w:sz="0" w:space="0" w:color="auto"/>
        <w:bottom w:val="none" w:sz="0" w:space="0" w:color="auto"/>
        <w:right w:val="none" w:sz="0" w:space="0" w:color="auto"/>
      </w:divBdr>
    </w:div>
    <w:div w:id="1347445714">
      <w:bodyDiv w:val="1"/>
      <w:marLeft w:val="0"/>
      <w:marRight w:val="0"/>
      <w:marTop w:val="0"/>
      <w:marBottom w:val="0"/>
      <w:divBdr>
        <w:top w:val="none" w:sz="0" w:space="0" w:color="auto"/>
        <w:left w:val="none" w:sz="0" w:space="0" w:color="auto"/>
        <w:bottom w:val="none" w:sz="0" w:space="0" w:color="auto"/>
        <w:right w:val="none" w:sz="0" w:space="0" w:color="auto"/>
      </w:divBdr>
    </w:div>
    <w:div w:id="1347517922">
      <w:bodyDiv w:val="1"/>
      <w:marLeft w:val="0"/>
      <w:marRight w:val="0"/>
      <w:marTop w:val="0"/>
      <w:marBottom w:val="0"/>
      <w:divBdr>
        <w:top w:val="none" w:sz="0" w:space="0" w:color="auto"/>
        <w:left w:val="none" w:sz="0" w:space="0" w:color="auto"/>
        <w:bottom w:val="none" w:sz="0" w:space="0" w:color="auto"/>
        <w:right w:val="none" w:sz="0" w:space="0" w:color="auto"/>
      </w:divBdr>
    </w:div>
    <w:div w:id="1347975076">
      <w:bodyDiv w:val="1"/>
      <w:marLeft w:val="0"/>
      <w:marRight w:val="0"/>
      <w:marTop w:val="0"/>
      <w:marBottom w:val="0"/>
      <w:divBdr>
        <w:top w:val="none" w:sz="0" w:space="0" w:color="auto"/>
        <w:left w:val="none" w:sz="0" w:space="0" w:color="auto"/>
        <w:bottom w:val="none" w:sz="0" w:space="0" w:color="auto"/>
        <w:right w:val="none" w:sz="0" w:space="0" w:color="auto"/>
      </w:divBdr>
    </w:div>
    <w:div w:id="1348167817">
      <w:bodyDiv w:val="1"/>
      <w:marLeft w:val="0"/>
      <w:marRight w:val="0"/>
      <w:marTop w:val="0"/>
      <w:marBottom w:val="0"/>
      <w:divBdr>
        <w:top w:val="none" w:sz="0" w:space="0" w:color="auto"/>
        <w:left w:val="none" w:sz="0" w:space="0" w:color="auto"/>
        <w:bottom w:val="none" w:sz="0" w:space="0" w:color="auto"/>
        <w:right w:val="none" w:sz="0" w:space="0" w:color="auto"/>
      </w:divBdr>
    </w:div>
    <w:div w:id="1350719050">
      <w:bodyDiv w:val="1"/>
      <w:marLeft w:val="0"/>
      <w:marRight w:val="0"/>
      <w:marTop w:val="0"/>
      <w:marBottom w:val="0"/>
      <w:divBdr>
        <w:top w:val="none" w:sz="0" w:space="0" w:color="auto"/>
        <w:left w:val="none" w:sz="0" w:space="0" w:color="auto"/>
        <w:bottom w:val="none" w:sz="0" w:space="0" w:color="auto"/>
        <w:right w:val="none" w:sz="0" w:space="0" w:color="auto"/>
      </w:divBdr>
    </w:div>
    <w:div w:id="1352340684">
      <w:bodyDiv w:val="1"/>
      <w:marLeft w:val="0"/>
      <w:marRight w:val="0"/>
      <w:marTop w:val="0"/>
      <w:marBottom w:val="0"/>
      <w:divBdr>
        <w:top w:val="none" w:sz="0" w:space="0" w:color="auto"/>
        <w:left w:val="none" w:sz="0" w:space="0" w:color="auto"/>
        <w:bottom w:val="none" w:sz="0" w:space="0" w:color="auto"/>
        <w:right w:val="none" w:sz="0" w:space="0" w:color="auto"/>
      </w:divBdr>
    </w:div>
    <w:div w:id="1352411213">
      <w:bodyDiv w:val="1"/>
      <w:marLeft w:val="0"/>
      <w:marRight w:val="0"/>
      <w:marTop w:val="0"/>
      <w:marBottom w:val="0"/>
      <w:divBdr>
        <w:top w:val="none" w:sz="0" w:space="0" w:color="auto"/>
        <w:left w:val="none" w:sz="0" w:space="0" w:color="auto"/>
        <w:bottom w:val="none" w:sz="0" w:space="0" w:color="auto"/>
        <w:right w:val="none" w:sz="0" w:space="0" w:color="auto"/>
      </w:divBdr>
    </w:div>
    <w:div w:id="1353071837">
      <w:bodyDiv w:val="1"/>
      <w:marLeft w:val="0"/>
      <w:marRight w:val="0"/>
      <w:marTop w:val="0"/>
      <w:marBottom w:val="0"/>
      <w:divBdr>
        <w:top w:val="none" w:sz="0" w:space="0" w:color="auto"/>
        <w:left w:val="none" w:sz="0" w:space="0" w:color="auto"/>
        <w:bottom w:val="none" w:sz="0" w:space="0" w:color="auto"/>
        <w:right w:val="none" w:sz="0" w:space="0" w:color="auto"/>
      </w:divBdr>
    </w:div>
    <w:div w:id="1354723028">
      <w:bodyDiv w:val="1"/>
      <w:marLeft w:val="0"/>
      <w:marRight w:val="0"/>
      <w:marTop w:val="0"/>
      <w:marBottom w:val="0"/>
      <w:divBdr>
        <w:top w:val="none" w:sz="0" w:space="0" w:color="auto"/>
        <w:left w:val="none" w:sz="0" w:space="0" w:color="auto"/>
        <w:bottom w:val="none" w:sz="0" w:space="0" w:color="auto"/>
        <w:right w:val="none" w:sz="0" w:space="0" w:color="auto"/>
      </w:divBdr>
      <w:divsChild>
        <w:div w:id="1053963009">
          <w:marLeft w:val="0"/>
          <w:marRight w:val="0"/>
          <w:marTop w:val="0"/>
          <w:marBottom w:val="0"/>
          <w:divBdr>
            <w:top w:val="none" w:sz="0" w:space="0" w:color="auto"/>
            <w:left w:val="none" w:sz="0" w:space="0" w:color="auto"/>
            <w:bottom w:val="none" w:sz="0" w:space="0" w:color="auto"/>
            <w:right w:val="none" w:sz="0" w:space="0" w:color="auto"/>
          </w:divBdr>
        </w:div>
      </w:divsChild>
    </w:div>
    <w:div w:id="1357272973">
      <w:bodyDiv w:val="1"/>
      <w:marLeft w:val="0"/>
      <w:marRight w:val="0"/>
      <w:marTop w:val="0"/>
      <w:marBottom w:val="0"/>
      <w:divBdr>
        <w:top w:val="none" w:sz="0" w:space="0" w:color="auto"/>
        <w:left w:val="none" w:sz="0" w:space="0" w:color="auto"/>
        <w:bottom w:val="none" w:sz="0" w:space="0" w:color="auto"/>
        <w:right w:val="none" w:sz="0" w:space="0" w:color="auto"/>
      </w:divBdr>
    </w:div>
    <w:div w:id="1358510472">
      <w:bodyDiv w:val="1"/>
      <w:marLeft w:val="0"/>
      <w:marRight w:val="0"/>
      <w:marTop w:val="0"/>
      <w:marBottom w:val="0"/>
      <w:divBdr>
        <w:top w:val="none" w:sz="0" w:space="0" w:color="auto"/>
        <w:left w:val="none" w:sz="0" w:space="0" w:color="auto"/>
        <w:bottom w:val="none" w:sz="0" w:space="0" w:color="auto"/>
        <w:right w:val="none" w:sz="0" w:space="0" w:color="auto"/>
      </w:divBdr>
    </w:div>
    <w:div w:id="1359309044">
      <w:bodyDiv w:val="1"/>
      <w:marLeft w:val="0"/>
      <w:marRight w:val="0"/>
      <w:marTop w:val="0"/>
      <w:marBottom w:val="0"/>
      <w:divBdr>
        <w:top w:val="none" w:sz="0" w:space="0" w:color="auto"/>
        <w:left w:val="none" w:sz="0" w:space="0" w:color="auto"/>
        <w:bottom w:val="none" w:sz="0" w:space="0" w:color="auto"/>
        <w:right w:val="none" w:sz="0" w:space="0" w:color="auto"/>
      </w:divBdr>
    </w:div>
    <w:div w:id="1359509912">
      <w:bodyDiv w:val="1"/>
      <w:marLeft w:val="0"/>
      <w:marRight w:val="0"/>
      <w:marTop w:val="0"/>
      <w:marBottom w:val="0"/>
      <w:divBdr>
        <w:top w:val="none" w:sz="0" w:space="0" w:color="auto"/>
        <w:left w:val="none" w:sz="0" w:space="0" w:color="auto"/>
        <w:bottom w:val="none" w:sz="0" w:space="0" w:color="auto"/>
        <w:right w:val="none" w:sz="0" w:space="0" w:color="auto"/>
      </w:divBdr>
    </w:div>
    <w:div w:id="1360470152">
      <w:bodyDiv w:val="1"/>
      <w:marLeft w:val="0"/>
      <w:marRight w:val="0"/>
      <w:marTop w:val="0"/>
      <w:marBottom w:val="0"/>
      <w:divBdr>
        <w:top w:val="none" w:sz="0" w:space="0" w:color="auto"/>
        <w:left w:val="none" w:sz="0" w:space="0" w:color="auto"/>
        <w:bottom w:val="none" w:sz="0" w:space="0" w:color="auto"/>
        <w:right w:val="none" w:sz="0" w:space="0" w:color="auto"/>
      </w:divBdr>
    </w:div>
    <w:div w:id="1361395333">
      <w:bodyDiv w:val="1"/>
      <w:marLeft w:val="0"/>
      <w:marRight w:val="0"/>
      <w:marTop w:val="0"/>
      <w:marBottom w:val="0"/>
      <w:divBdr>
        <w:top w:val="none" w:sz="0" w:space="0" w:color="auto"/>
        <w:left w:val="none" w:sz="0" w:space="0" w:color="auto"/>
        <w:bottom w:val="none" w:sz="0" w:space="0" w:color="auto"/>
        <w:right w:val="none" w:sz="0" w:space="0" w:color="auto"/>
      </w:divBdr>
    </w:div>
    <w:div w:id="1362364271">
      <w:bodyDiv w:val="1"/>
      <w:marLeft w:val="0"/>
      <w:marRight w:val="0"/>
      <w:marTop w:val="0"/>
      <w:marBottom w:val="0"/>
      <w:divBdr>
        <w:top w:val="none" w:sz="0" w:space="0" w:color="auto"/>
        <w:left w:val="none" w:sz="0" w:space="0" w:color="auto"/>
        <w:bottom w:val="none" w:sz="0" w:space="0" w:color="auto"/>
        <w:right w:val="none" w:sz="0" w:space="0" w:color="auto"/>
      </w:divBdr>
    </w:div>
    <w:div w:id="1362437880">
      <w:bodyDiv w:val="1"/>
      <w:marLeft w:val="0"/>
      <w:marRight w:val="0"/>
      <w:marTop w:val="0"/>
      <w:marBottom w:val="0"/>
      <w:divBdr>
        <w:top w:val="none" w:sz="0" w:space="0" w:color="auto"/>
        <w:left w:val="none" w:sz="0" w:space="0" w:color="auto"/>
        <w:bottom w:val="none" w:sz="0" w:space="0" w:color="auto"/>
        <w:right w:val="none" w:sz="0" w:space="0" w:color="auto"/>
      </w:divBdr>
    </w:div>
    <w:div w:id="1362777504">
      <w:bodyDiv w:val="1"/>
      <w:marLeft w:val="0"/>
      <w:marRight w:val="0"/>
      <w:marTop w:val="0"/>
      <w:marBottom w:val="0"/>
      <w:divBdr>
        <w:top w:val="none" w:sz="0" w:space="0" w:color="auto"/>
        <w:left w:val="none" w:sz="0" w:space="0" w:color="auto"/>
        <w:bottom w:val="none" w:sz="0" w:space="0" w:color="auto"/>
        <w:right w:val="none" w:sz="0" w:space="0" w:color="auto"/>
      </w:divBdr>
    </w:div>
    <w:div w:id="1364935910">
      <w:bodyDiv w:val="1"/>
      <w:marLeft w:val="0"/>
      <w:marRight w:val="0"/>
      <w:marTop w:val="0"/>
      <w:marBottom w:val="0"/>
      <w:divBdr>
        <w:top w:val="none" w:sz="0" w:space="0" w:color="auto"/>
        <w:left w:val="none" w:sz="0" w:space="0" w:color="auto"/>
        <w:bottom w:val="none" w:sz="0" w:space="0" w:color="auto"/>
        <w:right w:val="none" w:sz="0" w:space="0" w:color="auto"/>
      </w:divBdr>
    </w:div>
    <w:div w:id="1367752735">
      <w:bodyDiv w:val="1"/>
      <w:marLeft w:val="0"/>
      <w:marRight w:val="0"/>
      <w:marTop w:val="0"/>
      <w:marBottom w:val="0"/>
      <w:divBdr>
        <w:top w:val="none" w:sz="0" w:space="0" w:color="auto"/>
        <w:left w:val="none" w:sz="0" w:space="0" w:color="auto"/>
        <w:bottom w:val="none" w:sz="0" w:space="0" w:color="auto"/>
        <w:right w:val="none" w:sz="0" w:space="0" w:color="auto"/>
      </w:divBdr>
    </w:div>
    <w:div w:id="1368287456">
      <w:bodyDiv w:val="1"/>
      <w:marLeft w:val="0"/>
      <w:marRight w:val="0"/>
      <w:marTop w:val="0"/>
      <w:marBottom w:val="0"/>
      <w:divBdr>
        <w:top w:val="none" w:sz="0" w:space="0" w:color="auto"/>
        <w:left w:val="none" w:sz="0" w:space="0" w:color="auto"/>
        <w:bottom w:val="none" w:sz="0" w:space="0" w:color="auto"/>
        <w:right w:val="none" w:sz="0" w:space="0" w:color="auto"/>
      </w:divBdr>
    </w:div>
    <w:div w:id="1368725968">
      <w:bodyDiv w:val="1"/>
      <w:marLeft w:val="0"/>
      <w:marRight w:val="0"/>
      <w:marTop w:val="0"/>
      <w:marBottom w:val="0"/>
      <w:divBdr>
        <w:top w:val="none" w:sz="0" w:space="0" w:color="auto"/>
        <w:left w:val="none" w:sz="0" w:space="0" w:color="auto"/>
        <w:bottom w:val="none" w:sz="0" w:space="0" w:color="auto"/>
        <w:right w:val="none" w:sz="0" w:space="0" w:color="auto"/>
      </w:divBdr>
    </w:div>
    <w:div w:id="1368944765">
      <w:bodyDiv w:val="1"/>
      <w:marLeft w:val="0"/>
      <w:marRight w:val="0"/>
      <w:marTop w:val="0"/>
      <w:marBottom w:val="0"/>
      <w:divBdr>
        <w:top w:val="none" w:sz="0" w:space="0" w:color="auto"/>
        <w:left w:val="none" w:sz="0" w:space="0" w:color="auto"/>
        <w:bottom w:val="none" w:sz="0" w:space="0" w:color="auto"/>
        <w:right w:val="none" w:sz="0" w:space="0" w:color="auto"/>
      </w:divBdr>
    </w:div>
    <w:div w:id="1369405799">
      <w:bodyDiv w:val="1"/>
      <w:marLeft w:val="0"/>
      <w:marRight w:val="0"/>
      <w:marTop w:val="0"/>
      <w:marBottom w:val="0"/>
      <w:divBdr>
        <w:top w:val="none" w:sz="0" w:space="0" w:color="auto"/>
        <w:left w:val="none" w:sz="0" w:space="0" w:color="auto"/>
        <w:bottom w:val="none" w:sz="0" w:space="0" w:color="auto"/>
        <w:right w:val="none" w:sz="0" w:space="0" w:color="auto"/>
      </w:divBdr>
    </w:div>
    <w:div w:id="1369453597">
      <w:bodyDiv w:val="1"/>
      <w:marLeft w:val="0"/>
      <w:marRight w:val="0"/>
      <w:marTop w:val="0"/>
      <w:marBottom w:val="0"/>
      <w:divBdr>
        <w:top w:val="none" w:sz="0" w:space="0" w:color="auto"/>
        <w:left w:val="none" w:sz="0" w:space="0" w:color="auto"/>
        <w:bottom w:val="none" w:sz="0" w:space="0" w:color="auto"/>
        <w:right w:val="none" w:sz="0" w:space="0" w:color="auto"/>
      </w:divBdr>
    </w:div>
    <w:div w:id="1372412774">
      <w:bodyDiv w:val="1"/>
      <w:marLeft w:val="0"/>
      <w:marRight w:val="0"/>
      <w:marTop w:val="0"/>
      <w:marBottom w:val="0"/>
      <w:divBdr>
        <w:top w:val="none" w:sz="0" w:space="0" w:color="auto"/>
        <w:left w:val="none" w:sz="0" w:space="0" w:color="auto"/>
        <w:bottom w:val="none" w:sz="0" w:space="0" w:color="auto"/>
        <w:right w:val="none" w:sz="0" w:space="0" w:color="auto"/>
      </w:divBdr>
    </w:div>
    <w:div w:id="1372920279">
      <w:bodyDiv w:val="1"/>
      <w:marLeft w:val="0"/>
      <w:marRight w:val="0"/>
      <w:marTop w:val="0"/>
      <w:marBottom w:val="0"/>
      <w:divBdr>
        <w:top w:val="none" w:sz="0" w:space="0" w:color="auto"/>
        <w:left w:val="none" w:sz="0" w:space="0" w:color="auto"/>
        <w:bottom w:val="none" w:sz="0" w:space="0" w:color="auto"/>
        <w:right w:val="none" w:sz="0" w:space="0" w:color="auto"/>
      </w:divBdr>
    </w:div>
    <w:div w:id="1374498879">
      <w:bodyDiv w:val="1"/>
      <w:marLeft w:val="0"/>
      <w:marRight w:val="0"/>
      <w:marTop w:val="0"/>
      <w:marBottom w:val="0"/>
      <w:divBdr>
        <w:top w:val="none" w:sz="0" w:space="0" w:color="auto"/>
        <w:left w:val="none" w:sz="0" w:space="0" w:color="auto"/>
        <w:bottom w:val="none" w:sz="0" w:space="0" w:color="auto"/>
        <w:right w:val="none" w:sz="0" w:space="0" w:color="auto"/>
      </w:divBdr>
    </w:div>
    <w:div w:id="1374846764">
      <w:bodyDiv w:val="1"/>
      <w:marLeft w:val="0"/>
      <w:marRight w:val="0"/>
      <w:marTop w:val="0"/>
      <w:marBottom w:val="0"/>
      <w:divBdr>
        <w:top w:val="none" w:sz="0" w:space="0" w:color="auto"/>
        <w:left w:val="none" w:sz="0" w:space="0" w:color="auto"/>
        <w:bottom w:val="none" w:sz="0" w:space="0" w:color="auto"/>
        <w:right w:val="none" w:sz="0" w:space="0" w:color="auto"/>
      </w:divBdr>
    </w:div>
    <w:div w:id="1375614115">
      <w:bodyDiv w:val="1"/>
      <w:marLeft w:val="0"/>
      <w:marRight w:val="0"/>
      <w:marTop w:val="0"/>
      <w:marBottom w:val="0"/>
      <w:divBdr>
        <w:top w:val="none" w:sz="0" w:space="0" w:color="auto"/>
        <w:left w:val="none" w:sz="0" w:space="0" w:color="auto"/>
        <w:bottom w:val="none" w:sz="0" w:space="0" w:color="auto"/>
        <w:right w:val="none" w:sz="0" w:space="0" w:color="auto"/>
      </w:divBdr>
    </w:div>
    <w:div w:id="1377467976">
      <w:bodyDiv w:val="1"/>
      <w:marLeft w:val="0"/>
      <w:marRight w:val="0"/>
      <w:marTop w:val="0"/>
      <w:marBottom w:val="0"/>
      <w:divBdr>
        <w:top w:val="none" w:sz="0" w:space="0" w:color="auto"/>
        <w:left w:val="none" w:sz="0" w:space="0" w:color="auto"/>
        <w:bottom w:val="none" w:sz="0" w:space="0" w:color="auto"/>
        <w:right w:val="none" w:sz="0" w:space="0" w:color="auto"/>
      </w:divBdr>
    </w:div>
    <w:div w:id="1378242865">
      <w:bodyDiv w:val="1"/>
      <w:marLeft w:val="0"/>
      <w:marRight w:val="0"/>
      <w:marTop w:val="0"/>
      <w:marBottom w:val="0"/>
      <w:divBdr>
        <w:top w:val="none" w:sz="0" w:space="0" w:color="auto"/>
        <w:left w:val="none" w:sz="0" w:space="0" w:color="auto"/>
        <w:bottom w:val="none" w:sz="0" w:space="0" w:color="auto"/>
        <w:right w:val="none" w:sz="0" w:space="0" w:color="auto"/>
      </w:divBdr>
    </w:div>
    <w:div w:id="1378625598">
      <w:bodyDiv w:val="1"/>
      <w:marLeft w:val="0"/>
      <w:marRight w:val="0"/>
      <w:marTop w:val="0"/>
      <w:marBottom w:val="0"/>
      <w:divBdr>
        <w:top w:val="none" w:sz="0" w:space="0" w:color="auto"/>
        <w:left w:val="none" w:sz="0" w:space="0" w:color="auto"/>
        <w:bottom w:val="none" w:sz="0" w:space="0" w:color="auto"/>
        <w:right w:val="none" w:sz="0" w:space="0" w:color="auto"/>
      </w:divBdr>
    </w:div>
    <w:div w:id="1379351713">
      <w:bodyDiv w:val="1"/>
      <w:marLeft w:val="0"/>
      <w:marRight w:val="0"/>
      <w:marTop w:val="0"/>
      <w:marBottom w:val="0"/>
      <w:divBdr>
        <w:top w:val="none" w:sz="0" w:space="0" w:color="auto"/>
        <w:left w:val="none" w:sz="0" w:space="0" w:color="auto"/>
        <w:bottom w:val="none" w:sz="0" w:space="0" w:color="auto"/>
        <w:right w:val="none" w:sz="0" w:space="0" w:color="auto"/>
      </w:divBdr>
    </w:div>
    <w:div w:id="1380476839">
      <w:bodyDiv w:val="1"/>
      <w:marLeft w:val="0"/>
      <w:marRight w:val="0"/>
      <w:marTop w:val="0"/>
      <w:marBottom w:val="0"/>
      <w:divBdr>
        <w:top w:val="none" w:sz="0" w:space="0" w:color="auto"/>
        <w:left w:val="none" w:sz="0" w:space="0" w:color="auto"/>
        <w:bottom w:val="none" w:sz="0" w:space="0" w:color="auto"/>
        <w:right w:val="none" w:sz="0" w:space="0" w:color="auto"/>
      </w:divBdr>
    </w:div>
    <w:div w:id="1380860101">
      <w:bodyDiv w:val="1"/>
      <w:marLeft w:val="0"/>
      <w:marRight w:val="0"/>
      <w:marTop w:val="0"/>
      <w:marBottom w:val="0"/>
      <w:divBdr>
        <w:top w:val="none" w:sz="0" w:space="0" w:color="auto"/>
        <w:left w:val="none" w:sz="0" w:space="0" w:color="auto"/>
        <w:bottom w:val="none" w:sz="0" w:space="0" w:color="auto"/>
        <w:right w:val="none" w:sz="0" w:space="0" w:color="auto"/>
      </w:divBdr>
    </w:div>
    <w:div w:id="1380864076">
      <w:bodyDiv w:val="1"/>
      <w:marLeft w:val="0"/>
      <w:marRight w:val="0"/>
      <w:marTop w:val="0"/>
      <w:marBottom w:val="0"/>
      <w:divBdr>
        <w:top w:val="none" w:sz="0" w:space="0" w:color="auto"/>
        <w:left w:val="none" w:sz="0" w:space="0" w:color="auto"/>
        <w:bottom w:val="none" w:sz="0" w:space="0" w:color="auto"/>
        <w:right w:val="none" w:sz="0" w:space="0" w:color="auto"/>
      </w:divBdr>
    </w:div>
    <w:div w:id="1383287227">
      <w:bodyDiv w:val="1"/>
      <w:marLeft w:val="0"/>
      <w:marRight w:val="0"/>
      <w:marTop w:val="0"/>
      <w:marBottom w:val="0"/>
      <w:divBdr>
        <w:top w:val="none" w:sz="0" w:space="0" w:color="auto"/>
        <w:left w:val="none" w:sz="0" w:space="0" w:color="auto"/>
        <w:bottom w:val="none" w:sz="0" w:space="0" w:color="auto"/>
        <w:right w:val="none" w:sz="0" w:space="0" w:color="auto"/>
      </w:divBdr>
    </w:div>
    <w:div w:id="1384210483">
      <w:bodyDiv w:val="1"/>
      <w:marLeft w:val="0"/>
      <w:marRight w:val="0"/>
      <w:marTop w:val="0"/>
      <w:marBottom w:val="0"/>
      <w:divBdr>
        <w:top w:val="none" w:sz="0" w:space="0" w:color="auto"/>
        <w:left w:val="none" w:sz="0" w:space="0" w:color="auto"/>
        <w:bottom w:val="none" w:sz="0" w:space="0" w:color="auto"/>
        <w:right w:val="none" w:sz="0" w:space="0" w:color="auto"/>
      </w:divBdr>
    </w:div>
    <w:div w:id="1384210554">
      <w:bodyDiv w:val="1"/>
      <w:marLeft w:val="0"/>
      <w:marRight w:val="0"/>
      <w:marTop w:val="0"/>
      <w:marBottom w:val="0"/>
      <w:divBdr>
        <w:top w:val="none" w:sz="0" w:space="0" w:color="auto"/>
        <w:left w:val="none" w:sz="0" w:space="0" w:color="auto"/>
        <w:bottom w:val="none" w:sz="0" w:space="0" w:color="auto"/>
        <w:right w:val="none" w:sz="0" w:space="0" w:color="auto"/>
      </w:divBdr>
    </w:div>
    <w:div w:id="1386837569">
      <w:bodyDiv w:val="1"/>
      <w:marLeft w:val="0"/>
      <w:marRight w:val="0"/>
      <w:marTop w:val="0"/>
      <w:marBottom w:val="0"/>
      <w:divBdr>
        <w:top w:val="none" w:sz="0" w:space="0" w:color="auto"/>
        <w:left w:val="none" w:sz="0" w:space="0" w:color="auto"/>
        <w:bottom w:val="none" w:sz="0" w:space="0" w:color="auto"/>
        <w:right w:val="none" w:sz="0" w:space="0" w:color="auto"/>
      </w:divBdr>
    </w:div>
    <w:div w:id="1392535213">
      <w:bodyDiv w:val="1"/>
      <w:marLeft w:val="0"/>
      <w:marRight w:val="0"/>
      <w:marTop w:val="0"/>
      <w:marBottom w:val="0"/>
      <w:divBdr>
        <w:top w:val="none" w:sz="0" w:space="0" w:color="auto"/>
        <w:left w:val="none" w:sz="0" w:space="0" w:color="auto"/>
        <w:bottom w:val="none" w:sz="0" w:space="0" w:color="auto"/>
        <w:right w:val="none" w:sz="0" w:space="0" w:color="auto"/>
      </w:divBdr>
    </w:div>
    <w:div w:id="1392650182">
      <w:bodyDiv w:val="1"/>
      <w:marLeft w:val="0"/>
      <w:marRight w:val="0"/>
      <w:marTop w:val="0"/>
      <w:marBottom w:val="0"/>
      <w:divBdr>
        <w:top w:val="none" w:sz="0" w:space="0" w:color="auto"/>
        <w:left w:val="none" w:sz="0" w:space="0" w:color="auto"/>
        <w:bottom w:val="none" w:sz="0" w:space="0" w:color="auto"/>
        <w:right w:val="none" w:sz="0" w:space="0" w:color="auto"/>
      </w:divBdr>
    </w:div>
    <w:div w:id="1394621657">
      <w:bodyDiv w:val="1"/>
      <w:marLeft w:val="0"/>
      <w:marRight w:val="0"/>
      <w:marTop w:val="0"/>
      <w:marBottom w:val="0"/>
      <w:divBdr>
        <w:top w:val="none" w:sz="0" w:space="0" w:color="auto"/>
        <w:left w:val="none" w:sz="0" w:space="0" w:color="auto"/>
        <w:bottom w:val="none" w:sz="0" w:space="0" w:color="auto"/>
        <w:right w:val="none" w:sz="0" w:space="0" w:color="auto"/>
      </w:divBdr>
    </w:div>
    <w:div w:id="1396314857">
      <w:bodyDiv w:val="1"/>
      <w:marLeft w:val="0"/>
      <w:marRight w:val="0"/>
      <w:marTop w:val="0"/>
      <w:marBottom w:val="0"/>
      <w:divBdr>
        <w:top w:val="none" w:sz="0" w:space="0" w:color="auto"/>
        <w:left w:val="none" w:sz="0" w:space="0" w:color="auto"/>
        <w:bottom w:val="none" w:sz="0" w:space="0" w:color="auto"/>
        <w:right w:val="none" w:sz="0" w:space="0" w:color="auto"/>
      </w:divBdr>
    </w:div>
    <w:div w:id="1396779216">
      <w:bodyDiv w:val="1"/>
      <w:marLeft w:val="0"/>
      <w:marRight w:val="0"/>
      <w:marTop w:val="0"/>
      <w:marBottom w:val="0"/>
      <w:divBdr>
        <w:top w:val="none" w:sz="0" w:space="0" w:color="auto"/>
        <w:left w:val="none" w:sz="0" w:space="0" w:color="auto"/>
        <w:bottom w:val="none" w:sz="0" w:space="0" w:color="auto"/>
        <w:right w:val="none" w:sz="0" w:space="0" w:color="auto"/>
      </w:divBdr>
    </w:div>
    <w:div w:id="1397119253">
      <w:bodyDiv w:val="1"/>
      <w:marLeft w:val="0"/>
      <w:marRight w:val="0"/>
      <w:marTop w:val="0"/>
      <w:marBottom w:val="0"/>
      <w:divBdr>
        <w:top w:val="none" w:sz="0" w:space="0" w:color="auto"/>
        <w:left w:val="none" w:sz="0" w:space="0" w:color="auto"/>
        <w:bottom w:val="none" w:sz="0" w:space="0" w:color="auto"/>
        <w:right w:val="none" w:sz="0" w:space="0" w:color="auto"/>
      </w:divBdr>
    </w:div>
    <w:div w:id="1397436524">
      <w:bodyDiv w:val="1"/>
      <w:marLeft w:val="0"/>
      <w:marRight w:val="0"/>
      <w:marTop w:val="0"/>
      <w:marBottom w:val="0"/>
      <w:divBdr>
        <w:top w:val="none" w:sz="0" w:space="0" w:color="auto"/>
        <w:left w:val="none" w:sz="0" w:space="0" w:color="auto"/>
        <w:bottom w:val="none" w:sz="0" w:space="0" w:color="auto"/>
        <w:right w:val="none" w:sz="0" w:space="0" w:color="auto"/>
      </w:divBdr>
    </w:div>
    <w:div w:id="1397776546">
      <w:bodyDiv w:val="1"/>
      <w:marLeft w:val="0"/>
      <w:marRight w:val="0"/>
      <w:marTop w:val="0"/>
      <w:marBottom w:val="0"/>
      <w:divBdr>
        <w:top w:val="none" w:sz="0" w:space="0" w:color="auto"/>
        <w:left w:val="none" w:sz="0" w:space="0" w:color="auto"/>
        <w:bottom w:val="none" w:sz="0" w:space="0" w:color="auto"/>
        <w:right w:val="none" w:sz="0" w:space="0" w:color="auto"/>
      </w:divBdr>
    </w:div>
    <w:div w:id="1398866908">
      <w:bodyDiv w:val="1"/>
      <w:marLeft w:val="0"/>
      <w:marRight w:val="0"/>
      <w:marTop w:val="0"/>
      <w:marBottom w:val="0"/>
      <w:divBdr>
        <w:top w:val="none" w:sz="0" w:space="0" w:color="auto"/>
        <w:left w:val="none" w:sz="0" w:space="0" w:color="auto"/>
        <w:bottom w:val="none" w:sz="0" w:space="0" w:color="auto"/>
        <w:right w:val="none" w:sz="0" w:space="0" w:color="auto"/>
      </w:divBdr>
    </w:div>
    <w:div w:id="1399935693">
      <w:bodyDiv w:val="1"/>
      <w:marLeft w:val="0"/>
      <w:marRight w:val="0"/>
      <w:marTop w:val="0"/>
      <w:marBottom w:val="0"/>
      <w:divBdr>
        <w:top w:val="none" w:sz="0" w:space="0" w:color="auto"/>
        <w:left w:val="none" w:sz="0" w:space="0" w:color="auto"/>
        <w:bottom w:val="none" w:sz="0" w:space="0" w:color="auto"/>
        <w:right w:val="none" w:sz="0" w:space="0" w:color="auto"/>
      </w:divBdr>
    </w:div>
    <w:div w:id="1400322726">
      <w:bodyDiv w:val="1"/>
      <w:marLeft w:val="0"/>
      <w:marRight w:val="0"/>
      <w:marTop w:val="0"/>
      <w:marBottom w:val="0"/>
      <w:divBdr>
        <w:top w:val="none" w:sz="0" w:space="0" w:color="auto"/>
        <w:left w:val="none" w:sz="0" w:space="0" w:color="auto"/>
        <w:bottom w:val="none" w:sz="0" w:space="0" w:color="auto"/>
        <w:right w:val="none" w:sz="0" w:space="0" w:color="auto"/>
      </w:divBdr>
    </w:div>
    <w:div w:id="1400597342">
      <w:bodyDiv w:val="1"/>
      <w:marLeft w:val="0"/>
      <w:marRight w:val="0"/>
      <w:marTop w:val="0"/>
      <w:marBottom w:val="0"/>
      <w:divBdr>
        <w:top w:val="none" w:sz="0" w:space="0" w:color="auto"/>
        <w:left w:val="none" w:sz="0" w:space="0" w:color="auto"/>
        <w:bottom w:val="none" w:sz="0" w:space="0" w:color="auto"/>
        <w:right w:val="none" w:sz="0" w:space="0" w:color="auto"/>
      </w:divBdr>
    </w:div>
    <w:div w:id="1400901686">
      <w:bodyDiv w:val="1"/>
      <w:marLeft w:val="0"/>
      <w:marRight w:val="0"/>
      <w:marTop w:val="0"/>
      <w:marBottom w:val="0"/>
      <w:divBdr>
        <w:top w:val="none" w:sz="0" w:space="0" w:color="auto"/>
        <w:left w:val="none" w:sz="0" w:space="0" w:color="auto"/>
        <w:bottom w:val="none" w:sz="0" w:space="0" w:color="auto"/>
        <w:right w:val="none" w:sz="0" w:space="0" w:color="auto"/>
      </w:divBdr>
    </w:div>
    <w:div w:id="1403986192">
      <w:bodyDiv w:val="1"/>
      <w:marLeft w:val="0"/>
      <w:marRight w:val="0"/>
      <w:marTop w:val="0"/>
      <w:marBottom w:val="0"/>
      <w:divBdr>
        <w:top w:val="none" w:sz="0" w:space="0" w:color="auto"/>
        <w:left w:val="none" w:sz="0" w:space="0" w:color="auto"/>
        <w:bottom w:val="none" w:sz="0" w:space="0" w:color="auto"/>
        <w:right w:val="none" w:sz="0" w:space="0" w:color="auto"/>
      </w:divBdr>
    </w:div>
    <w:div w:id="1404139837">
      <w:bodyDiv w:val="1"/>
      <w:marLeft w:val="0"/>
      <w:marRight w:val="0"/>
      <w:marTop w:val="0"/>
      <w:marBottom w:val="0"/>
      <w:divBdr>
        <w:top w:val="none" w:sz="0" w:space="0" w:color="auto"/>
        <w:left w:val="none" w:sz="0" w:space="0" w:color="auto"/>
        <w:bottom w:val="none" w:sz="0" w:space="0" w:color="auto"/>
        <w:right w:val="none" w:sz="0" w:space="0" w:color="auto"/>
      </w:divBdr>
    </w:div>
    <w:div w:id="1405755719">
      <w:bodyDiv w:val="1"/>
      <w:marLeft w:val="0"/>
      <w:marRight w:val="0"/>
      <w:marTop w:val="0"/>
      <w:marBottom w:val="0"/>
      <w:divBdr>
        <w:top w:val="none" w:sz="0" w:space="0" w:color="auto"/>
        <w:left w:val="none" w:sz="0" w:space="0" w:color="auto"/>
        <w:bottom w:val="none" w:sz="0" w:space="0" w:color="auto"/>
        <w:right w:val="none" w:sz="0" w:space="0" w:color="auto"/>
      </w:divBdr>
    </w:div>
    <w:div w:id="1406027889">
      <w:bodyDiv w:val="1"/>
      <w:marLeft w:val="0"/>
      <w:marRight w:val="0"/>
      <w:marTop w:val="0"/>
      <w:marBottom w:val="0"/>
      <w:divBdr>
        <w:top w:val="none" w:sz="0" w:space="0" w:color="auto"/>
        <w:left w:val="none" w:sz="0" w:space="0" w:color="auto"/>
        <w:bottom w:val="none" w:sz="0" w:space="0" w:color="auto"/>
        <w:right w:val="none" w:sz="0" w:space="0" w:color="auto"/>
      </w:divBdr>
    </w:div>
    <w:div w:id="1406563776">
      <w:bodyDiv w:val="1"/>
      <w:marLeft w:val="0"/>
      <w:marRight w:val="0"/>
      <w:marTop w:val="0"/>
      <w:marBottom w:val="0"/>
      <w:divBdr>
        <w:top w:val="none" w:sz="0" w:space="0" w:color="auto"/>
        <w:left w:val="none" w:sz="0" w:space="0" w:color="auto"/>
        <w:bottom w:val="none" w:sz="0" w:space="0" w:color="auto"/>
        <w:right w:val="none" w:sz="0" w:space="0" w:color="auto"/>
      </w:divBdr>
    </w:div>
    <w:div w:id="1408261580">
      <w:bodyDiv w:val="1"/>
      <w:marLeft w:val="0"/>
      <w:marRight w:val="0"/>
      <w:marTop w:val="0"/>
      <w:marBottom w:val="0"/>
      <w:divBdr>
        <w:top w:val="none" w:sz="0" w:space="0" w:color="auto"/>
        <w:left w:val="none" w:sz="0" w:space="0" w:color="auto"/>
        <w:bottom w:val="none" w:sz="0" w:space="0" w:color="auto"/>
        <w:right w:val="none" w:sz="0" w:space="0" w:color="auto"/>
      </w:divBdr>
    </w:div>
    <w:div w:id="1411000877">
      <w:bodyDiv w:val="1"/>
      <w:marLeft w:val="0"/>
      <w:marRight w:val="0"/>
      <w:marTop w:val="0"/>
      <w:marBottom w:val="0"/>
      <w:divBdr>
        <w:top w:val="none" w:sz="0" w:space="0" w:color="auto"/>
        <w:left w:val="none" w:sz="0" w:space="0" w:color="auto"/>
        <w:bottom w:val="none" w:sz="0" w:space="0" w:color="auto"/>
        <w:right w:val="none" w:sz="0" w:space="0" w:color="auto"/>
      </w:divBdr>
    </w:div>
    <w:div w:id="1411733577">
      <w:bodyDiv w:val="1"/>
      <w:marLeft w:val="0"/>
      <w:marRight w:val="0"/>
      <w:marTop w:val="0"/>
      <w:marBottom w:val="0"/>
      <w:divBdr>
        <w:top w:val="none" w:sz="0" w:space="0" w:color="auto"/>
        <w:left w:val="none" w:sz="0" w:space="0" w:color="auto"/>
        <w:bottom w:val="none" w:sz="0" w:space="0" w:color="auto"/>
        <w:right w:val="none" w:sz="0" w:space="0" w:color="auto"/>
      </w:divBdr>
    </w:div>
    <w:div w:id="1412508248">
      <w:bodyDiv w:val="1"/>
      <w:marLeft w:val="0"/>
      <w:marRight w:val="0"/>
      <w:marTop w:val="0"/>
      <w:marBottom w:val="0"/>
      <w:divBdr>
        <w:top w:val="none" w:sz="0" w:space="0" w:color="auto"/>
        <w:left w:val="none" w:sz="0" w:space="0" w:color="auto"/>
        <w:bottom w:val="none" w:sz="0" w:space="0" w:color="auto"/>
        <w:right w:val="none" w:sz="0" w:space="0" w:color="auto"/>
      </w:divBdr>
    </w:div>
    <w:div w:id="1412921297">
      <w:bodyDiv w:val="1"/>
      <w:marLeft w:val="0"/>
      <w:marRight w:val="0"/>
      <w:marTop w:val="0"/>
      <w:marBottom w:val="0"/>
      <w:divBdr>
        <w:top w:val="none" w:sz="0" w:space="0" w:color="auto"/>
        <w:left w:val="none" w:sz="0" w:space="0" w:color="auto"/>
        <w:bottom w:val="none" w:sz="0" w:space="0" w:color="auto"/>
        <w:right w:val="none" w:sz="0" w:space="0" w:color="auto"/>
      </w:divBdr>
    </w:div>
    <w:div w:id="1414863713">
      <w:bodyDiv w:val="1"/>
      <w:marLeft w:val="0"/>
      <w:marRight w:val="0"/>
      <w:marTop w:val="0"/>
      <w:marBottom w:val="0"/>
      <w:divBdr>
        <w:top w:val="none" w:sz="0" w:space="0" w:color="auto"/>
        <w:left w:val="none" w:sz="0" w:space="0" w:color="auto"/>
        <w:bottom w:val="none" w:sz="0" w:space="0" w:color="auto"/>
        <w:right w:val="none" w:sz="0" w:space="0" w:color="auto"/>
      </w:divBdr>
    </w:div>
    <w:div w:id="1414930205">
      <w:bodyDiv w:val="1"/>
      <w:marLeft w:val="0"/>
      <w:marRight w:val="0"/>
      <w:marTop w:val="0"/>
      <w:marBottom w:val="0"/>
      <w:divBdr>
        <w:top w:val="none" w:sz="0" w:space="0" w:color="auto"/>
        <w:left w:val="none" w:sz="0" w:space="0" w:color="auto"/>
        <w:bottom w:val="none" w:sz="0" w:space="0" w:color="auto"/>
        <w:right w:val="none" w:sz="0" w:space="0" w:color="auto"/>
      </w:divBdr>
    </w:div>
    <w:div w:id="1415009246">
      <w:bodyDiv w:val="1"/>
      <w:marLeft w:val="0"/>
      <w:marRight w:val="0"/>
      <w:marTop w:val="0"/>
      <w:marBottom w:val="0"/>
      <w:divBdr>
        <w:top w:val="none" w:sz="0" w:space="0" w:color="auto"/>
        <w:left w:val="none" w:sz="0" w:space="0" w:color="auto"/>
        <w:bottom w:val="none" w:sz="0" w:space="0" w:color="auto"/>
        <w:right w:val="none" w:sz="0" w:space="0" w:color="auto"/>
      </w:divBdr>
    </w:div>
    <w:div w:id="1415321038">
      <w:bodyDiv w:val="1"/>
      <w:marLeft w:val="0"/>
      <w:marRight w:val="0"/>
      <w:marTop w:val="0"/>
      <w:marBottom w:val="0"/>
      <w:divBdr>
        <w:top w:val="none" w:sz="0" w:space="0" w:color="auto"/>
        <w:left w:val="none" w:sz="0" w:space="0" w:color="auto"/>
        <w:bottom w:val="none" w:sz="0" w:space="0" w:color="auto"/>
        <w:right w:val="none" w:sz="0" w:space="0" w:color="auto"/>
      </w:divBdr>
    </w:div>
    <w:div w:id="1415931939">
      <w:bodyDiv w:val="1"/>
      <w:marLeft w:val="0"/>
      <w:marRight w:val="0"/>
      <w:marTop w:val="0"/>
      <w:marBottom w:val="0"/>
      <w:divBdr>
        <w:top w:val="none" w:sz="0" w:space="0" w:color="auto"/>
        <w:left w:val="none" w:sz="0" w:space="0" w:color="auto"/>
        <w:bottom w:val="none" w:sz="0" w:space="0" w:color="auto"/>
        <w:right w:val="none" w:sz="0" w:space="0" w:color="auto"/>
      </w:divBdr>
    </w:div>
    <w:div w:id="1416049660">
      <w:bodyDiv w:val="1"/>
      <w:marLeft w:val="0"/>
      <w:marRight w:val="0"/>
      <w:marTop w:val="0"/>
      <w:marBottom w:val="0"/>
      <w:divBdr>
        <w:top w:val="none" w:sz="0" w:space="0" w:color="auto"/>
        <w:left w:val="none" w:sz="0" w:space="0" w:color="auto"/>
        <w:bottom w:val="none" w:sz="0" w:space="0" w:color="auto"/>
        <w:right w:val="none" w:sz="0" w:space="0" w:color="auto"/>
      </w:divBdr>
    </w:div>
    <w:div w:id="1417052113">
      <w:bodyDiv w:val="1"/>
      <w:marLeft w:val="0"/>
      <w:marRight w:val="0"/>
      <w:marTop w:val="0"/>
      <w:marBottom w:val="0"/>
      <w:divBdr>
        <w:top w:val="none" w:sz="0" w:space="0" w:color="auto"/>
        <w:left w:val="none" w:sz="0" w:space="0" w:color="auto"/>
        <w:bottom w:val="none" w:sz="0" w:space="0" w:color="auto"/>
        <w:right w:val="none" w:sz="0" w:space="0" w:color="auto"/>
      </w:divBdr>
    </w:div>
    <w:div w:id="1417676208">
      <w:bodyDiv w:val="1"/>
      <w:marLeft w:val="0"/>
      <w:marRight w:val="0"/>
      <w:marTop w:val="0"/>
      <w:marBottom w:val="0"/>
      <w:divBdr>
        <w:top w:val="none" w:sz="0" w:space="0" w:color="auto"/>
        <w:left w:val="none" w:sz="0" w:space="0" w:color="auto"/>
        <w:bottom w:val="none" w:sz="0" w:space="0" w:color="auto"/>
        <w:right w:val="none" w:sz="0" w:space="0" w:color="auto"/>
      </w:divBdr>
    </w:div>
    <w:div w:id="1417678115">
      <w:bodyDiv w:val="1"/>
      <w:marLeft w:val="0"/>
      <w:marRight w:val="0"/>
      <w:marTop w:val="0"/>
      <w:marBottom w:val="0"/>
      <w:divBdr>
        <w:top w:val="none" w:sz="0" w:space="0" w:color="auto"/>
        <w:left w:val="none" w:sz="0" w:space="0" w:color="auto"/>
        <w:bottom w:val="none" w:sz="0" w:space="0" w:color="auto"/>
        <w:right w:val="none" w:sz="0" w:space="0" w:color="auto"/>
      </w:divBdr>
    </w:div>
    <w:div w:id="1419401630">
      <w:bodyDiv w:val="1"/>
      <w:marLeft w:val="0"/>
      <w:marRight w:val="0"/>
      <w:marTop w:val="0"/>
      <w:marBottom w:val="0"/>
      <w:divBdr>
        <w:top w:val="none" w:sz="0" w:space="0" w:color="auto"/>
        <w:left w:val="none" w:sz="0" w:space="0" w:color="auto"/>
        <w:bottom w:val="none" w:sz="0" w:space="0" w:color="auto"/>
        <w:right w:val="none" w:sz="0" w:space="0" w:color="auto"/>
      </w:divBdr>
    </w:div>
    <w:div w:id="1419524115">
      <w:bodyDiv w:val="1"/>
      <w:marLeft w:val="0"/>
      <w:marRight w:val="0"/>
      <w:marTop w:val="0"/>
      <w:marBottom w:val="0"/>
      <w:divBdr>
        <w:top w:val="none" w:sz="0" w:space="0" w:color="auto"/>
        <w:left w:val="none" w:sz="0" w:space="0" w:color="auto"/>
        <w:bottom w:val="none" w:sz="0" w:space="0" w:color="auto"/>
        <w:right w:val="none" w:sz="0" w:space="0" w:color="auto"/>
      </w:divBdr>
    </w:div>
    <w:div w:id="1420060510">
      <w:bodyDiv w:val="1"/>
      <w:marLeft w:val="0"/>
      <w:marRight w:val="0"/>
      <w:marTop w:val="0"/>
      <w:marBottom w:val="0"/>
      <w:divBdr>
        <w:top w:val="none" w:sz="0" w:space="0" w:color="auto"/>
        <w:left w:val="none" w:sz="0" w:space="0" w:color="auto"/>
        <w:bottom w:val="none" w:sz="0" w:space="0" w:color="auto"/>
        <w:right w:val="none" w:sz="0" w:space="0" w:color="auto"/>
      </w:divBdr>
    </w:div>
    <w:div w:id="1420172170">
      <w:bodyDiv w:val="1"/>
      <w:marLeft w:val="0"/>
      <w:marRight w:val="0"/>
      <w:marTop w:val="0"/>
      <w:marBottom w:val="0"/>
      <w:divBdr>
        <w:top w:val="none" w:sz="0" w:space="0" w:color="auto"/>
        <w:left w:val="none" w:sz="0" w:space="0" w:color="auto"/>
        <w:bottom w:val="none" w:sz="0" w:space="0" w:color="auto"/>
        <w:right w:val="none" w:sz="0" w:space="0" w:color="auto"/>
      </w:divBdr>
    </w:div>
    <w:div w:id="1421439987">
      <w:bodyDiv w:val="1"/>
      <w:marLeft w:val="0"/>
      <w:marRight w:val="0"/>
      <w:marTop w:val="0"/>
      <w:marBottom w:val="0"/>
      <w:divBdr>
        <w:top w:val="none" w:sz="0" w:space="0" w:color="auto"/>
        <w:left w:val="none" w:sz="0" w:space="0" w:color="auto"/>
        <w:bottom w:val="none" w:sz="0" w:space="0" w:color="auto"/>
        <w:right w:val="none" w:sz="0" w:space="0" w:color="auto"/>
      </w:divBdr>
      <w:divsChild>
        <w:div w:id="1187906858">
          <w:marLeft w:val="-75"/>
          <w:marRight w:val="0"/>
          <w:marTop w:val="30"/>
          <w:marBottom w:val="30"/>
          <w:divBdr>
            <w:top w:val="none" w:sz="0" w:space="0" w:color="auto"/>
            <w:left w:val="none" w:sz="0" w:space="0" w:color="auto"/>
            <w:bottom w:val="none" w:sz="0" w:space="0" w:color="auto"/>
            <w:right w:val="none" w:sz="0" w:space="0" w:color="auto"/>
          </w:divBdr>
          <w:divsChild>
            <w:div w:id="1611353418">
              <w:marLeft w:val="0"/>
              <w:marRight w:val="0"/>
              <w:marTop w:val="0"/>
              <w:marBottom w:val="0"/>
              <w:divBdr>
                <w:top w:val="none" w:sz="0" w:space="0" w:color="auto"/>
                <w:left w:val="none" w:sz="0" w:space="0" w:color="auto"/>
                <w:bottom w:val="none" w:sz="0" w:space="0" w:color="auto"/>
                <w:right w:val="none" w:sz="0" w:space="0" w:color="auto"/>
              </w:divBdr>
              <w:divsChild>
                <w:div w:id="10495111">
                  <w:marLeft w:val="0"/>
                  <w:marRight w:val="0"/>
                  <w:marTop w:val="0"/>
                  <w:marBottom w:val="0"/>
                  <w:divBdr>
                    <w:top w:val="none" w:sz="0" w:space="0" w:color="auto"/>
                    <w:left w:val="none" w:sz="0" w:space="0" w:color="auto"/>
                    <w:bottom w:val="none" w:sz="0" w:space="0" w:color="auto"/>
                    <w:right w:val="none" w:sz="0" w:space="0" w:color="auto"/>
                  </w:divBdr>
                </w:div>
              </w:divsChild>
            </w:div>
            <w:div w:id="21631296">
              <w:marLeft w:val="0"/>
              <w:marRight w:val="0"/>
              <w:marTop w:val="0"/>
              <w:marBottom w:val="0"/>
              <w:divBdr>
                <w:top w:val="none" w:sz="0" w:space="0" w:color="auto"/>
                <w:left w:val="none" w:sz="0" w:space="0" w:color="auto"/>
                <w:bottom w:val="none" w:sz="0" w:space="0" w:color="auto"/>
                <w:right w:val="none" w:sz="0" w:space="0" w:color="auto"/>
              </w:divBdr>
              <w:divsChild>
                <w:div w:id="345597005">
                  <w:marLeft w:val="0"/>
                  <w:marRight w:val="0"/>
                  <w:marTop w:val="0"/>
                  <w:marBottom w:val="0"/>
                  <w:divBdr>
                    <w:top w:val="none" w:sz="0" w:space="0" w:color="auto"/>
                    <w:left w:val="none" w:sz="0" w:space="0" w:color="auto"/>
                    <w:bottom w:val="none" w:sz="0" w:space="0" w:color="auto"/>
                    <w:right w:val="none" w:sz="0" w:space="0" w:color="auto"/>
                  </w:divBdr>
                </w:div>
              </w:divsChild>
            </w:div>
            <w:div w:id="85543465">
              <w:marLeft w:val="0"/>
              <w:marRight w:val="0"/>
              <w:marTop w:val="0"/>
              <w:marBottom w:val="0"/>
              <w:divBdr>
                <w:top w:val="none" w:sz="0" w:space="0" w:color="auto"/>
                <w:left w:val="none" w:sz="0" w:space="0" w:color="auto"/>
                <w:bottom w:val="none" w:sz="0" w:space="0" w:color="auto"/>
                <w:right w:val="none" w:sz="0" w:space="0" w:color="auto"/>
              </w:divBdr>
              <w:divsChild>
                <w:div w:id="580408716">
                  <w:marLeft w:val="0"/>
                  <w:marRight w:val="0"/>
                  <w:marTop w:val="0"/>
                  <w:marBottom w:val="0"/>
                  <w:divBdr>
                    <w:top w:val="none" w:sz="0" w:space="0" w:color="auto"/>
                    <w:left w:val="none" w:sz="0" w:space="0" w:color="auto"/>
                    <w:bottom w:val="none" w:sz="0" w:space="0" w:color="auto"/>
                    <w:right w:val="none" w:sz="0" w:space="0" w:color="auto"/>
                  </w:divBdr>
                </w:div>
              </w:divsChild>
            </w:div>
            <w:div w:id="125005062">
              <w:marLeft w:val="0"/>
              <w:marRight w:val="0"/>
              <w:marTop w:val="0"/>
              <w:marBottom w:val="0"/>
              <w:divBdr>
                <w:top w:val="none" w:sz="0" w:space="0" w:color="auto"/>
                <w:left w:val="none" w:sz="0" w:space="0" w:color="auto"/>
                <w:bottom w:val="none" w:sz="0" w:space="0" w:color="auto"/>
                <w:right w:val="none" w:sz="0" w:space="0" w:color="auto"/>
              </w:divBdr>
              <w:divsChild>
                <w:div w:id="816146976">
                  <w:marLeft w:val="0"/>
                  <w:marRight w:val="0"/>
                  <w:marTop w:val="0"/>
                  <w:marBottom w:val="0"/>
                  <w:divBdr>
                    <w:top w:val="none" w:sz="0" w:space="0" w:color="auto"/>
                    <w:left w:val="none" w:sz="0" w:space="0" w:color="auto"/>
                    <w:bottom w:val="none" w:sz="0" w:space="0" w:color="auto"/>
                    <w:right w:val="none" w:sz="0" w:space="0" w:color="auto"/>
                  </w:divBdr>
                </w:div>
              </w:divsChild>
            </w:div>
            <w:div w:id="141048411">
              <w:marLeft w:val="0"/>
              <w:marRight w:val="0"/>
              <w:marTop w:val="0"/>
              <w:marBottom w:val="0"/>
              <w:divBdr>
                <w:top w:val="none" w:sz="0" w:space="0" w:color="auto"/>
                <w:left w:val="none" w:sz="0" w:space="0" w:color="auto"/>
                <w:bottom w:val="none" w:sz="0" w:space="0" w:color="auto"/>
                <w:right w:val="none" w:sz="0" w:space="0" w:color="auto"/>
              </w:divBdr>
              <w:divsChild>
                <w:div w:id="568616223">
                  <w:marLeft w:val="0"/>
                  <w:marRight w:val="0"/>
                  <w:marTop w:val="0"/>
                  <w:marBottom w:val="0"/>
                  <w:divBdr>
                    <w:top w:val="none" w:sz="0" w:space="0" w:color="auto"/>
                    <w:left w:val="none" w:sz="0" w:space="0" w:color="auto"/>
                    <w:bottom w:val="none" w:sz="0" w:space="0" w:color="auto"/>
                    <w:right w:val="none" w:sz="0" w:space="0" w:color="auto"/>
                  </w:divBdr>
                </w:div>
              </w:divsChild>
            </w:div>
            <w:div w:id="1050418584">
              <w:marLeft w:val="0"/>
              <w:marRight w:val="0"/>
              <w:marTop w:val="0"/>
              <w:marBottom w:val="0"/>
              <w:divBdr>
                <w:top w:val="none" w:sz="0" w:space="0" w:color="auto"/>
                <w:left w:val="none" w:sz="0" w:space="0" w:color="auto"/>
                <w:bottom w:val="none" w:sz="0" w:space="0" w:color="auto"/>
                <w:right w:val="none" w:sz="0" w:space="0" w:color="auto"/>
              </w:divBdr>
              <w:divsChild>
                <w:div w:id="180821386">
                  <w:marLeft w:val="0"/>
                  <w:marRight w:val="0"/>
                  <w:marTop w:val="0"/>
                  <w:marBottom w:val="0"/>
                  <w:divBdr>
                    <w:top w:val="none" w:sz="0" w:space="0" w:color="auto"/>
                    <w:left w:val="none" w:sz="0" w:space="0" w:color="auto"/>
                    <w:bottom w:val="none" w:sz="0" w:space="0" w:color="auto"/>
                    <w:right w:val="none" w:sz="0" w:space="0" w:color="auto"/>
                  </w:divBdr>
                </w:div>
              </w:divsChild>
            </w:div>
            <w:div w:id="187254454">
              <w:marLeft w:val="0"/>
              <w:marRight w:val="0"/>
              <w:marTop w:val="0"/>
              <w:marBottom w:val="0"/>
              <w:divBdr>
                <w:top w:val="none" w:sz="0" w:space="0" w:color="auto"/>
                <w:left w:val="none" w:sz="0" w:space="0" w:color="auto"/>
                <w:bottom w:val="none" w:sz="0" w:space="0" w:color="auto"/>
                <w:right w:val="none" w:sz="0" w:space="0" w:color="auto"/>
              </w:divBdr>
              <w:divsChild>
                <w:div w:id="1389526375">
                  <w:marLeft w:val="0"/>
                  <w:marRight w:val="0"/>
                  <w:marTop w:val="0"/>
                  <w:marBottom w:val="0"/>
                  <w:divBdr>
                    <w:top w:val="none" w:sz="0" w:space="0" w:color="auto"/>
                    <w:left w:val="none" w:sz="0" w:space="0" w:color="auto"/>
                    <w:bottom w:val="none" w:sz="0" w:space="0" w:color="auto"/>
                    <w:right w:val="none" w:sz="0" w:space="0" w:color="auto"/>
                  </w:divBdr>
                </w:div>
              </w:divsChild>
            </w:div>
            <w:div w:id="207494466">
              <w:marLeft w:val="0"/>
              <w:marRight w:val="0"/>
              <w:marTop w:val="0"/>
              <w:marBottom w:val="0"/>
              <w:divBdr>
                <w:top w:val="none" w:sz="0" w:space="0" w:color="auto"/>
                <w:left w:val="none" w:sz="0" w:space="0" w:color="auto"/>
                <w:bottom w:val="none" w:sz="0" w:space="0" w:color="auto"/>
                <w:right w:val="none" w:sz="0" w:space="0" w:color="auto"/>
              </w:divBdr>
              <w:divsChild>
                <w:div w:id="1984388640">
                  <w:marLeft w:val="0"/>
                  <w:marRight w:val="0"/>
                  <w:marTop w:val="0"/>
                  <w:marBottom w:val="0"/>
                  <w:divBdr>
                    <w:top w:val="none" w:sz="0" w:space="0" w:color="auto"/>
                    <w:left w:val="none" w:sz="0" w:space="0" w:color="auto"/>
                    <w:bottom w:val="none" w:sz="0" w:space="0" w:color="auto"/>
                    <w:right w:val="none" w:sz="0" w:space="0" w:color="auto"/>
                  </w:divBdr>
                </w:div>
              </w:divsChild>
            </w:div>
            <w:div w:id="233861974">
              <w:marLeft w:val="0"/>
              <w:marRight w:val="0"/>
              <w:marTop w:val="0"/>
              <w:marBottom w:val="0"/>
              <w:divBdr>
                <w:top w:val="none" w:sz="0" w:space="0" w:color="auto"/>
                <w:left w:val="none" w:sz="0" w:space="0" w:color="auto"/>
                <w:bottom w:val="none" w:sz="0" w:space="0" w:color="auto"/>
                <w:right w:val="none" w:sz="0" w:space="0" w:color="auto"/>
              </w:divBdr>
              <w:divsChild>
                <w:div w:id="1443451546">
                  <w:marLeft w:val="0"/>
                  <w:marRight w:val="0"/>
                  <w:marTop w:val="0"/>
                  <w:marBottom w:val="0"/>
                  <w:divBdr>
                    <w:top w:val="none" w:sz="0" w:space="0" w:color="auto"/>
                    <w:left w:val="none" w:sz="0" w:space="0" w:color="auto"/>
                    <w:bottom w:val="none" w:sz="0" w:space="0" w:color="auto"/>
                    <w:right w:val="none" w:sz="0" w:space="0" w:color="auto"/>
                  </w:divBdr>
                </w:div>
              </w:divsChild>
            </w:div>
            <w:div w:id="274099410">
              <w:marLeft w:val="0"/>
              <w:marRight w:val="0"/>
              <w:marTop w:val="0"/>
              <w:marBottom w:val="0"/>
              <w:divBdr>
                <w:top w:val="none" w:sz="0" w:space="0" w:color="auto"/>
                <w:left w:val="none" w:sz="0" w:space="0" w:color="auto"/>
                <w:bottom w:val="none" w:sz="0" w:space="0" w:color="auto"/>
                <w:right w:val="none" w:sz="0" w:space="0" w:color="auto"/>
              </w:divBdr>
              <w:divsChild>
                <w:div w:id="2117364177">
                  <w:marLeft w:val="0"/>
                  <w:marRight w:val="0"/>
                  <w:marTop w:val="0"/>
                  <w:marBottom w:val="0"/>
                  <w:divBdr>
                    <w:top w:val="none" w:sz="0" w:space="0" w:color="auto"/>
                    <w:left w:val="none" w:sz="0" w:space="0" w:color="auto"/>
                    <w:bottom w:val="none" w:sz="0" w:space="0" w:color="auto"/>
                    <w:right w:val="none" w:sz="0" w:space="0" w:color="auto"/>
                  </w:divBdr>
                </w:div>
              </w:divsChild>
            </w:div>
            <w:div w:id="286661179">
              <w:marLeft w:val="0"/>
              <w:marRight w:val="0"/>
              <w:marTop w:val="0"/>
              <w:marBottom w:val="0"/>
              <w:divBdr>
                <w:top w:val="none" w:sz="0" w:space="0" w:color="auto"/>
                <w:left w:val="none" w:sz="0" w:space="0" w:color="auto"/>
                <w:bottom w:val="none" w:sz="0" w:space="0" w:color="auto"/>
                <w:right w:val="none" w:sz="0" w:space="0" w:color="auto"/>
              </w:divBdr>
              <w:divsChild>
                <w:div w:id="452211753">
                  <w:marLeft w:val="0"/>
                  <w:marRight w:val="0"/>
                  <w:marTop w:val="0"/>
                  <w:marBottom w:val="0"/>
                  <w:divBdr>
                    <w:top w:val="none" w:sz="0" w:space="0" w:color="auto"/>
                    <w:left w:val="none" w:sz="0" w:space="0" w:color="auto"/>
                    <w:bottom w:val="none" w:sz="0" w:space="0" w:color="auto"/>
                    <w:right w:val="none" w:sz="0" w:space="0" w:color="auto"/>
                  </w:divBdr>
                </w:div>
              </w:divsChild>
            </w:div>
            <w:div w:id="992443387">
              <w:marLeft w:val="0"/>
              <w:marRight w:val="0"/>
              <w:marTop w:val="0"/>
              <w:marBottom w:val="0"/>
              <w:divBdr>
                <w:top w:val="none" w:sz="0" w:space="0" w:color="auto"/>
                <w:left w:val="none" w:sz="0" w:space="0" w:color="auto"/>
                <w:bottom w:val="none" w:sz="0" w:space="0" w:color="auto"/>
                <w:right w:val="none" w:sz="0" w:space="0" w:color="auto"/>
              </w:divBdr>
              <w:divsChild>
                <w:div w:id="318078272">
                  <w:marLeft w:val="0"/>
                  <w:marRight w:val="0"/>
                  <w:marTop w:val="0"/>
                  <w:marBottom w:val="0"/>
                  <w:divBdr>
                    <w:top w:val="none" w:sz="0" w:space="0" w:color="auto"/>
                    <w:left w:val="none" w:sz="0" w:space="0" w:color="auto"/>
                    <w:bottom w:val="none" w:sz="0" w:space="0" w:color="auto"/>
                    <w:right w:val="none" w:sz="0" w:space="0" w:color="auto"/>
                  </w:divBdr>
                </w:div>
              </w:divsChild>
            </w:div>
            <w:div w:id="1611472472">
              <w:marLeft w:val="0"/>
              <w:marRight w:val="0"/>
              <w:marTop w:val="0"/>
              <w:marBottom w:val="0"/>
              <w:divBdr>
                <w:top w:val="none" w:sz="0" w:space="0" w:color="auto"/>
                <w:left w:val="none" w:sz="0" w:space="0" w:color="auto"/>
                <w:bottom w:val="none" w:sz="0" w:space="0" w:color="auto"/>
                <w:right w:val="none" w:sz="0" w:space="0" w:color="auto"/>
              </w:divBdr>
              <w:divsChild>
                <w:div w:id="383338964">
                  <w:marLeft w:val="0"/>
                  <w:marRight w:val="0"/>
                  <w:marTop w:val="0"/>
                  <w:marBottom w:val="0"/>
                  <w:divBdr>
                    <w:top w:val="none" w:sz="0" w:space="0" w:color="auto"/>
                    <w:left w:val="none" w:sz="0" w:space="0" w:color="auto"/>
                    <w:bottom w:val="none" w:sz="0" w:space="0" w:color="auto"/>
                    <w:right w:val="none" w:sz="0" w:space="0" w:color="auto"/>
                  </w:divBdr>
                </w:div>
              </w:divsChild>
            </w:div>
            <w:div w:id="841286523">
              <w:marLeft w:val="0"/>
              <w:marRight w:val="0"/>
              <w:marTop w:val="0"/>
              <w:marBottom w:val="0"/>
              <w:divBdr>
                <w:top w:val="none" w:sz="0" w:space="0" w:color="auto"/>
                <w:left w:val="none" w:sz="0" w:space="0" w:color="auto"/>
                <w:bottom w:val="none" w:sz="0" w:space="0" w:color="auto"/>
                <w:right w:val="none" w:sz="0" w:space="0" w:color="auto"/>
              </w:divBdr>
              <w:divsChild>
                <w:div w:id="383796740">
                  <w:marLeft w:val="0"/>
                  <w:marRight w:val="0"/>
                  <w:marTop w:val="0"/>
                  <w:marBottom w:val="0"/>
                  <w:divBdr>
                    <w:top w:val="none" w:sz="0" w:space="0" w:color="auto"/>
                    <w:left w:val="none" w:sz="0" w:space="0" w:color="auto"/>
                    <w:bottom w:val="none" w:sz="0" w:space="0" w:color="auto"/>
                    <w:right w:val="none" w:sz="0" w:space="0" w:color="auto"/>
                  </w:divBdr>
                </w:div>
              </w:divsChild>
            </w:div>
            <w:div w:id="399329379">
              <w:marLeft w:val="0"/>
              <w:marRight w:val="0"/>
              <w:marTop w:val="0"/>
              <w:marBottom w:val="0"/>
              <w:divBdr>
                <w:top w:val="none" w:sz="0" w:space="0" w:color="auto"/>
                <w:left w:val="none" w:sz="0" w:space="0" w:color="auto"/>
                <w:bottom w:val="none" w:sz="0" w:space="0" w:color="auto"/>
                <w:right w:val="none" w:sz="0" w:space="0" w:color="auto"/>
              </w:divBdr>
              <w:divsChild>
                <w:div w:id="1564875198">
                  <w:marLeft w:val="0"/>
                  <w:marRight w:val="0"/>
                  <w:marTop w:val="0"/>
                  <w:marBottom w:val="0"/>
                  <w:divBdr>
                    <w:top w:val="none" w:sz="0" w:space="0" w:color="auto"/>
                    <w:left w:val="none" w:sz="0" w:space="0" w:color="auto"/>
                    <w:bottom w:val="none" w:sz="0" w:space="0" w:color="auto"/>
                    <w:right w:val="none" w:sz="0" w:space="0" w:color="auto"/>
                  </w:divBdr>
                </w:div>
              </w:divsChild>
            </w:div>
            <w:div w:id="1995723172">
              <w:marLeft w:val="0"/>
              <w:marRight w:val="0"/>
              <w:marTop w:val="0"/>
              <w:marBottom w:val="0"/>
              <w:divBdr>
                <w:top w:val="none" w:sz="0" w:space="0" w:color="auto"/>
                <w:left w:val="none" w:sz="0" w:space="0" w:color="auto"/>
                <w:bottom w:val="none" w:sz="0" w:space="0" w:color="auto"/>
                <w:right w:val="none" w:sz="0" w:space="0" w:color="auto"/>
              </w:divBdr>
              <w:divsChild>
                <w:div w:id="425929010">
                  <w:marLeft w:val="0"/>
                  <w:marRight w:val="0"/>
                  <w:marTop w:val="0"/>
                  <w:marBottom w:val="0"/>
                  <w:divBdr>
                    <w:top w:val="none" w:sz="0" w:space="0" w:color="auto"/>
                    <w:left w:val="none" w:sz="0" w:space="0" w:color="auto"/>
                    <w:bottom w:val="none" w:sz="0" w:space="0" w:color="auto"/>
                    <w:right w:val="none" w:sz="0" w:space="0" w:color="auto"/>
                  </w:divBdr>
                </w:div>
              </w:divsChild>
            </w:div>
            <w:div w:id="598147116">
              <w:marLeft w:val="0"/>
              <w:marRight w:val="0"/>
              <w:marTop w:val="0"/>
              <w:marBottom w:val="0"/>
              <w:divBdr>
                <w:top w:val="none" w:sz="0" w:space="0" w:color="auto"/>
                <w:left w:val="none" w:sz="0" w:space="0" w:color="auto"/>
                <w:bottom w:val="none" w:sz="0" w:space="0" w:color="auto"/>
                <w:right w:val="none" w:sz="0" w:space="0" w:color="auto"/>
              </w:divBdr>
              <w:divsChild>
                <w:div w:id="1720326437">
                  <w:marLeft w:val="0"/>
                  <w:marRight w:val="0"/>
                  <w:marTop w:val="0"/>
                  <w:marBottom w:val="0"/>
                  <w:divBdr>
                    <w:top w:val="none" w:sz="0" w:space="0" w:color="auto"/>
                    <w:left w:val="none" w:sz="0" w:space="0" w:color="auto"/>
                    <w:bottom w:val="none" w:sz="0" w:space="0" w:color="auto"/>
                    <w:right w:val="none" w:sz="0" w:space="0" w:color="auto"/>
                  </w:divBdr>
                </w:div>
              </w:divsChild>
            </w:div>
            <w:div w:id="662514038">
              <w:marLeft w:val="0"/>
              <w:marRight w:val="0"/>
              <w:marTop w:val="0"/>
              <w:marBottom w:val="0"/>
              <w:divBdr>
                <w:top w:val="none" w:sz="0" w:space="0" w:color="auto"/>
                <w:left w:val="none" w:sz="0" w:space="0" w:color="auto"/>
                <w:bottom w:val="none" w:sz="0" w:space="0" w:color="auto"/>
                <w:right w:val="none" w:sz="0" w:space="0" w:color="auto"/>
              </w:divBdr>
              <w:divsChild>
                <w:div w:id="1244604747">
                  <w:marLeft w:val="0"/>
                  <w:marRight w:val="0"/>
                  <w:marTop w:val="0"/>
                  <w:marBottom w:val="0"/>
                  <w:divBdr>
                    <w:top w:val="none" w:sz="0" w:space="0" w:color="auto"/>
                    <w:left w:val="none" w:sz="0" w:space="0" w:color="auto"/>
                    <w:bottom w:val="none" w:sz="0" w:space="0" w:color="auto"/>
                    <w:right w:val="none" w:sz="0" w:space="0" w:color="auto"/>
                  </w:divBdr>
                </w:div>
              </w:divsChild>
            </w:div>
            <w:div w:id="1308435789">
              <w:marLeft w:val="0"/>
              <w:marRight w:val="0"/>
              <w:marTop w:val="0"/>
              <w:marBottom w:val="0"/>
              <w:divBdr>
                <w:top w:val="none" w:sz="0" w:space="0" w:color="auto"/>
                <w:left w:val="none" w:sz="0" w:space="0" w:color="auto"/>
                <w:bottom w:val="none" w:sz="0" w:space="0" w:color="auto"/>
                <w:right w:val="none" w:sz="0" w:space="0" w:color="auto"/>
              </w:divBdr>
              <w:divsChild>
                <w:div w:id="671030179">
                  <w:marLeft w:val="0"/>
                  <w:marRight w:val="0"/>
                  <w:marTop w:val="0"/>
                  <w:marBottom w:val="0"/>
                  <w:divBdr>
                    <w:top w:val="none" w:sz="0" w:space="0" w:color="auto"/>
                    <w:left w:val="none" w:sz="0" w:space="0" w:color="auto"/>
                    <w:bottom w:val="none" w:sz="0" w:space="0" w:color="auto"/>
                    <w:right w:val="none" w:sz="0" w:space="0" w:color="auto"/>
                  </w:divBdr>
                </w:div>
              </w:divsChild>
            </w:div>
            <w:div w:id="715161365">
              <w:marLeft w:val="0"/>
              <w:marRight w:val="0"/>
              <w:marTop w:val="0"/>
              <w:marBottom w:val="0"/>
              <w:divBdr>
                <w:top w:val="none" w:sz="0" w:space="0" w:color="auto"/>
                <w:left w:val="none" w:sz="0" w:space="0" w:color="auto"/>
                <w:bottom w:val="none" w:sz="0" w:space="0" w:color="auto"/>
                <w:right w:val="none" w:sz="0" w:space="0" w:color="auto"/>
              </w:divBdr>
              <w:divsChild>
                <w:div w:id="1632635425">
                  <w:marLeft w:val="0"/>
                  <w:marRight w:val="0"/>
                  <w:marTop w:val="0"/>
                  <w:marBottom w:val="0"/>
                  <w:divBdr>
                    <w:top w:val="none" w:sz="0" w:space="0" w:color="auto"/>
                    <w:left w:val="none" w:sz="0" w:space="0" w:color="auto"/>
                    <w:bottom w:val="none" w:sz="0" w:space="0" w:color="auto"/>
                    <w:right w:val="none" w:sz="0" w:space="0" w:color="auto"/>
                  </w:divBdr>
                </w:div>
              </w:divsChild>
            </w:div>
            <w:div w:id="1543515729">
              <w:marLeft w:val="0"/>
              <w:marRight w:val="0"/>
              <w:marTop w:val="0"/>
              <w:marBottom w:val="0"/>
              <w:divBdr>
                <w:top w:val="none" w:sz="0" w:space="0" w:color="auto"/>
                <w:left w:val="none" w:sz="0" w:space="0" w:color="auto"/>
                <w:bottom w:val="none" w:sz="0" w:space="0" w:color="auto"/>
                <w:right w:val="none" w:sz="0" w:space="0" w:color="auto"/>
              </w:divBdr>
              <w:divsChild>
                <w:div w:id="986125232">
                  <w:marLeft w:val="0"/>
                  <w:marRight w:val="0"/>
                  <w:marTop w:val="0"/>
                  <w:marBottom w:val="0"/>
                  <w:divBdr>
                    <w:top w:val="none" w:sz="0" w:space="0" w:color="auto"/>
                    <w:left w:val="none" w:sz="0" w:space="0" w:color="auto"/>
                    <w:bottom w:val="none" w:sz="0" w:space="0" w:color="auto"/>
                    <w:right w:val="none" w:sz="0" w:space="0" w:color="auto"/>
                  </w:divBdr>
                </w:div>
              </w:divsChild>
            </w:div>
            <w:div w:id="1038435297">
              <w:marLeft w:val="0"/>
              <w:marRight w:val="0"/>
              <w:marTop w:val="0"/>
              <w:marBottom w:val="0"/>
              <w:divBdr>
                <w:top w:val="none" w:sz="0" w:space="0" w:color="auto"/>
                <w:left w:val="none" w:sz="0" w:space="0" w:color="auto"/>
                <w:bottom w:val="none" w:sz="0" w:space="0" w:color="auto"/>
                <w:right w:val="none" w:sz="0" w:space="0" w:color="auto"/>
              </w:divBdr>
              <w:divsChild>
                <w:div w:id="1715471008">
                  <w:marLeft w:val="0"/>
                  <w:marRight w:val="0"/>
                  <w:marTop w:val="0"/>
                  <w:marBottom w:val="0"/>
                  <w:divBdr>
                    <w:top w:val="none" w:sz="0" w:space="0" w:color="auto"/>
                    <w:left w:val="none" w:sz="0" w:space="0" w:color="auto"/>
                    <w:bottom w:val="none" w:sz="0" w:space="0" w:color="auto"/>
                    <w:right w:val="none" w:sz="0" w:space="0" w:color="auto"/>
                  </w:divBdr>
                </w:div>
              </w:divsChild>
            </w:div>
            <w:div w:id="1042678039">
              <w:marLeft w:val="0"/>
              <w:marRight w:val="0"/>
              <w:marTop w:val="0"/>
              <w:marBottom w:val="0"/>
              <w:divBdr>
                <w:top w:val="none" w:sz="0" w:space="0" w:color="auto"/>
                <w:left w:val="none" w:sz="0" w:space="0" w:color="auto"/>
                <w:bottom w:val="none" w:sz="0" w:space="0" w:color="auto"/>
                <w:right w:val="none" w:sz="0" w:space="0" w:color="auto"/>
              </w:divBdr>
              <w:divsChild>
                <w:div w:id="1060178743">
                  <w:marLeft w:val="0"/>
                  <w:marRight w:val="0"/>
                  <w:marTop w:val="0"/>
                  <w:marBottom w:val="0"/>
                  <w:divBdr>
                    <w:top w:val="none" w:sz="0" w:space="0" w:color="auto"/>
                    <w:left w:val="none" w:sz="0" w:space="0" w:color="auto"/>
                    <w:bottom w:val="none" w:sz="0" w:space="0" w:color="auto"/>
                    <w:right w:val="none" w:sz="0" w:space="0" w:color="auto"/>
                  </w:divBdr>
                </w:div>
              </w:divsChild>
            </w:div>
            <w:div w:id="1147013661">
              <w:marLeft w:val="0"/>
              <w:marRight w:val="0"/>
              <w:marTop w:val="0"/>
              <w:marBottom w:val="0"/>
              <w:divBdr>
                <w:top w:val="none" w:sz="0" w:space="0" w:color="auto"/>
                <w:left w:val="none" w:sz="0" w:space="0" w:color="auto"/>
                <w:bottom w:val="none" w:sz="0" w:space="0" w:color="auto"/>
                <w:right w:val="none" w:sz="0" w:space="0" w:color="auto"/>
              </w:divBdr>
              <w:divsChild>
                <w:div w:id="1807971194">
                  <w:marLeft w:val="0"/>
                  <w:marRight w:val="0"/>
                  <w:marTop w:val="0"/>
                  <w:marBottom w:val="0"/>
                  <w:divBdr>
                    <w:top w:val="none" w:sz="0" w:space="0" w:color="auto"/>
                    <w:left w:val="none" w:sz="0" w:space="0" w:color="auto"/>
                    <w:bottom w:val="none" w:sz="0" w:space="0" w:color="auto"/>
                    <w:right w:val="none" w:sz="0" w:space="0" w:color="auto"/>
                  </w:divBdr>
                </w:div>
              </w:divsChild>
            </w:div>
            <w:div w:id="1186361561">
              <w:marLeft w:val="0"/>
              <w:marRight w:val="0"/>
              <w:marTop w:val="0"/>
              <w:marBottom w:val="0"/>
              <w:divBdr>
                <w:top w:val="none" w:sz="0" w:space="0" w:color="auto"/>
                <w:left w:val="none" w:sz="0" w:space="0" w:color="auto"/>
                <w:bottom w:val="none" w:sz="0" w:space="0" w:color="auto"/>
                <w:right w:val="none" w:sz="0" w:space="0" w:color="auto"/>
              </w:divBdr>
              <w:divsChild>
                <w:div w:id="1690370307">
                  <w:marLeft w:val="0"/>
                  <w:marRight w:val="0"/>
                  <w:marTop w:val="0"/>
                  <w:marBottom w:val="0"/>
                  <w:divBdr>
                    <w:top w:val="none" w:sz="0" w:space="0" w:color="auto"/>
                    <w:left w:val="none" w:sz="0" w:space="0" w:color="auto"/>
                    <w:bottom w:val="none" w:sz="0" w:space="0" w:color="auto"/>
                    <w:right w:val="none" w:sz="0" w:space="0" w:color="auto"/>
                  </w:divBdr>
                </w:div>
              </w:divsChild>
            </w:div>
            <w:div w:id="1205603333">
              <w:marLeft w:val="0"/>
              <w:marRight w:val="0"/>
              <w:marTop w:val="0"/>
              <w:marBottom w:val="0"/>
              <w:divBdr>
                <w:top w:val="none" w:sz="0" w:space="0" w:color="auto"/>
                <w:left w:val="none" w:sz="0" w:space="0" w:color="auto"/>
                <w:bottom w:val="none" w:sz="0" w:space="0" w:color="auto"/>
                <w:right w:val="none" w:sz="0" w:space="0" w:color="auto"/>
              </w:divBdr>
              <w:divsChild>
                <w:div w:id="1933706409">
                  <w:marLeft w:val="0"/>
                  <w:marRight w:val="0"/>
                  <w:marTop w:val="0"/>
                  <w:marBottom w:val="0"/>
                  <w:divBdr>
                    <w:top w:val="none" w:sz="0" w:space="0" w:color="auto"/>
                    <w:left w:val="none" w:sz="0" w:space="0" w:color="auto"/>
                    <w:bottom w:val="none" w:sz="0" w:space="0" w:color="auto"/>
                    <w:right w:val="none" w:sz="0" w:space="0" w:color="auto"/>
                  </w:divBdr>
                </w:div>
              </w:divsChild>
            </w:div>
            <w:div w:id="1228800222">
              <w:marLeft w:val="0"/>
              <w:marRight w:val="0"/>
              <w:marTop w:val="0"/>
              <w:marBottom w:val="0"/>
              <w:divBdr>
                <w:top w:val="none" w:sz="0" w:space="0" w:color="auto"/>
                <w:left w:val="none" w:sz="0" w:space="0" w:color="auto"/>
                <w:bottom w:val="none" w:sz="0" w:space="0" w:color="auto"/>
                <w:right w:val="none" w:sz="0" w:space="0" w:color="auto"/>
              </w:divBdr>
              <w:divsChild>
                <w:div w:id="1432359242">
                  <w:marLeft w:val="0"/>
                  <w:marRight w:val="0"/>
                  <w:marTop w:val="0"/>
                  <w:marBottom w:val="0"/>
                  <w:divBdr>
                    <w:top w:val="none" w:sz="0" w:space="0" w:color="auto"/>
                    <w:left w:val="none" w:sz="0" w:space="0" w:color="auto"/>
                    <w:bottom w:val="none" w:sz="0" w:space="0" w:color="auto"/>
                    <w:right w:val="none" w:sz="0" w:space="0" w:color="auto"/>
                  </w:divBdr>
                </w:div>
              </w:divsChild>
            </w:div>
            <w:div w:id="1229997118">
              <w:marLeft w:val="0"/>
              <w:marRight w:val="0"/>
              <w:marTop w:val="0"/>
              <w:marBottom w:val="0"/>
              <w:divBdr>
                <w:top w:val="none" w:sz="0" w:space="0" w:color="auto"/>
                <w:left w:val="none" w:sz="0" w:space="0" w:color="auto"/>
                <w:bottom w:val="none" w:sz="0" w:space="0" w:color="auto"/>
                <w:right w:val="none" w:sz="0" w:space="0" w:color="auto"/>
              </w:divBdr>
              <w:divsChild>
                <w:div w:id="1402486300">
                  <w:marLeft w:val="0"/>
                  <w:marRight w:val="0"/>
                  <w:marTop w:val="0"/>
                  <w:marBottom w:val="0"/>
                  <w:divBdr>
                    <w:top w:val="none" w:sz="0" w:space="0" w:color="auto"/>
                    <w:left w:val="none" w:sz="0" w:space="0" w:color="auto"/>
                    <w:bottom w:val="none" w:sz="0" w:space="0" w:color="auto"/>
                    <w:right w:val="none" w:sz="0" w:space="0" w:color="auto"/>
                  </w:divBdr>
                </w:div>
              </w:divsChild>
            </w:div>
            <w:div w:id="2042244755">
              <w:marLeft w:val="0"/>
              <w:marRight w:val="0"/>
              <w:marTop w:val="0"/>
              <w:marBottom w:val="0"/>
              <w:divBdr>
                <w:top w:val="none" w:sz="0" w:space="0" w:color="auto"/>
                <w:left w:val="none" w:sz="0" w:space="0" w:color="auto"/>
                <w:bottom w:val="none" w:sz="0" w:space="0" w:color="auto"/>
                <w:right w:val="none" w:sz="0" w:space="0" w:color="auto"/>
              </w:divBdr>
              <w:divsChild>
                <w:div w:id="1233078370">
                  <w:marLeft w:val="0"/>
                  <w:marRight w:val="0"/>
                  <w:marTop w:val="0"/>
                  <w:marBottom w:val="0"/>
                  <w:divBdr>
                    <w:top w:val="none" w:sz="0" w:space="0" w:color="auto"/>
                    <w:left w:val="none" w:sz="0" w:space="0" w:color="auto"/>
                    <w:bottom w:val="none" w:sz="0" w:space="0" w:color="auto"/>
                    <w:right w:val="none" w:sz="0" w:space="0" w:color="auto"/>
                  </w:divBdr>
                </w:div>
              </w:divsChild>
            </w:div>
            <w:div w:id="1742294458">
              <w:marLeft w:val="0"/>
              <w:marRight w:val="0"/>
              <w:marTop w:val="0"/>
              <w:marBottom w:val="0"/>
              <w:divBdr>
                <w:top w:val="none" w:sz="0" w:space="0" w:color="auto"/>
                <w:left w:val="none" w:sz="0" w:space="0" w:color="auto"/>
                <w:bottom w:val="none" w:sz="0" w:space="0" w:color="auto"/>
                <w:right w:val="none" w:sz="0" w:space="0" w:color="auto"/>
              </w:divBdr>
              <w:divsChild>
                <w:div w:id="132724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84430">
          <w:marLeft w:val="0"/>
          <w:marRight w:val="0"/>
          <w:marTop w:val="0"/>
          <w:marBottom w:val="0"/>
          <w:divBdr>
            <w:top w:val="none" w:sz="0" w:space="0" w:color="auto"/>
            <w:left w:val="none" w:sz="0" w:space="0" w:color="auto"/>
            <w:bottom w:val="none" w:sz="0" w:space="0" w:color="auto"/>
            <w:right w:val="none" w:sz="0" w:space="0" w:color="auto"/>
          </w:divBdr>
        </w:div>
        <w:div w:id="605501146">
          <w:marLeft w:val="0"/>
          <w:marRight w:val="0"/>
          <w:marTop w:val="0"/>
          <w:marBottom w:val="0"/>
          <w:divBdr>
            <w:top w:val="none" w:sz="0" w:space="0" w:color="auto"/>
            <w:left w:val="none" w:sz="0" w:space="0" w:color="auto"/>
            <w:bottom w:val="none" w:sz="0" w:space="0" w:color="auto"/>
            <w:right w:val="none" w:sz="0" w:space="0" w:color="auto"/>
          </w:divBdr>
        </w:div>
        <w:div w:id="636379413">
          <w:marLeft w:val="0"/>
          <w:marRight w:val="0"/>
          <w:marTop w:val="0"/>
          <w:marBottom w:val="0"/>
          <w:divBdr>
            <w:top w:val="none" w:sz="0" w:space="0" w:color="auto"/>
            <w:left w:val="none" w:sz="0" w:space="0" w:color="auto"/>
            <w:bottom w:val="none" w:sz="0" w:space="0" w:color="auto"/>
            <w:right w:val="none" w:sz="0" w:space="0" w:color="auto"/>
          </w:divBdr>
        </w:div>
        <w:div w:id="877813108">
          <w:marLeft w:val="0"/>
          <w:marRight w:val="0"/>
          <w:marTop w:val="0"/>
          <w:marBottom w:val="0"/>
          <w:divBdr>
            <w:top w:val="none" w:sz="0" w:space="0" w:color="auto"/>
            <w:left w:val="none" w:sz="0" w:space="0" w:color="auto"/>
            <w:bottom w:val="none" w:sz="0" w:space="0" w:color="auto"/>
            <w:right w:val="none" w:sz="0" w:space="0" w:color="auto"/>
          </w:divBdr>
        </w:div>
        <w:div w:id="1186364669">
          <w:marLeft w:val="0"/>
          <w:marRight w:val="0"/>
          <w:marTop w:val="0"/>
          <w:marBottom w:val="0"/>
          <w:divBdr>
            <w:top w:val="none" w:sz="0" w:space="0" w:color="auto"/>
            <w:left w:val="none" w:sz="0" w:space="0" w:color="auto"/>
            <w:bottom w:val="none" w:sz="0" w:space="0" w:color="auto"/>
            <w:right w:val="none" w:sz="0" w:space="0" w:color="auto"/>
          </w:divBdr>
        </w:div>
        <w:div w:id="1286502482">
          <w:marLeft w:val="0"/>
          <w:marRight w:val="0"/>
          <w:marTop w:val="0"/>
          <w:marBottom w:val="0"/>
          <w:divBdr>
            <w:top w:val="none" w:sz="0" w:space="0" w:color="auto"/>
            <w:left w:val="none" w:sz="0" w:space="0" w:color="auto"/>
            <w:bottom w:val="none" w:sz="0" w:space="0" w:color="auto"/>
            <w:right w:val="none" w:sz="0" w:space="0" w:color="auto"/>
          </w:divBdr>
        </w:div>
        <w:div w:id="1384713632">
          <w:marLeft w:val="0"/>
          <w:marRight w:val="0"/>
          <w:marTop w:val="0"/>
          <w:marBottom w:val="0"/>
          <w:divBdr>
            <w:top w:val="none" w:sz="0" w:space="0" w:color="auto"/>
            <w:left w:val="none" w:sz="0" w:space="0" w:color="auto"/>
            <w:bottom w:val="none" w:sz="0" w:space="0" w:color="auto"/>
            <w:right w:val="none" w:sz="0" w:space="0" w:color="auto"/>
          </w:divBdr>
        </w:div>
        <w:div w:id="1507591805">
          <w:marLeft w:val="0"/>
          <w:marRight w:val="0"/>
          <w:marTop w:val="0"/>
          <w:marBottom w:val="0"/>
          <w:divBdr>
            <w:top w:val="none" w:sz="0" w:space="0" w:color="auto"/>
            <w:left w:val="none" w:sz="0" w:space="0" w:color="auto"/>
            <w:bottom w:val="none" w:sz="0" w:space="0" w:color="auto"/>
            <w:right w:val="none" w:sz="0" w:space="0" w:color="auto"/>
          </w:divBdr>
        </w:div>
        <w:div w:id="1982732455">
          <w:marLeft w:val="0"/>
          <w:marRight w:val="0"/>
          <w:marTop w:val="0"/>
          <w:marBottom w:val="0"/>
          <w:divBdr>
            <w:top w:val="none" w:sz="0" w:space="0" w:color="auto"/>
            <w:left w:val="none" w:sz="0" w:space="0" w:color="auto"/>
            <w:bottom w:val="none" w:sz="0" w:space="0" w:color="auto"/>
            <w:right w:val="none" w:sz="0" w:space="0" w:color="auto"/>
          </w:divBdr>
        </w:div>
      </w:divsChild>
    </w:div>
    <w:div w:id="1422293584">
      <w:bodyDiv w:val="1"/>
      <w:marLeft w:val="0"/>
      <w:marRight w:val="0"/>
      <w:marTop w:val="0"/>
      <w:marBottom w:val="0"/>
      <w:divBdr>
        <w:top w:val="none" w:sz="0" w:space="0" w:color="auto"/>
        <w:left w:val="none" w:sz="0" w:space="0" w:color="auto"/>
        <w:bottom w:val="none" w:sz="0" w:space="0" w:color="auto"/>
        <w:right w:val="none" w:sz="0" w:space="0" w:color="auto"/>
      </w:divBdr>
    </w:div>
    <w:div w:id="1428580003">
      <w:bodyDiv w:val="1"/>
      <w:marLeft w:val="0"/>
      <w:marRight w:val="0"/>
      <w:marTop w:val="0"/>
      <w:marBottom w:val="0"/>
      <w:divBdr>
        <w:top w:val="none" w:sz="0" w:space="0" w:color="auto"/>
        <w:left w:val="none" w:sz="0" w:space="0" w:color="auto"/>
        <w:bottom w:val="none" w:sz="0" w:space="0" w:color="auto"/>
        <w:right w:val="none" w:sz="0" w:space="0" w:color="auto"/>
      </w:divBdr>
    </w:div>
    <w:div w:id="1428622780">
      <w:bodyDiv w:val="1"/>
      <w:marLeft w:val="0"/>
      <w:marRight w:val="0"/>
      <w:marTop w:val="0"/>
      <w:marBottom w:val="0"/>
      <w:divBdr>
        <w:top w:val="none" w:sz="0" w:space="0" w:color="auto"/>
        <w:left w:val="none" w:sz="0" w:space="0" w:color="auto"/>
        <w:bottom w:val="none" w:sz="0" w:space="0" w:color="auto"/>
        <w:right w:val="none" w:sz="0" w:space="0" w:color="auto"/>
      </w:divBdr>
    </w:div>
    <w:div w:id="1429156010">
      <w:bodyDiv w:val="1"/>
      <w:marLeft w:val="0"/>
      <w:marRight w:val="0"/>
      <w:marTop w:val="0"/>
      <w:marBottom w:val="0"/>
      <w:divBdr>
        <w:top w:val="none" w:sz="0" w:space="0" w:color="auto"/>
        <w:left w:val="none" w:sz="0" w:space="0" w:color="auto"/>
        <w:bottom w:val="none" w:sz="0" w:space="0" w:color="auto"/>
        <w:right w:val="none" w:sz="0" w:space="0" w:color="auto"/>
      </w:divBdr>
    </w:div>
    <w:div w:id="1430738402">
      <w:bodyDiv w:val="1"/>
      <w:marLeft w:val="0"/>
      <w:marRight w:val="0"/>
      <w:marTop w:val="0"/>
      <w:marBottom w:val="0"/>
      <w:divBdr>
        <w:top w:val="none" w:sz="0" w:space="0" w:color="auto"/>
        <w:left w:val="none" w:sz="0" w:space="0" w:color="auto"/>
        <w:bottom w:val="none" w:sz="0" w:space="0" w:color="auto"/>
        <w:right w:val="none" w:sz="0" w:space="0" w:color="auto"/>
      </w:divBdr>
    </w:div>
    <w:div w:id="1430849997">
      <w:bodyDiv w:val="1"/>
      <w:marLeft w:val="0"/>
      <w:marRight w:val="0"/>
      <w:marTop w:val="0"/>
      <w:marBottom w:val="0"/>
      <w:divBdr>
        <w:top w:val="none" w:sz="0" w:space="0" w:color="auto"/>
        <w:left w:val="none" w:sz="0" w:space="0" w:color="auto"/>
        <w:bottom w:val="none" w:sz="0" w:space="0" w:color="auto"/>
        <w:right w:val="none" w:sz="0" w:space="0" w:color="auto"/>
      </w:divBdr>
    </w:div>
    <w:div w:id="1432622837">
      <w:bodyDiv w:val="1"/>
      <w:marLeft w:val="0"/>
      <w:marRight w:val="0"/>
      <w:marTop w:val="0"/>
      <w:marBottom w:val="0"/>
      <w:divBdr>
        <w:top w:val="none" w:sz="0" w:space="0" w:color="auto"/>
        <w:left w:val="none" w:sz="0" w:space="0" w:color="auto"/>
        <w:bottom w:val="none" w:sz="0" w:space="0" w:color="auto"/>
        <w:right w:val="none" w:sz="0" w:space="0" w:color="auto"/>
      </w:divBdr>
    </w:div>
    <w:div w:id="1434203034">
      <w:bodyDiv w:val="1"/>
      <w:marLeft w:val="0"/>
      <w:marRight w:val="0"/>
      <w:marTop w:val="0"/>
      <w:marBottom w:val="0"/>
      <w:divBdr>
        <w:top w:val="none" w:sz="0" w:space="0" w:color="auto"/>
        <w:left w:val="none" w:sz="0" w:space="0" w:color="auto"/>
        <w:bottom w:val="none" w:sz="0" w:space="0" w:color="auto"/>
        <w:right w:val="none" w:sz="0" w:space="0" w:color="auto"/>
      </w:divBdr>
    </w:div>
    <w:div w:id="1434665916">
      <w:bodyDiv w:val="1"/>
      <w:marLeft w:val="0"/>
      <w:marRight w:val="0"/>
      <w:marTop w:val="0"/>
      <w:marBottom w:val="0"/>
      <w:divBdr>
        <w:top w:val="none" w:sz="0" w:space="0" w:color="auto"/>
        <w:left w:val="none" w:sz="0" w:space="0" w:color="auto"/>
        <w:bottom w:val="none" w:sz="0" w:space="0" w:color="auto"/>
        <w:right w:val="none" w:sz="0" w:space="0" w:color="auto"/>
      </w:divBdr>
    </w:div>
    <w:div w:id="1435127613">
      <w:bodyDiv w:val="1"/>
      <w:marLeft w:val="0"/>
      <w:marRight w:val="0"/>
      <w:marTop w:val="0"/>
      <w:marBottom w:val="0"/>
      <w:divBdr>
        <w:top w:val="none" w:sz="0" w:space="0" w:color="auto"/>
        <w:left w:val="none" w:sz="0" w:space="0" w:color="auto"/>
        <w:bottom w:val="none" w:sz="0" w:space="0" w:color="auto"/>
        <w:right w:val="none" w:sz="0" w:space="0" w:color="auto"/>
      </w:divBdr>
    </w:div>
    <w:div w:id="1436632635">
      <w:bodyDiv w:val="1"/>
      <w:marLeft w:val="0"/>
      <w:marRight w:val="0"/>
      <w:marTop w:val="0"/>
      <w:marBottom w:val="0"/>
      <w:divBdr>
        <w:top w:val="none" w:sz="0" w:space="0" w:color="auto"/>
        <w:left w:val="none" w:sz="0" w:space="0" w:color="auto"/>
        <w:bottom w:val="none" w:sz="0" w:space="0" w:color="auto"/>
        <w:right w:val="none" w:sz="0" w:space="0" w:color="auto"/>
      </w:divBdr>
    </w:div>
    <w:div w:id="1437166057">
      <w:bodyDiv w:val="1"/>
      <w:marLeft w:val="0"/>
      <w:marRight w:val="0"/>
      <w:marTop w:val="0"/>
      <w:marBottom w:val="0"/>
      <w:divBdr>
        <w:top w:val="none" w:sz="0" w:space="0" w:color="auto"/>
        <w:left w:val="none" w:sz="0" w:space="0" w:color="auto"/>
        <w:bottom w:val="none" w:sz="0" w:space="0" w:color="auto"/>
        <w:right w:val="none" w:sz="0" w:space="0" w:color="auto"/>
      </w:divBdr>
    </w:div>
    <w:div w:id="1437288811">
      <w:bodyDiv w:val="1"/>
      <w:marLeft w:val="0"/>
      <w:marRight w:val="0"/>
      <w:marTop w:val="0"/>
      <w:marBottom w:val="0"/>
      <w:divBdr>
        <w:top w:val="none" w:sz="0" w:space="0" w:color="auto"/>
        <w:left w:val="none" w:sz="0" w:space="0" w:color="auto"/>
        <w:bottom w:val="none" w:sz="0" w:space="0" w:color="auto"/>
        <w:right w:val="none" w:sz="0" w:space="0" w:color="auto"/>
      </w:divBdr>
    </w:div>
    <w:div w:id="1438872175">
      <w:bodyDiv w:val="1"/>
      <w:marLeft w:val="0"/>
      <w:marRight w:val="0"/>
      <w:marTop w:val="0"/>
      <w:marBottom w:val="0"/>
      <w:divBdr>
        <w:top w:val="none" w:sz="0" w:space="0" w:color="auto"/>
        <w:left w:val="none" w:sz="0" w:space="0" w:color="auto"/>
        <w:bottom w:val="none" w:sz="0" w:space="0" w:color="auto"/>
        <w:right w:val="none" w:sz="0" w:space="0" w:color="auto"/>
      </w:divBdr>
    </w:div>
    <w:div w:id="1440834195">
      <w:bodyDiv w:val="1"/>
      <w:marLeft w:val="0"/>
      <w:marRight w:val="0"/>
      <w:marTop w:val="0"/>
      <w:marBottom w:val="0"/>
      <w:divBdr>
        <w:top w:val="none" w:sz="0" w:space="0" w:color="auto"/>
        <w:left w:val="none" w:sz="0" w:space="0" w:color="auto"/>
        <w:bottom w:val="none" w:sz="0" w:space="0" w:color="auto"/>
        <w:right w:val="none" w:sz="0" w:space="0" w:color="auto"/>
      </w:divBdr>
    </w:div>
    <w:div w:id="1440836063">
      <w:bodyDiv w:val="1"/>
      <w:marLeft w:val="0"/>
      <w:marRight w:val="0"/>
      <w:marTop w:val="0"/>
      <w:marBottom w:val="0"/>
      <w:divBdr>
        <w:top w:val="none" w:sz="0" w:space="0" w:color="auto"/>
        <w:left w:val="none" w:sz="0" w:space="0" w:color="auto"/>
        <w:bottom w:val="none" w:sz="0" w:space="0" w:color="auto"/>
        <w:right w:val="none" w:sz="0" w:space="0" w:color="auto"/>
      </w:divBdr>
    </w:div>
    <w:div w:id="1441025263">
      <w:bodyDiv w:val="1"/>
      <w:marLeft w:val="0"/>
      <w:marRight w:val="0"/>
      <w:marTop w:val="0"/>
      <w:marBottom w:val="0"/>
      <w:divBdr>
        <w:top w:val="none" w:sz="0" w:space="0" w:color="auto"/>
        <w:left w:val="none" w:sz="0" w:space="0" w:color="auto"/>
        <w:bottom w:val="none" w:sz="0" w:space="0" w:color="auto"/>
        <w:right w:val="none" w:sz="0" w:space="0" w:color="auto"/>
      </w:divBdr>
    </w:div>
    <w:div w:id="1441409002">
      <w:bodyDiv w:val="1"/>
      <w:marLeft w:val="0"/>
      <w:marRight w:val="0"/>
      <w:marTop w:val="0"/>
      <w:marBottom w:val="0"/>
      <w:divBdr>
        <w:top w:val="none" w:sz="0" w:space="0" w:color="auto"/>
        <w:left w:val="none" w:sz="0" w:space="0" w:color="auto"/>
        <w:bottom w:val="none" w:sz="0" w:space="0" w:color="auto"/>
        <w:right w:val="none" w:sz="0" w:space="0" w:color="auto"/>
      </w:divBdr>
    </w:div>
    <w:div w:id="1442873286">
      <w:bodyDiv w:val="1"/>
      <w:marLeft w:val="0"/>
      <w:marRight w:val="0"/>
      <w:marTop w:val="0"/>
      <w:marBottom w:val="0"/>
      <w:divBdr>
        <w:top w:val="none" w:sz="0" w:space="0" w:color="auto"/>
        <w:left w:val="none" w:sz="0" w:space="0" w:color="auto"/>
        <w:bottom w:val="none" w:sz="0" w:space="0" w:color="auto"/>
        <w:right w:val="none" w:sz="0" w:space="0" w:color="auto"/>
      </w:divBdr>
    </w:div>
    <w:div w:id="1443189329">
      <w:bodyDiv w:val="1"/>
      <w:marLeft w:val="0"/>
      <w:marRight w:val="0"/>
      <w:marTop w:val="0"/>
      <w:marBottom w:val="0"/>
      <w:divBdr>
        <w:top w:val="none" w:sz="0" w:space="0" w:color="auto"/>
        <w:left w:val="none" w:sz="0" w:space="0" w:color="auto"/>
        <w:bottom w:val="none" w:sz="0" w:space="0" w:color="auto"/>
        <w:right w:val="none" w:sz="0" w:space="0" w:color="auto"/>
      </w:divBdr>
    </w:div>
    <w:div w:id="1445347081">
      <w:bodyDiv w:val="1"/>
      <w:marLeft w:val="0"/>
      <w:marRight w:val="0"/>
      <w:marTop w:val="0"/>
      <w:marBottom w:val="0"/>
      <w:divBdr>
        <w:top w:val="none" w:sz="0" w:space="0" w:color="auto"/>
        <w:left w:val="none" w:sz="0" w:space="0" w:color="auto"/>
        <w:bottom w:val="none" w:sz="0" w:space="0" w:color="auto"/>
        <w:right w:val="none" w:sz="0" w:space="0" w:color="auto"/>
      </w:divBdr>
    </w:div>
    <w:div w:id="1445688423">
      <w:bodyDiv w:val="1"/>
      <w:marLeft w:val="0"/>
      <w:marRight w:val="0"/>
      <w:marTop w:val="0"/>
      <w:marBottom w:val="0"/>
      <w:divBdr>
        <w:top w:val="none" w:sz="0" w:space="0" w:color="auto"/>
        <w:left w:val="none" w:sz="0" w:space="0" w:color="auto"/>
        <w:bottom w:val="none" w:sz="0" w:space="0" w:color="auto"/>
        <w:right w:val="none" w:sz="0" w:space="0" w:color="auto"/>
      </w:divBdr>
    </w:div>
    <w:div w:id="1446003628">
      <w:bodyDiv w:val="1"/>
      <w:marLeft w:val="0"/>
      <w:marRight w:val="0"/>
      <w:marTop w:val="0"/>
      <w:marBottom w:val="0"/>
      <w:divBdr>
        <w:top w:val="none" w:sz="0" w:space="0" w:color="auto"/>
        <w:left w:val="none" w:sz="0" w:space="0" w:color="auto"/>
        <w:bottom w:val="none" w:sz="0" w:space="0" w:color="auto"/>
        <w:right w:val="none" w:sz="0" w:space="0" w:color="auto"/>
      </w:divBdr>
    </w:div>
    <w:div w:id="1447777217">
      <w:bodyDiv w:val="1"/>
      <w:marLeft w:val="0"/>
      <w:marRight w:val="0"/>
      <w:marTop w:val="0"/>
      <w:marBottom w:val="0"/>
      <w:divBdr>
        <w:top w:val="none" w:sz="0" w:space="0" w:color="auto"/>
        <w:left w:val="none" w:sz="0" w:space="0" w:color="auto"/>
        <w:bottom w:val="none" w:sz="0" w:space="0" w:color="auto"/>
        <w:right w:val="none" w:sz="0" w:space="0" w:color="auto"/>
      </w:divBdr>
    </w:div>
    <w:div w:id="1447892214">
      <w:bodyDiv w:val="1"/>
      <w:marLeft w:val="0"/>
      <w:marRight w:val="0"/>
      <w:marTop w:val="0"/>
      <w:marBottom w:val="0"/>
      <w:divBdr>
        <w:top w:val="none" w:sz="0" w:space="0" w:color="auto"/>
        <w:left w:val="none" w:sz="0" w:space="0" w:color="auto"/>
        <w:bottom w:val="none" w:sz="0" w:space="0" w:color="auto"/>
        <w:right w:val="none" w:sz="0" w:space="0" w:color="auto"/>
      </w:divBdr>
    </w:div>
    <w:div w:id="1448157542">
      <w:bodyDiv w:val="1"/>
      <w:marLeft w:val="0"/>
      <w:marRight w:val="0"/>
      <w:marTop w:val="0"/>
      <w:marBottom w:val="0"/>
      <w:divBdr>
        <w:top w:val="none" w:sz="0" w:space="0" w:color="auto"/>
        <w:left w:val="none" w:sz="0" w:space="0" w:color="auto"/>
        <w:bottom w:val="none" w:sz="0" w:space="0" w:color="auto"/>
        <w:right w:val="none" w:sz="0" w:space="0" w:color="auto"/>
      </w:divBdr>
    </w:div>
    <w:div w:id="1449935756">
      <w:bodyDiv w:val="1"/>
      <w:marLeft w:val="0"/>
      <w:marRight w:val="0"/>
      <w:marTop w:val="0"/>
      <w:marBottom w:val="0"/>
      <w:divBdr>
        <w:top w:val="none" w:sz="0" w:space="0" w:color="auto"/>
        <w:left w:val="none" w:sz="0" w:space="0" w:color="auto"/>
        <w:bottom w:val="none" w:sz="0" w:space="0" w:color="auto"/>
        <w:right w:val="none" w:sz="0" w:space="0" w:color="auto"/>
      </w:divBdr>
    </w:div>
    <w:div w:id="1450591378">
      <w:bodyDiv w:val="1"/>
      <w:marLeft w:val="0"/>
      <w:marRight w:val="0"/>
      <w:marTop w:val="0"/>
      <w:marBottom w:val="0"/>
      <w:divBdr>
        <w:top w:val="none" w:sz="0" w:space="0" w:color="auto"/>
        <w:left w:val="none" w:sz="0" w:space="0" w:color="auto"/>
        <w:bottom w:val="none" w:sz="0" w:space="0" w:color="auto"/>
        <w:right w:val="none" w:sz="0" w:space="0" w:color="auto"/>
      </w:divBdr>
    </w:div>
    <w:div w:id="1452357650">
      <w:bodyDiv w:val="1"/>
      <w:marLeft w:val="0"/>
      <w:marRight w:val="0"/>
      <w:marTop w:val="0"/>
      <w:marBottom w:val="0"/>
      <w:divBdr>
        <w:top w:val="none" w:sz="0" w:space="0" w:color="auto"/>
        <w:left w:val="none" w:sz="0" w:space="0" w:color="auto"/>
        <w:bottom w:val="none" w:sz="0" w:space="0" w:color="auto"/>
        <w:right w:val="none" w:sz="0" w:space="0" w:color="auto"/>
      </w:divBdr>
    </w:div>
    <w:div w:id="1453282862">
      <w:bodyDiv w:val="1"/>
      <w:marLeft w:val="0"/>
      <w:marRight w:val="0"/>
      <w:marTop w:val="0"/>
      <w:marBottom w:val="0"/>
      <w:divBdr>
        <w:top w:val="none" w:sz="0" w:space="0" w:color="auto"/>
        <w:left w:val="none" w:sz="0" w:space="0" w:color="auto"/>
        <w:bottom w:val="none" w:sz="0" w:space="0" w:color="auto"/>
        <w:right w:val="none" w:sz="0" w:space="0" w:color="auto"/>
      </w:divBdr>
    </w:div>
    <w:div w:id="1454330612">
      <w:bodyDiv w:val="1"/>
      <w:marLeft w:val="0"/>
      <w:marRight w:val="0"/>
      <w:marTop w:val="0"/>
      <w:marBottom w:val="0"/>
      <w:divBdr>
        <w:top w:val="none" w:sz="0" w:space="0" w:color="auto"/>
        <w:left w:val="none" w:sz="0" w:space="0" w:color="auto"/>
        <w:bottom w:val="none" w:sz="0" w:space="0" w:color="auto"/>
        <w:right w:val="none" w:sz="0" w:space="0" w:color="auto"/>
      </w:divBdr>
    </w:div>
    <w:div w:id="1456632793">
      <w:bodyDiv w:val="1"/>
      <w:marLeft w:val="0"/>
      <w:marRight w:val="0"/>
      <w:marTop w:val="0"/>
      <w:marBottom w:val="0"/>
      <w:divBdr>
        <w:top w:val="none" w:sz="0" w:space="0" w:color="auto"/>
        <w:left w:val="none" w:sz="0" w:space="0" w:color="auto"/>
        <w:bottom w:val="none" w:sz="0" w:space="0" w:color="auto"/>
        <w:right w:val="none" w:sz="0" w:space="0" w:color="auto"/>
      </w:divBdr>
    </w:div>
    <w:div w:id="1459029972">
      <w:bodyDiv w:val="1"/>
      <w:marLeft w:val="0"/>
      <w:marRight w:val="0"/>
      <w:marTop w:val="0"/>
      <w:marBottom w:val="0"/>
      <w:divBdr>
        <w:top w:val="none" w:sz="0" w:space="0" w:color="auto"/>
        <w:left w:val="none" w:sz="0" w:space="0" w:color="auto"/>
        <w:bottom w:val="none" w:sz="0" w:space="0" w:color="auto"/>
        <w:right w:val="none" w:sz="0" w:space="0" w:color="auto"/>
      </w:divBdr>
    </w:div>
    <w:div w:id="1459449199">
      <w:bodyDiv w:val="1"/>
      <w:marLeft w:val="0"/>
      <w:marRight w:val="0"/>
      <w:marTop w:val="0"/>
      <w:marBottom w:val="0"/>
      <w:divBdr>
        <w:top w:val="none" w:sz="0" w:space="0" w:color="auto"/>
        <w:left w:val="none" w:sz="0" w:space="0" w:color="auto"/>
        <w:bottom w:val="none" w:sz="0" w:space="0" w:color="auto"/>
        <w:right w:val="none" w:sz="0" w:space="0" w:color="auto"/>
      </w:divBdr>
    </w:div>
    <w:div w:id="1460414565">
      <w:bodyDiv w:val="1"/>
      <w:marLeft w:val="0"/>
      <w:marRight w:val="0"/>
      <w:marTop w:val="0"/>
      <w:marBottom w:val="0"/>
      <w:divBdr>
        <w:top w:val="none" w:sz="0" w:space="0" w:color="auto"/>
        <w:left w:val="none" w:sz="0" w:space="0" w:color="auto"/>
        <w:bottom w:val="none" w:sz="0" w:space="0" w:color="auto"/>
        <w:right w:val="none" w:sz="0" w:space="0" w:color="auto"/>
      </w:divBdr>
    </w:div>
    <w:div w:id="1461724165">
      <w:bodyDiv w:val="1"/>
      <w:marLeft w:val="0"/>
      <w:marRight w:val="0"/>
      <w:marTop w:val="0"/>
      <w:marBottom w:val="0"/>
      <w:divBdr>
        <w:top w:val="none" w:sz="0" w:space="0" w:color="auto"/>
        <w:left w:val="none" w:sz="0" w:space="0" w:color="auto"/>
        <w:bottom w:val="none" w:sz="0" w:space="0" w:color="auto"/>
        <w:right w:val="none" w:sz="0" w:space="0" w:color="auto"/>
      </w:divBdr>
    </w:div>
    <w:div w:id="1462501945">
      <w:bodyDiv w:val="1"/>
      <w:marLeft w:val="0"/>
      <w:marRight w:val="0"/>
      <w:marTop w:val="0"/>
      <w:marBottom w:val="0"/>
      <w:divBdr>
        <w:top w:val="none" w:sz="0" w:space="0" w:color="auto"/>
        <w:left w:val="none" w:sz="0" w:space="0" w:color="auto"/>
        <w:bottom w:val="none" w:sz="0" w:space="0" w:color="auto"/>
        <w:right w:val="none" w:sz="0" w:space="0" w:color="auto"/>
      </w:divBdr>
    </w:div>
    <w:div w:id="1462846926">
      <w:bodyDiv w:val="1"/>
      <w:marLeft w:val="0"/>
      <w:marRight w:val="0"/>
      <w:marTop w:val="0"/>
      <w:marBottom w:val="0"/>
      <w:divBdr>
        <w:top w:val="none" w:sz="0" w:space="0" w:color="auto"/>
        <w:left w:val="none" w:sz="0" w:space="0" w:color="auto"/>
        <w:bottom w:val="none" w:sz="0" w:space="0" w:color="auto"/>
        <w:right w:val="none" w:sz="0" w:space="0" w:color="auto"/>
      </w:divBdr>
    </w:div>
    <w:div w:id="1463308283">
      <w:bodyDiv w:val="1"/>
      <w:marLeft w:val="0"/>
      <w:marRight w:val="0"/>
      <w:marTop w:val="0"/>
      <w:marBottom w:val="0"/>
      <w:divBdr>
        <w:top w:val="none" w:sz="0" w:space="0" w:color="auto"/>
        <w:left w:val="none" w:sz="0" w:space="0" w:color="auto"/>
        <w:bottom w:val="none" w:sz="0" w:space="0" w:color="auto"/>
        <w:right w:val="none" w:sz="0" w:space="0" w:color="auto"/>
      </w:divBdr>
    </w:div>
    <w:div w:id="1464888162">
      <w:bodyDiv w:val="1"/>
      <w:marLeft w:val="0"/>
      <w:marRight w:val="0"/>
      <w:marTop w:val="0"/>
      <w:marBottom w:val="0"/>
      <w:divBdr>
        <w:top w:val="none" w:sz="0" w:space="0" w:color="auto"/>
        <w:left w:val="none" w:sz="0" w:space="0" w:color="auto"/>
        <w:bottom w:val="none" w:sz="0" w:space="0" w:color="auto"/>
        <w:right w:val="none" w:sz="0" w:space="0" w:color="auto"/>
      </w:divBdr>
    </w:div>
    <w:div w:id="1465392674">
      <w:bodyDiv w:val="1"/>
      <w:marLeft w:val="0"/>
      <w:marRight w:val="0"/>
      <w:marTop w:val="0"/>
      <w:marBottom w:val="0"/>
      <w:divBdr>
        <w:top w:val="none" w:sz="0" w:space="0" w:color="auto"/>
        <w:left w:val="none" w:sz="0" w:space="0" w:color="auto"/>
        <w:bottom w:val="none" w:sz="0" w:space="0" w:color="auto"/>
        <w:right w:val="none" w:sz="0" w:space="0" w:color="auto"/>
      </w:divBdr>
    </w:div>
    <w:div w:id="1466312572">
      <w:bodyDiv w:val="1"/>
      <w:marLeft w:val="0"/>
      <w:marRight w:val="0"/>
      <w:marTop w:val="0"/>
      <w:marBottom w:val="0"/>
      <w:divBdr>
        <w:top w:val="none" w:sz="0" w:space="0" w:color="auto"/>
        <w:left w:val="none" w:sz="0" w:space="0" w:color="auto"/>
        <w:bottom w:val="none" w:sz="0" w:space="0" w:color="auto"/>
        <w:right w:val="none" w:sz="0" w:space="0" w:color="auto"/>
      </w:divBdr>
    </w:div>
    <w:div w:id="1467314145">
      <w:bodyDiv w:val="1"/>
      <w:marLeft w:val="0"/>
      <w:marRight w:val="0"/>
      <w:marTop w:val="0"/>
      <w:marBottom w:val="0"/>
      <w:divBdr>
        <w:top w:val="none" w:sz="0" w:space="0" w:color="auto"/>
        <w:left w:val="none" w:sz="0" w:space="0" w:color="auto"/>
        <w:bottom w:val="none" w:sz="0" w:space="0" w:color="auto"/>
        <w:right w:val="none" w:sz="0" w:space="0" w:color="auto"/>
      </w:divBdr>
    </w:div>
    <w:div w:id="1468813527">
      <w:bodyDiv w:val="1"/>
      <w:marLeft w:val="0"/>
      <w:marRight w:val="0"/>
      <w:marTop w:val="0"/>
      <w:marBottom w:val="0"/>
      <w:divBdr>
        <w:top w:val="none" w:sz="0" w:space="0" w:color="auto"/>
        <w:left w:val="none" w:sz="0" w:space="0" w:color="auto"/>
        <w:bottom w:val="none" w:sz="0" w:space="0" w:color="auto"/>
        <w:right w:val="none" w:sz="0" w:space="0" w:color="auto"/>
      </w:divBdr>
    </w:div>
    <w:div w:id="1469282816">
      <w:bodyDiv w:val="1"/>
      <w:marLeft w:val="0"/>
      <w:marRight w:val="0"/>
      <w:marTop w:val="0"/>
      <w:marBottom w:val="0"/>
      <w:divBdr>
        <w:top w:val="none" w:sz="0" w:space="0" w:color="auto"/>
        <w:left w:val="none" w:sz="0" w:space="0" w:color="auto"/>
        <w:bottom w:val="none" w:sz="0" w:space="0" w:color="auto"/>
        <w:right w:val="none" w:sz="0" w:space="0" w:color="auto"/>
      </w:divBdr>
    </w:div>
    <w:div w:id="1469932097">
      <w:bodyDiv w:val="1"/>
      <w:marLeft w:val="0"/>
      <w:marRight w:val="0"/>
      <w:marTop w:val="0"/>
      <w:marBottom w:val="0"/>
      <w:divBdr>
        <w:top w:val="none" w:sz="0" w:space="0" w:color="auto"/>
        <w:left w:val="none" w:sz="0" w:space="0" w:color="auto"/>
        <w:bottom w:val="none" w:sz="0" w:space="0" w:color="auto"/>
        <w:right w:val="none" w:sz="0" w:space="0" w:color="auto"/>
      </w:divBdr>
    </w:div>
    <w:div w:id="1471708638">
      <w:bodyDiv w:val="1"/>
      <w:marLeft w:val="0"/>
      <w:marRight w:val="0"/>
      <w:marTop w:val="0"/>
      <w:marBottom w:val="0"/>
      <w:divBdr>
        <w:top w:val="none" w:sz="0" w:space="0" w:color="auto"/>
        <w:left w:val="none" w:sz="0" w:space="0" w:color="auto"/>
        <w:bottom w:val="none" w:sz="0" w:space="0" w:color="auto"/>
        <w:right w:val="none" w:sz="0" w:space="0" w:color="auto"/>
      </w:divBdr>
    </w:div>
    <w:div w:id="1473330226">
      <w:bodyDiv w:val="1"/>
      <w:marLeft w:val="0"/>
      <w:marRight w:val="0"/>
      <w:marTop w:val="0"/>
      <w:marBottom w:val="0"/>
      <w:divBdr>
        <w:top w:val="none" w:sz="0" w:space="0" w:color="auto"/>
        <w:left w:val="none" w:sz="0" w:space="0" w:color="auto"/>
        <w:bottom w:val="none" w:sz="0" w:space="0" w:color="auto"/>
        <w:right w:val="none" w:sz="0" w:space="0" w:color="auto"/>
      </w:divBdr>
    </w:div>
    <w:div w:id="1473333060">
      <w:bodyDiv w:val="1"/>
      <w:marLeft w:val="0"/>
      <w:marRight w:val="0"/>
      <w:marTop w:val="0"/>
      <w:marBottom w:val="0"/>
      <w:divBdr>
        <w:top w:val="none" w:sz="0" w:space="0" w:color="auto"/>
        <w:left w:val="none" w:sz="0" w:space="0" w:color="auto"/>
        <w:bottom w:val="none" w:sz="0" w:space="0" w:color="auto"/>
        <w:right w:val="none" w:sz="0" w:space="0" w:color="auto"/>
      </w:divBdr>
    </w:div>
    <w:div w:id="1477986420">
      <w:bodyDiv w:val="1"/>
      <w:marLeft w:val="0"/>
      <w:marRight w:val="0"/>
      <w:marTop w:val="0"/>
      <w:marBottom w:val="0"/>
      <w:divBdr>
        <w:top w:val="none" w:sz="0" w:space="0" w:color="auto"/>
        <w:left w:val="none" w:sz="0" w:space="0" w:color="auto"/>
        <w:bottom w:val="none" w:sz="0" w:space="0" w:color="auto"/>
        <w:right w:val="none" w:sz="0" w:space="0" w:color="auto"/>
      </w:divBdr>
    </w:div>
    <w:div w:id="1481120678">
      <w:bodyDiv w:val="1"/>
      <w:marLeft w:val="0"/>
      <w:marRight w:val="0"/>
      <w:marTop w:val="0"/>
      <w:marBottom w:val="0"/>
      <w:divBdr>
        <w:top w:val="none" w:sz="0" w:space="0" w:color="auto"/>
        <w:left w:val="none" w:sz="0" w:space="0" w:color="auto"/>
        <w:bottom w:val="none" w:sz="0" w:space="0" w:color="auto"/>
        <w:right w:val="none" w:sz="0" w:space="0" w:color="auto"/>
      </w:divBdr>
    </w:div>
    <w:div w:id="1482233754">
      <w:bodyDiv w:val="1"/>
      <w:marLeft w:val="0"/>
      <w:marRight w:val="0"/>
      <w:marTop w:val="0"/>
      <w:marBottom w:val="0"/>
      <w:divBdr>
        <w:top w:val="none" w:sz="0" w:space="0" w:color="auto"/>
        <w:left w:val="none" w:sz="0" w:space="0" w:color="auto"/>
        <w:bottom w:val="none" w:sz="0" w:space="0" w:color="auto"/>
        <w:right w:val="none" w:sz="0" w:space="0" w:color="auto"/>
      </w:divBdr>
    </w:div>
    <w:div w:id="1485775299">
      <w:bodyDiv w:val="1"/>
      <w:marLeft w:val="0"/>
      <w:marRight w:val="0"/>
      <w:marTop w:val="0"/>
      <w:marBottom w:val="0"/>
      <w:divBdr>
        <w:top w:val="none" w:sz="0" w:space="0" w:color="auto"/>
        <w:left w:val="none" w:sz="0" w:space="0" w:color="auto"/>
        <w:bottom w:val="none" w:sz="0" w:space="0" w:color="auto"/>
        <w:right w:val="none" w:sz="0" w:space="0" w:color="auto"/>
      </w:divBdr>
    </w:div>
    <w:div w:id="1486969344">
      <w:bodyDiv w:val="1"/>
      <w:marLeft w:val="0"/>
      <w:marRight w:val="0"/>
      <w:marTop w:val="0"/>
      <w:marBottom w:val="0"/>
      <w:divBdr>
        <w:top w:val="none" w:sz="0" w:space="0" w:color="auto"/>
        <w:left w:val="none" w:sz="0" w:space="0" w:color="auto"/>
        <w:bottom w:val="none" w:sz="0" w:space="0" w:color="auto"/>
        <w:right w:val="none" w:sz="0" w:space="0" w:color="auto"/>
      </w:divBdr>
    </w:div>
    <w:div w:id="1488473569">
      <w:bodyDiv w:val="1"/>
      <w:marLeft w:val="0"/>
      <w:marRight w:val="0"/>
      <w:marTop w:val="0"/>
      <w:marBottom w:val="0"/>
      <w:divBdr>
        <w:top w:val="none" w:sz="0" w:space="0" w:color="auto"/>
        <w:left w:val="none" w:sz="0" w:space="0" w:color="auto"/>
        <w:bottom w:val="none" w:sz="0" w:space="0" w:color="auto"/>
        <w:right w:val="none" w:sz="0" w:space="0" w:color="auto"/>
      </w:divBdr>
    </w:div>
    <w:div w:id="1489976279">
      <w:bodyDiv w:val="1"/>
      <w:marLeft w:val="0"/>
      <w:marRight w:val="0"/>
      <w:marTop w:val="0"/>
      <w:marBottom w:val="0"/>
      <w:divBdr>
        <w:top w:val="none" w:sz="0" w:space="0" w:color="auto"/>
        <w:left w:val="none" w:sz="0" w:space="0" w:color="auto"/>
        <w:bottom w:val="none" w:sz="0" w:space="0" w:color="auto"/>
        <w:right w:val="none" w:sz="0" w:space="0" w:color="auto"/>
      </w:divBdr>
    </w:div>
    <w:div w:id="1490050399">
      <w:bodyDiv w:val="1"/>
      <w:marLeft w:val="0"/>
      <w:marRight w:val="0"/>
      <w:marTop w:val="0"/>
      <w:marBottom w:val="0"/>
      <w:divBdr>
        <w:top w:val="none" w:sz="0" w:space="0" w:color="auto"/>
        <w:left w:val="none" w:sz="0" w:space="0" w:color="auto"/>
        <w:bottom w:val="none" w:sz="0" w:space="0" w:color="auto"/>
        <w:right w:val="none" w:sz="0" w:space="0" w:color="auto"/>
      </w:divBdr>
    </w:div>
    <w:div w:id="1491091665">
      <w:bodyDiv w:val="1"/>
      <w:marLeft w:val="0"/>
      <w:marRight w:val="0"/>
      <w:marTop w:val="0"/>
      <w:marBottom w:val="0"/>
      <w:divBdr>
        <w:top w:val="none" w:sz="0" w:space="0" w:color="auto"/>
        <w:left w:val="none" w:sz="0" w:space="0" w:color="auto"/>
        <w:bottom w:val="none" w:sz="0" w:space="0" w:color="auto"/>
        <w:right w:val="none" w:sz="0" w:space="0" w:color="auto"/>
      </w:divBdr>
    </w:div>
    <w:div w:id="1491142037">
      <w:bodyDiv w:val="1"/>
      <w:marLeft w:val="0"/>
      <w:marRight w:val="0"/>
      <w:marTop w:val="0"/>
      <w:marBottom w:val="0"/>
      <w:divBdr>
        <w:top w:val="none" w:sz="0" w:space="0" w:color="auto"/>
        <w:left w:val="none" w:sz="0" w:space="0" w:color="auto"/>
        <w:bottom w:val="none" w:sz="0" w:space="0" w:color="auto"/>
        <w:right w:val="none" w:sz="0" w:space="0" w:color="auto"/>
      </w:divBdr>
    </w:div>
    <w:div w:id="1492941316">
      <w:bodyDiv w:val="1"/>
      <w:marLeft w:val="0"/>
      <w:marRight w:val="0"/>
      <w:marTop w:val="0"/>
      <w:marBottom w:val="0"/>
      <w:divBdr>
        <w:top w:val="none" w:sz="0" w:space="0" w:color="auto"/>
        <w:left w:val="none" w:sz="0" w:space="0" w:color="auto"/>
        <w:bottom w:val="none" w:sz="0" w:space="0" w:color="auto"/>
        <w:right w:val="none" w:sz="0" w:space="0" w:color="auto"/>
      </w:divBdr>
    </w:div>
    <w:div w:id="1496147536">
      <w:bodyDiv w:val="1"/>
      <w:marLeft w:val="0"/>
      <w:marRight w:val="0"/>
      <w:marTop w:val="0"/>
      <w:marBottom w:val="0"/>
      <w:divBdr>
        <w:top w:val="none" w:sz="0" w:space="0" w:color="auto"/>
        <w:left w:val="none" w:sz="0" w:space="0" w:color="auto"/>
        <w:bottom w:val="none" w:sz="0" w:space="0" w:color="auto"/>
        <w:right w:val="none" w:sz="0" w:space="0" w:color="auto"/>
      </w:divBdr>
    </w:div>
    <w:div w:id="1499544041">
      <w:bodyDiv w:val="1"/>
      <w:marLeft w:val="0"/>
      <w:marRight w:val="0"/>
      <w:marTop w:val="0"/>
      <w:marBottom w:val="0"/>
      <w:divBdr>
        <w:top w:val="none" w:sz="0" w:space="0" w:color="auto"/>
        <w:left w:val="none" w:sz="0" w:space="0" w:color="auto"/>
        <w:bottom w:val="none" w:sz="0" w:space="0" w:color="auto"/>
        <w:right w:val="none" w:sz="0" w:space="0" w:color="auto"/>
      </w:divBdr>
    </w:div>
    <w:div w:id="1499809208">
      <w:bodyDiv w:val="1"/>
      <w:marLeft w:val="0"/>
      <w:marRight w:val="0"/>
      <w:marTop w:val="0"/>
      <w:marBottom w:val="0"/>
      <w:divBdr>
        <w:top w:val="none" w:sz="0" w:space="0" w:color="auto"/>
        <w:left w:val="none" w:sz="0" w:space="0" w:color="auto"/>
        <w:bottom w:val="none" w:sz="0" w:space="0" w:color="auto"/>
        <w:right w:val="none" w:sz="0" w:space="0" w:color="auto"/>
      </w:divBdr>
    </w:div>
    <w:div w:id="1500075982">
      <w:bodyDiv w:val="1"/>
      <w:marLeft w:val="0"/>
      <w:marRight w:val="0"/>
      <w:marTop w:val="0"/>
      <w:marBottom w:val="0"/>
      <w:divBdr>
        <w:top w:val="none" w:sz="0" w:space="0" w:color="auto"/>
        <w:left w:val="none" w:sz="0" w:space="0" w:color="auto"/>
        <w:bottom w:val="none" w:sz="0" w:space="0" w:color="auto"/>
        <w:right w:val="none" w:sz="0" w:space="0" w:color="auto"/>
      </w:divBdr>
    </w:div>
    <w:div w:id="1500853214">
      <w:bodyDiv w:val="1"/>
      <w:marLeft w:val="0"/>
      <w:marRight w:val="0"/>
      <w:marTop w:val="0"/>
      <w:marBottom w:val="0"/>
      <w:divBdr>
        <w:top w:val="none" w:sz="0" w:space="0" w:color="auto"/>
        <w:left w:val="none" w:sz="0" w:space="0" w:color="auto"/>
        <w:bottom w:val="none" w:sz="0" w:space="0" w:color="auto"/>
        <w:right w:val="none" w:sz="0" w:space="0" w:color="auto"/>
      </w:divBdr>
    </w:div>
    <w:div w:id="1501919839">
      <w:bodyDiv w:val="1"/>
      <w:marLeft w:val="0"/>
      <w:marRight w:val="0"/>
      <w:marTop w:val="0"/>
      <w:marBottom w:val="0"/>
      <w:divBdr>
        <w:top w:val="none" w:sz="0" w:space="0" w:color="auto"/>
        <w:left w:val="none" w:sz="0" w:space="0" w:color="auto"/>
        <w:bottom w:val="none" w:sz="0" w:space="0" w:color="auto"/>
        <w:right w:val="none" w:sz="0" w:space="0" w:color="auto"/>
      </w:divBdr>
    </w:div>
    <w:div w:id="1502040731">
      <w:bodyDiv w:val="1"/>
      <w:marLeft w:val="0"/>
      <w:marRight w:val="0"/>
      <w:marTop w:val="0"/>
      <w:marBottom w:val="0"/>
      <w:divBdr>
        <w:top w:val="none" w:sz="0" w:space="0" w:color="auto"/>
        <w:left w:val="none" w:sz="0" w:space="0" w:color="auto"/>
        <w:bottom w:val="none" w:sz="0" w:space="0" w:color="auto"/>
        <w:right w:val="none" w:sz="0" w:space="0" w:color="auto"/>
      </w:divBdr>
    </w:div>
    <w:div w:id="1504467891">
      <w:bodyDiv w:val="1"/>
      <w:marLeft w:val="0"/>
      <w:marRight w:val="0"/>
      <w:marTop w:val="0"/>
      <w:marBottom w:val="0"/>
      <w:divBdr>
        <w:top w:val="none" w:sz="0" w:space="0" w:color="auto"/>
        <w:left w:val="none" w:sz="0" w:space="0" w:color="auto"/>
        <w:bottom w:val="none" w:sz="0" w:space="0" w:color="auto"/>
        <w:right w:val="none" w:sz="0" w:space="0" w:color="auto"/>
      </w:divBdr>
    </w:div>
    <w:div w:id="1505828185">
      <w:bodyDiv w:val="1"/>
      <w:marLeft w:val="0"/>
      <w:marRight w:val="0"/>
      <w:marTop w:val="0"/>
      <w:marBottom w:val="0"/>
      <w:divBdr>
        <w:top w:val="none" w:sz="0" w:space="0" w:color="auto"/>
        <w:left w:val="none" w:sz="0" w:space="0" w:color="auto"/>
        <w:bottom w:val="none" w:sz="0" w:space="0" w:color="auto"/>
        <w:right w:val="none" w:sz="0" w:space="0" w:color="auto"/>
      </w:divBdr>
    </w:div>
    <w:div w:id="1506359630">
      <w:bodyDiv w:val="1"/>
      <w:marLeft w:val="0"/>
      <w:marRight w:val="0"/>
      <w:marTop w:val="0"/>
      <w:marBottom w:val="0"/>
      <w:divBdr>
        <w:top w:val="none" w:sz="0" w:space="0" w:color="auto"/>
        <w:left w:val="none" w:sz="0" w:space="0" w:color="auto"/>
        <w:bottom w:val="none" w:sz="0" w:space="0" w:color="auto"/>
        <w:right w:val="none" w:sz="0" w:space="0" w:color="auto"/>
      </w:divBdr>
    </w:div>
    <w:div w:id="1506943184">
      <w:bodyDiv w:val="1"/>
      <w:marLeft w:val="0"/>
      <w:marRight w:val="0"/>
      <w:marTop w:val="0"/>
      <w:marBottom w:val="0"/>
      <w:divBdr>
        <w:top w:val="none" w:sz="0" w:space="0" w:color="auto"/>
        <w:left w:val="none" w:sz="0" w:space="0" w:color="auto"/>
        <w:bottom w:val="none" w:sz="0" w:space="0" w:color="auto"/>
        <w:right w:val="none" w:sz="0" w:space="0" w:color="auto"/>
      </w:divBdr>
    </w:div>
    <w:div w:id="1507280464">
      <w:bodyDiv w:val="1"/>
      <w:marLeft w:val="0"/>
      <w:marRight w:val="0"/>
      <w:marTop w:val="0"/>
      <w:marBottom w:val="0"/>
      <w:divBdr>
        <w:top w:val="none" w:sz="0" w:space="0" w:color="auto"/>
        <w:left w:val="none" w:sz="0" w:space="0" w:color="auto"/>
        <w:bottom w:val="none" w:sz="0" w:space="0" w:color="auto"/>
        <w:right w:val="none" w:sz="0" w:space="0" w:color="auto"/>
      </w:divBdr>
    </w:div>
    <w:div w:id="1507673676">
      <w:bodyDiv w:val="1"/>
      <w:marLeft w:val="0"/>
      <w:marRight w:val="0"/>
      <w:marTop w:val="0"/>
      <w:marBottom w:val="0"/>
      <w:divBdr>
        <w:top w:val="none" w:sz="0" w:space="0" w:color="auto"/>
        <w:left w:val="none" w:sz="0" w:space="0" w:color="auto"/>
        <w:bottom w:val="none" w:sz="0" w:space="0" w:color="auto"/>
        <w:right w:val="none" w:sz="0" w:space="0" w:color="auto"/>
      </w:divBdr>
    </w:div>
    <w:div w:id="1509517687">
      <w:bodyDiv w:val="1"/>
      <w:marLeft w:val="0"/>
      <w:marRight w:val="0"/>
      <w:marTop w:val="0"/>
      <w:marBottom w:val="0"/>
      <w:divBdr>
        <w:top w:val="none" w:sz="0" w:space="0" w:color="auto"/>
        <w:left w:val="none" w:sz="0" w:space="0" w:color="auto"/>
        <w:bottom w:val="none" w:sz="0" w:space="0" w:color="auto"/>
        <w:right w:val="none" w:sz="0" w:space="0" w:color="auto"/>
      </w:divBdr>
    </w:div>
    <w:div w:id="1512840283">
      <w:bodyDiv w:val="1"/>
      <w:marLeft w:val="0"/>
      <w:marRight w:val="0"/>
      <w:marTop w:val="0"/>
      <w:marBottom w:val="0"/>
      <w:divBdr>
        <w:top w:val="none" w:sz="0" w:space="0" w:color="auto"/>
        <w:left w:val="none" w:sz="0" w:space="0" w:color="auto"/>
        <w:bottom w:val="none" w:sz="0" w:space="0" w:color="auto"/>
        <w:right w:val="none" w:sz="0" w:space="0" w:color="auto"/>
      </w:divBdr>
    </w:div>
    <w:div w:id="1514345969">
      <w:bodyDiv w:val="1"/>
      <w:marLeft w:val="0"/>
      <w:marRight w:val="0"/>
      <w:marTop w:val="0"/>
      <w:marBottom w:val="0"/>
      <w:divBdr>
        <w:top w:val="none" w:sz="0" w:space="0" w:color="auto"/>
        <w:left w:val="none" w:sz="0" w:space="0" w:color="auto"/>
        <w:bottom w:val="none" w:sz="0" w:space="0" w:color="auto"/>
        <w:right w:val="none" w:sz="0" w:space="0" w:color="auto"/>
      </w:divBdr>
    </w:div>
    <w:div w:id="1514765785">
      <w:bodyDiv w:val="1"/>
      <w:marLeft w:val="0"/>
      <w:marRight w:val="0"/>
      <w:marTop w:val="0"/>
      <w:marBottom w:val="0"/>
      <w:divBdr>
        <w:top w:val="none" w:sz="0" w:space="0" w:color="auto"/>
        <w:left w:val="none" w:sz="0" w:space="0" w:color="auto"/>
        <w:bottom w:val="none" w:sz="0" w:space="0" w:color="auto"/>
        <w:right w:val="none" w:sz="0" w:space="0" w:color="auto"/>
      </w:divBdr>
    </w:div>
    <w:div w:id="1516336741">
      <w:bodyDiv w:val="1"/>
      <w:marLeft w:val="0"/>
      <w:marRight w:val="0"/>
      <w:marTop w:val="0"/>
      <w:marBottom w:val="0"/>
      <w:divBdr>
        <w:top w:val="none" w:sz="0" w:space="0" w:color="auto"/>
        <w:left w:val="none" w:sz="0" w:space="0" w:color="auto"/>
        <w:bottom w:val="none" w:sz="0" w:space="0" w:color="auto"/>
        <w:right w:val="none" w:sz="0" w:space="0" w:color="auto"/>
      </w:divBdr>
    </w:div>
    <w:div w:id="1517500633">
      <w:bodyDiv w:val="1"/>
      <w:marLeft w:val="0"/>
      <w:marRight w:val="0"/>
      <w:marTop w:val="0"/>
      <w:marBottom w:val="0"/>
      <w:divBdr>
        <w:top w:val="none" w:sz="0" w:space="0" w:color="auto"/>
        <w:left w:val="none" w:sz="0" w:space="0" w:color="auto"/>
        <w:bottom w:val="none" w:sz="0" w:space="0" w:color="auto"/>
        <w:right w:val="none" w:sz="0" w:space="0" w:color="auto"/>
      </w:divBdr>
    </w:div>
    <w:div w:id="1519125323">
      <w:bodyDiv w:val="1"/>
      <w:marLeft w:val="0"/>
      <w:marRight w:val="0"/>
      <w:marTop w:val="0"/>
      <w:marBottom w:val="0"/>
      <w:divBdr>
        <w:top w:val="none" w:sz="0" w:space="0" w:color="auto"/>
        <w:left w:val="none" w:sz="0" w:space="0" w:color="auto"/>
        <w:bottom w:val="none" w:sz="0" w:space="0" w:color="auto"/>
        <w:right w:val="none" w:sz="0" w:space="0" w:color="auto"/>
      </w:divBdr>
    </w:div>
    <w:div w:id="1519807191">
      <w:bodyDiv w:val="1"/>
      <w:marLeft w:val="0"/>
      <w:marRight w:val="0"/>
      <w:marTop w:val="0"/>
      <w:marBottom w:val="0"/>
      <w:divBdr>
        <w:top w:val="none" w:sz="0" w:space="0" w:color="auto"/>
        <w:left w:val="none" w:sz="0" w:space="0" w:color="auto"/>
        <w:bottom w:val="none" w:sz="0" w:space="0" w:color="auto"/>
        <w:right w:val="none" w:sz="0" w:space="0" w:color="auto"/>
      </w:divBdr>
    </w:div>
    <w:div w:id="1522165040">
      <w:bodyDiv w:val="1"/>
      <w:marLeft w:val="0"/>
      <w:marRight w:val="0"/>
      <w:marTop w:val="0"/>
      <w:marBottom w:val="0"/>
      <w:divBdr>
        <w:top w:val="none" w:sz="0" w:space="0" w:color="auto"/>
        <w:left w:val="none" w:sz="0" w:space="0" w:color="auto"/>
        <w:bottom w:val="none" w:sz="0" w:space="0" w:color="auto"/>
        <w:right w:val="none" w:sz="0" w:space="0" w:color="auto"/>
      </w:divBdr>
    </w:div>
    <w:div w:id="1523126925">
      <w:bodyDiv w:val="1"/>
      <w:marLeft w:val="0"/>
      <w:marRight w:val="0"/>
      <w:marTop w:val="0"/>
      <w:marBottom w:val="0"/>
      <w:divBdr>
        <w:top w:val="none" w:sz="0" w:space="0" w:color="auto"/>
        <w:left w:val="none" w:sz="0" w:space="0" w:color="auto"/>
        <w:bottom w:val="none" w:sz="0" w:space="0" w:color="auto"/>
        <w:right w:val="none" w:sz="0" w:space="0" w:color="auto"/>
      </w:divBdr>
    </w:div>
    <w:div w:id="1525051703">
      <w:bodyDiv w:val="1"/>
      <w:marLeft w:val="0"/>
      <w:marRight w:val="0"/>
      <w:marTop w:val="0"/>
      <w:marBottom w:val="0"/>
      <w:divBdr>
        <w:top w:val="none" w:sz="0" w:space="0" w:color="auto"/>
        <w:left w:val="none" w:sz="0" w:space="0" w:color="auto"/>
        <w:bottom w:val="none" w:sz="0" w:space="0" w:color="auto"/>
        <w:right w:val="none" w:sz="0" w:space="0" w:color="auto"/>
      </w:divBdr>
    </w:div>
    <w:div w:id="1525097871">
      <w:bodyDiv w:val="1"/>
      <w:marLeft w:val="0"/>
      <w:marRight w:val="0"/>
      <w:marTop w:val="0"/>
      <w:marBottom w:val="0"/>
      <w:divBdr>
        <w:top w:val="none" w:sz="0" w:space="0" w:color="auto"/>
        <w:left w:val="none" w:sz="0" w:space="0" w:color="auto"/>
        <w:bottom w:val="none" w:sz="0" w:space="0" w:color="auto"/>
        <w:right w:val="none" w:sz="0" w:space="0" w:color="auto"/>
      </w:divBdr>
    </w:div>
    <w:div w:id="1529872755">
      <w:bodyDiv w:val="1"/>
      <w:marLeft w:val="0"/>
      <w:marRight w:val="0"/>
      <w:marTop w:val="0"/>
      <w:marBottom w:val="0"/>
      <w:divBdr>
        <w:top w:val="none" w:sz="0" w:space="0" w:color="auto"/>
        <w:left w:val="none" w:sz="0" w:space="0" w:color="auto"/>
        <w:bottom w:val="none" w:sz="0" w:space="0" w:color="auto"/>
        <w:right w:val="none" w:sz="0" w:space="0" w:color="auto"/>
      </w:divBdr>
    </w:div>
    <w:div w:id="1530609982">
      <w:bodyDiv w:val="1"/>
      <w:marLeft w:val="0"/>
      <w:marRight w:val="0"/>
      <w:marTop w:val="0"/>
      <w:marBottom w:val="0"/>
      <w:divBdr>
        <w:top w:val="none" w:sz="0" w:space="0" w:color="auto"/>
        <w:left w:val="none" w:sz="0" w:space="0" w:color="auto"/>
        <w:bottom w:val="none" w:sz="0" w:space="0" w:color="auto"/>
        <w:right w:val="none" w:sz="0" w:space="0" w:color="auto"/>
      </w:divBdr>
    </w:div>
    <w:div w:id="1531331915">
      <w:bodyDiv w:val="1"/>
      <w:marLeft w:val="0"/>
      <w:marRight w:val="0"/>
      <w:marTop w:val="0"/>
      <w:marBottom w:val="0"/>
      <w:divBdr>
        <w:top w:val="none" w:sz="0" w:space="0" w:color="auto"/>
        <w:left w:val="none" w:sz="0" w:space="0" w:color="auto"/>
        <w:bottom w:val="none" w:sz="0" w:space="0" w:color="auto"/>
        <w:right w:val="none" w:sz="0" w:space="0" w:color="auto"/>
      </w:divBdr>
    </w:div>
    <w:div w:id="1531382991">
      <w:bodyDiv w:val="1"/>
      <w:marLeft w:val="0"/>
      <w:marRight w:val="0"/>
      <w:marTop w:val="0"/>
      <w:marBottom w:val="0"/>
      <w:divBdr>
        <w:top w:val="none" w:sz="0" w:space="0" w:color="auto"/>
        <w:left w:val="none" w:sz="0" w:space="0" w:color="auto"/>
        <w:bottom w:val="none" w:sz="0" w:space="0" w:color="auto"/>
        <w:right w:val="none" w:sz="0" w:space="0" w:color="auto"/>
      </w:divBdr>
    </w:div>
    <w:div w:id="1533960501">
      <w:bodyDiv w:val="1"/>
      <w:marLeft w:val="0"/>
      <w:marRight w:val="0"/>
      <w:marTop w:val="0"/>
      <w:marBottom w:val="0"/>
      <w:divBdr>
        <w:top w:val="none" w:sz="0" w:space="0" w:color="auto"/>
        <w:left w:val="none" w:sz="0" w:space="0" w:color="auto"/>
        <w:bottom w:val="none" w:sz="0" w:space="0" w:color="auto"/>
        <w:right w:val="none" w:sz="0" w:space="0" w:color="auto"/>
      </w:divBdr>
    </w:div>
    <w:div w:id="1534153835">
      <w:bodyDiv w:val="1"/>
      <w:marLeft w:val="0"/>
      <w:marRight w:val="0"/>
      <w:marTop w:val="0"/>
      <w:marBottom w:val="0"/>
      <w:divBdr>
        <w:top w:val="none" w:sz="0" w:space="0" w:color="auto"/>
        <w:left w:val="none" w:sz="0" w:space="0" w:color="auto"/>
        <w:bottom w:val="none" w:sz="0" w:space="0" w:color="auto"/>
        <w:right w:val="none" w:sz="0" w:space="0" w:color="auto"/>
      </w:divBdr>
    </w:div>
    <w:div w:id="1534535123">
      <w:bodyDiv w:val="1"/>
      <w:marLeft w:val="0"/>
      <w:marRight w:val="0"/>
      <w:marTop w:val="0"/>
      <w:marBottom w:val="0"/>
      <w:divBdr>
        <w:top w:val="none" w:sz="0" w:space="0" w:color="auto"/>
        <w:left w:val="none" w:sz="0" w:space="0" w:color="auto"/>
        <w:bottom w:val="none" w:sz="0" w:space="0" w:color="auto"/>
        <w:right w:val="none" w:sz="0" w:space="0" w:color="auto"/>
      </w:divBdr>
    </w:div>
    <w:div w:id="1535538502">
      <w:bodyDiv w:val="1"/>
      <w:marLeft w:val="0"/>
      <w:marRight w:val="0"/>
      <w:marTop w:val="0"/>
      <w:marBottom w:val="0"/>
      <w:divBdr>
        <w:top w:val="none" w:sz="0" w:space="0" w:color="auto"/>
        <w:left w:val="none" w:sz="0" w:space="0" w:color="auto"/>
        <w:bottom w:val="none" w:sz="0" w:space="0" w:color="auto"/>
        <w:right w:val="none" w:sz="0" w:space="0" w:color="auto"/>
      </w:divBdr>
    </w:div>
    <w:div w:id="1535650112">
      <w:bodyDiv w:val="1"/>
      <w:marLeft w:val="0"/>
      <w:marRight w:val="0"/>
      <w:marTop w:val="0"/>
      <w:marBottom w:val="0"/>
      <w:divBdr>
        <w:top w:val="none" w:sz="0" w:space="0" w:color="auto"/>
        <w:left w:val="none" w:sz="0" w:space="0" w:color="auto"/>
        <w:bottom w:val="none" w:sz="0" w:space="0" w:color="auto"/>
        <w:right w:val="none" w:sz="0" w:space="0" w:color="auto"/>
      </w:divBdr>
    </w:div>
    <w:div w:id="1536846037">
      <w:bodyDiv w:val="1"/>
      <w:marLeft w:val="0"/>
      <w:marRight w:val="0"/>
      <w:marTop w:val="0"/>
      <w:marBottom w:val="0"/>
      <w:divBdr>
        <w:top w:val="none" w:sz="0" w:space="0" w:color="auto"/>
        <w:left w:val="none" w:sz="0" w:space="0" w:color="auto"/>
        <w:bottom w:val="none" w:sz="0" w:space="0" w:color="auto"/>
        <w:right w:val="none" w:sz="0" w:space="0" w:color="auto"/>
      </w:divBdr>
    </w:div>
    <w:div w:id="1538736277">
      <w:bodyDiv w:val="1"/>
      <w:marLeft w:val="0"/>
      <w:marRight w:val="0"/>
      <w:marTop w:val="0"/>
      <w:marBottom w:val="0"/>
      <w:divBdr>
        <w:top w:val="none" w:sz="0" w:space="0" w:color="auto"/>
        <w:left w:val="none" w:sz="0" w:space="0" w:color="auto"/>
        <w:bottom w:val="none" w:sz="0" w:space="0" w:color="auto"/>
        <w:right w:val="none" w:sz="0" w:space="0" w:color="auto"/>
      </w:divBdr>
    </w:div>
    <w:div w:id="1540893982">
      <w:bodyDiv w:val="1"/>
      <w:marLeft w:val="0"/>
      <w:marRight w:val="0"/>
      <w:marTop w:val="0"/>
      <w:marBottom w:val="0"/>
      <w:divBdr>
        <w:top w:val="none" w:sz="0" w:space="0" w:color="auto"/>
        <w:left w:val="none" w:sz="0" w:space="0" w:color="auto"/>
        <w:bottom w:val="none" w:sz="0" w:space="0" w:color="auto"/>
        <w:right w:val="none" w:sz="0" w:space="0" w:color="auto"/>
      </w:divBdr>
    </w:div>
    <w:div w:id="1540895936">
      <w:bodyDiv w:val="1"/>
      <w:marLeft w:val="0"/>
      <w:marRight w:val="0"/>
      <w:marTop w:val="0"/>
      <w:marBottom w:val="0"/>
      <w:divBdr>
        <w:top w:val="none" w:sz="0" w:space="0" w:color="auto"/>
        <w:left w:val="none" w:sz="0" w:space="0" w:color="auto"/>
        <w:bottom w:val="none" w:sz="0" w:space="0" w:color="auto"/>
        <w:right w:val="none" w:sz="0" w:space="0" w:color="auto"/>
      </w:divBdr>
    </w:div>
    <w:div w:id="1541743853">
      <w:bodyDiv w:val="1"/>
      <w:marLeft w:val="0"/>
      <w:marRight w:val="0"/>
      <w:marTop w:val="0"/>
      <w:marBottom w:val="0"/>
      <w:divBdr>
        <w:top w:val="none" w:sz="0" w:space="0" w:color="auto"/>
        <w:left w:val="none" w:sz="0" w:space="0" w:color="auto"/>
        <w:bottom w:val="none" w:sz="0" w:space="0" w:color="auto"/>
        <w:right w:val="none" w:sz="0" w:space="0" w:color="auto"/>
      </w:divBdr>
    </w:div>
    <w:div w:id="1541892699">
      <w:bodyDiv w:val="1"/>
      <w:marLeft w:val="0"/>
      <w:marRight w:val="0"/>
      <w:marTop w:val="0"/>
      <w:marBottom w:val="0"/>
      <w:divBdr>
        <w:top w:val="none" w:sz="0" w:space="0" w:color="auto"/>
        <w:left w:val="none" w:sz="0" w:space="0" w:color="auto"/>
        <w:bottom w:val="none" w:sz="0" w:space="0" w:color="auto"/>
        <w:right w:val="none" w:sz="0" w:space="0" w:color="auto"/>
      </w:divBdr>
    </w:div>
    <w:div w:id="1541941882">
      <w:bodyDiv w:val="1"/>
      <w:marLeft w:val="0"/>
      <w:marRight w:val="0"/>
      <w:marTop w:val="0"/>
      <w:marBottom w:val="0"/>
      <w:divBdr>
        <w:top w:val="none" w:sz="0" w:space="0" w:color="auto"/>
        <w:left w:val="none" w:sz="0" w:space="0" w:color="auto"/>
        <w:bottom w:val="none" w:sz="0" w:space="0" w:color="auto"/>
        <w:right w:val="none" w:sz="0" w:space="0" w:color="auto"/>
      </w:divBdr>
    </w:div>
    <w:div w:id="1543517925">
      <w:bodyDiv w:val="1"/>
      <w:marLeft w:val="0"/>
      <w:marRight w:val="0"/>
      <w:marTop w:val="0"/>
      <w:marBottom w:val="0"/>
      <w:divBdr>
        <w:top w:val="none" w:sz="0" w:space="0" w:color="auto"/>
        <w:left w:val="none" w:sz="0" w:space="0" w:color="auto"/>
        <w:bottom w:val="none" w:sz="0" w:space="0" w:color="auto"/>
        <w:right w:val="none" w:sz="0" w:space="0" w:color="auto"/>
      </w:divBdr>
    </w:div>
    <w:div w:id="1543667047">
      <w:bodyDiv w:val="1"/>
      <w:marLeft w:val="0"/>
      <w:marRight w:val="0"/>
      <w:marTop w:val="0"/>
      <w:marBottom w:val="0"/>
      <w:divBdr>
        <w:top w:val="none" w:sz="0" w:space="0" w:color="auto"/>
        <w:left w:val="none" w:sz="0" w:space="0" w:color="auto"/>
        <w:bottom w:val="none" w:sz="0" w:space="0" w:color="auto"/>
        <w:right w:val="none" w:sz="0" w:space="0" w:color="auto"/>
      </w:divBdr>
    </w:div>
    <w:div w:id="1546330000">
      <w:bodyDiv w:val="1"/>
      <w:marLeft w:val="0"/>
      <w:marRight w:val="0"/>
      <w:marTop w:val="0"/>
      <w:marBottom w:val="0"/>
      <w:divBdr>
        <w:top w:val="none" w:sz="0" w:space="0" w:color="auto"/>
        <w:left w:val="none" w:sz="0" w:space="0" w:color="auto"/>
        <w:bottom w:val="none" w:sz="0" w:space="0" w:color="auto"/>
        <w:right w:val="none" w:sz="0" w:space="0" w:color="auto"/>
      </w:divBdr>
    </w:div>
    <w:div w:id="1546336331">
      <w:bodyDiv w:val="1"/>
      <w:marLeft w:val="0"/>
      <w:marRight w:val="0"/>
      <w:marTop w:val="0"/>
      <w:marBottom w:val="0"/>
      <w:divBdr>
        <w:top w:val="none" w:sz="0" w:space="0" w:color="auto"/>
        <w:left w:val="none" w:sz="0" w:space="0" w:color="auto"/>
        <w:bottom w:val="none" w:sz="0" w:space="0" w:color="auto"/>
        <w:right w:val="none" w:sz="0" w:space="0" w:color="auto"/>
      </w:divBdr>
    </w:div>
    <w:div w:id="1546526093">
      <w:bodyDiv w:val="1"/>
      <w:marLeft w:val="0"/>
      <w:marRight w:val="0"/>
      <w:marTop w:val="0"/>
      <w:marBottom w:val="0"/>
      <w:divBdr>
        <w:top w:val="none" w:sz="0" w:space="0" w:color="auto"/>
        <w:left w:val="none" w:sz="0" w:space="0" w:color="auto"/>
        <w:bottom w:val="none" w:sz="0" w:space="0" w:color="auto"/>
        <w:right w:val="none" w:sz="0" w:space="0" w:color="auto"/>
      </w:divBdr>
    </w:div>
    <w:div w:id="1546526916">
      <w:bodyDiv w:val="1"/>
      <w:marLeft w:val="0"/>
      <w:marRight w:val="0"/>
      <w:marTop w:val="0"/>
      <w:marBottom w:val="0"/>
      <w:divBdr>
        <w:top w:val="none" w:sz="0" w:space="0" w:color="auto"/>
        <w:left w:val="none" w:sz="0" w:space="0" w:color="auto"/>
        <w:bottom w:val="none" w:sz="0" w:space="0" w:color="auto"/>
        <w:right w:val="none" w:sz="0" w:space="0" w:color="auto"/>
      </w:divBdr>
    </w:div>
    <w:div w:id="1546604502">
      <w:bodyDiv w:val="1"/>
      <w:marLeft w:val="0"/>
      <w:marRight w:val="0"/>
      <w:marTop w:val="0"/>
      <w:marBottom w:val="0"/>
      <w:divBdr>
        <w:top w:val="none" w:sz="0" w:space="0" w:color="auto"/>
        <w:left w:val="none" w:sz="0" w:space="0" w:color="auto"/>
        <w:bottom w:val="none" w:sz="0" w:space="0" w:color="auto"/>
        <w:right w:val="none" w:sz="0" w:space="0" w:color="auto"/>
      </w:divBdr>
    </w:div>
    <w:div w:id="1547333320">
      <w:bodyDiv w:val="1"/>
      <w:marLeft w:val="0"/>
      <w:marRight w:val="0"/>
      <w:marTop w:val="0"/>
      <w:marBottom w:val="0"/>
      <w:divBdr>
        <w:top w:val="none" w:sz="0" w:space="0" w:color="auto"/>
        <w:left w:val="none" w:sz="0" w:space="0" w:color="auto"/>
        <w:bottom w:val="none" w:sz="0" w:space="0" w:color="auto"/>
        <w:right w:val="none" w:sz="0" w:space="0" w:color="auto"/>
      </w:divBdr>
    </w:div>
    <w:div w:id="1549226285">
      <w:bodyDiv w:val="1"/>
      <w:marLeft w:val="0"/>
      <w:marRight w:val="0"/>
      <w:marTop w:val="0"/>
      <w:marBottom w:val="0"/>
      <w:divBdr>
        <w:top w:val="none" w:sz="0" w:space="0" w:color="auto"/>
        <w:left w:val="none" w:sz="0" w:space="0" w:color="auto"/>
        <w:bottom w:val="none" w:sz="0" w:space="0" w:color="auto"/>
        <w:right w:val="none" w:sz="0" w:space="0" w:color="auto"/>
      </w:divBdr>
    </w:div>
    <w:div w:id="1550413672">
      <w:bodyDiv w:val="1"/>
      <w:marLeft w:val="0"/>
      <w:marRight w:val="0"/>
      <w:marTop w:val="0"/>
      <w:marBottom w:val="0"/>
      <w:divBdr>
        <w:top w:val="none" w:sz="0" w:space="0" w:color="auto"/>
        <w:left w:val="none" w:sz="0" w:space="0" w:color="auto"/>
        <w:bottom w:val="none" w:sz="0" w:space="0" w:color="auto"/>
        <w:right w:val="none" w:sz="0" w:space="0" w:color="auto"/>
      </w:divBdr>
    </w:div>
    <w:div w:id="1550460381">
      <w:bodyDiv w:val="1"/>
      <w:marLeft w:val="0"/>
      <w:marRight w:val="0"/>
      <w:marTop w:val="0"/>
      <w:marBottom w:val="0"/>
      <w:divBdr>
        <w:top w:val="none" w:sz="0" w:space="0" w:color="auto"/>
        <w:left w:val="none" w:sz="0" w:space="0" w:color="auto"/>
        <w:bottom w:val="none" w:sz="0" w:space="0" w:color="auto"/>
        <w:right w:val="none" w:sz="0" w:space="0" w:color="auto"/>
      </w:divBdr>
    </w:div>
    <w:div w:id="1551383034">
      <w:bodyDiv w:val="1"/>
      <w:marLeft w:val="0"/>
      <w:marRight w:val="0"/>
      <w:marTop w:val="0"/>
      <w:marBottom w:val="0"/>
      <w:divBdr>
        <w:top w:val="none" w:sz="0" w:space="0" w:color="auto"/>
        <w:left w:val="none" w:sz="0" w:space="0" w:color="auto"/>
        <w:bottom w:val="none" w:sz="0" w:space="0" w:color="auto"/>
        <w:right w:val="none" w:sz="0" w:space="0" w:color="auto"/>
      </w:divBdr>
    </w:div>
    <w:div w:id="1551720865">
      <w:bodyDiv w:val="1"/>
      <w:marLeft w:val="0"/>
      <w:marRight w:val="0"/>
      <w:marTop w:val="0"/>
      <w:marBottom w:val="0"/>
      <w:divBdr>
        <w:top w:val="none" w:sz="0" w:space="0" w:color="auto"/>
        <w:left w:val="none" w:sz="0" w:space="0" w:color="auto"/>
        <w:bottom w:val="none" w:sz="0" w:space="0" w:color="auto"/>
        <w:right w:val="none" w:sz="0" w:space="0" w:color="auto"/>
      </w:divBdr>
    </w:div>
    <w:div w:id="1553535566">
      <w:bodyDiv w:val="1"/>
      <w:marLeft w:val="0"/>
      <w:marRight w:val="0"/>
      <w:marTop w:val="0"/>
      <w:marBottom w:val="0"/>
      <w:divBdr>
        <w:top w:val="none" w:sz="0" w:space="0" w:color="auto"/>
        <w:left w:val="none" w:sz="0" w:space="0" w:color="auto"/>
        <w:bottom w:val="none" w:sz="0" w:space="0" w:color="auto"/>
        <w:right w:val="none" w:sz="0" w:space="0" w:color="auto"/>
      </w:divBdr>
    </w:div>
    <w:div w:id="1554851780">
      <w:bodyDiv w:val="1"/>
      <w:marLeft w:val="0"/>
      <w:marRight w:val="0"/>
      <w:marTop w:val="0"/>
      <w:marBottom w:val="0"/>
      <w:divBdr>
        <w:top w:val="none" w:sz="0" w:space="0" w:color="auto"/>
        <w:left w:val="none" w:sz="0" w:space="0" w:color="auto"/>
        <w:bottom w:val="none" w:sz="0" w:space="0" w:color="auto"/>
        <w:right w:val="none" w:sz="0" w:space="0" w:color="auto"/>
      </w:divBdr>
    </w:div>
    <w:div w:id="1555891261">
      <w:bodyDiv w:val="1"/>
      <w:marLeft w:val="0"/>
      <w:marRight w:val="0"/>
      <w:marTop w:val="0"/>
      <w:marBottom w:val="0"/>
      <w:divBdr>
        <w:top w:val="none" w:sz="0" w:space="0" w:color="auto"/>
        <w:left w:val="none" w:sz="0" w:space="0" w:color="auto"/>
        <w:bottom w:val="none" w:sz="0" w:space="0" w:color="auto"/>
        <w:right w:val="none" w:sz="0" w:space="0" w:color="auto"/>
      </w:divBdr>
    </w:div>
    <w:div w:id="1557354219">
      <w:bodyDiv w:val="1"/>
      <w:marLeft w:val="0"/>
      <w:marRight w:val="0"/>
      <w:marTop w:val="0"/>
      <w:marBottom w:val="0"/>
      <w:divBdr>
        <w:top w:val="none" w:sz="0" w:space="0" w:color="auto"/>
        <w:left w:val="none" w:sz="0" w:space="0" w:color="auto"/>
        <w:bottom w:val="none" w:sz="0" w:space="0" w:color="auto"/>
        <w:right w:val="none" w:sz="0" w:space="0" w:color="auto"/>
      </w:divBdr>
    </w:div>
    <w:div w:id="1559979341">
      <w:bodyDiv w:val="1"/>
      <w:marLeft w:val="0"/>
      <w:marRight w:val="0"/>
      <w:marTop w:val="0"/>
      <w:marBottom w:val="0"/>
      <w:divBdr>
        <w:top w:val="none" w:sz="0" w:space="0" w:color="auto"/>
        <w:left w:val="none" w:sz="0" w:space="0" w:color="auto"/>
        <w:bottom w:val="none" w:sz="0" w:space="0" w:color="auto"/>
        <w:right w:val="none" w:sz="0" w:space="0" w:color="auto"/>
      </w:divBdr>
    </w:div>
    <w:div w:id="1562207406">
      <w:bodyDiv w:val="1"/>
      <w:marLeft w:val="0"/>
      <w:marRight w:val="0"/>
      <w:marTop w:val="0"/>
      <w:marBottom w:val="0"/>
      <w:divBdr>
        <w:top w:val="none" w:sz="0" w:space="0" w:color="auto"/>
        <w:left w:val="none" w:sz="0" w:space="0" w:color="auto"/>
        <w:bottom w:val="none" w:sz="0" w:space="0" w:color="auto"/>
        <w:right w:val="none" w:sz="0" w:space="0" w:color="auto"/>
      </w:divBdr>
    </w:div>
    <w:div w:id="1564634321">
      <w:bodyDiv w:val="1"/>
      <w:marLeft w:val="0"/>
      <w:marRight w:val="0"/>
      <w:marTop w:val="0"/>
      <w:marBottom w:val="0"/>
      <w:divBdr>
        <w:top w:val="none" w:sz="0" w:space="0" w:color="auto"/>
        <w:left w:val="none" w:sz="0" w:space="0" w:color="auto"/>
        <w:bottom w:val="none" w:sz="0" w:space="0" w:color="auto"/>
        <w:right w:val="none" w:sz="0" w:space="0" w:color="auto"/>
      </w:divBdr>
    </w:div>
    <w:div w:id="1565212690">
      <w:bodyDiv w:val="1"/>
      <w:marLeft w:val="0"/>
      <w:marRight w:val="0"/>
      <w:marTop w:val="0"/>
      <w:marBottom w:val="0"/>
      <w:divBdr>
        <w:top w:val="none" w:sz="0" w:space="0" w:color="auto"/>
        <w:left w:val="none" w:sz="0" w:space="0" w:color="auto"/>
        <w:bottom w:val="none" w:sz="0" w:space="0" w:color="auto"/>
        <w:right w:val="none" w:sz="0" w:space="0" w:color="auto"/>
      </w:divBdr>
    </w:div>
    <w:div w:id="1565334987">
      <w:bodyDiv w:val="1"/>
      <w:marLeft w:val="0"/>
      <w:marRight w:val="0"/>
      <w:marTop w:val="0"/>
      <w:marBottom w:val="0"/>
      <w:divBdr>
        <w:top w:val="none" w:sz="0" w:space="0" w:color="auto"/>
        <w:left w:val="none" w:sz="0" w:space="0" w:color="auto"/>
        <w:bottom w:val="none" w:sz="0" w:space="0" w:color="auto"/>
        <w:right w:val="none" w:sz="0" w:space="0" w:color="auto"/>
      </w:divBdr>
    </w:div>
    <w:div w:id="1565530190">
      <w:bodyDiv w:val="1"/>
      <w:marLeft w:val="0"/>
      <w:marRight w:val="0"/>
      <w:marTop w:val="0"/>
      <w:marBottom w:val="0"/>
      <w:divBdr>
        <w:top w:val="none" w:sz="0" w:space="0" w:color="auto"/>
        <w:left w:val="none" w:sz="0" w:space="0" w:color="auto"/>
        <w:bottom w:val="none" w:sz="0" w:space="0" w:color="auto"/>
        <w:right w:val="none" w:sz="0" w:space="0" w:color="auto"/>
      </w:divBdr>
    </w:div>
    <w:div w:id="1567913636">
      <w:bodyDiv w:val="1"/>
      <w:marLeft w:val="0"/>
      <w:marRight w:val="0"/>
      <w:marTop w:val="0"/>
      <w:marBottom w:val="0"/>
      <w:divBdr>
        <w:top w:val="none" w:sz="0" w:space="0" w:color="auto"/>
        <w:left w:val="none" w:sz="0" w:space="0" w:color="auto"/>
        <w:bottom w:val="none" w:sz="0" w:space="0" w:color="auto"/>
        <w:right w:val="none" w:sz="0" w:space="0" w:color="auto"/>
      </w:divBdr>
    </w:div>
    <w:div w:id="1568565588">
      <w:bodyDiv w:val="1"/>
      <w:marLeft w:val="0"/>
      <w:marRight w:val="0"/>
      <w:marTop w:val="0"/>
      <w:marBottom w:val="0"/>
      <w:divBdr>
        <w:top w:val="none" w:sz="0" w:space="0" w:color="auto"/>
        <w:left w:val="none" w:sz="0" w:space="0" w:color="auto"/>
        <w:bottom w:val="none" w:sz="0" w:space="0" w:color="auto"/>
        <w:right w:val="none" w:sz="0" w:space="0" w:color="auto"/>
      </w:divBdr>
    </w:div>
    <w:div w:id="1569462495">
      <w:bodyDiv w:val="1"/>
      <w:marLeft w:val="0"/>
      <w:marRight w:val="0"/>
      <w:marTop w:val="0"/>
      <w:marBottom w:val="0"/>
      <w:divBdr>
        <w:top w:val="none" w:sz="0" w:space="0" w:color="auto"/>
        <w:left w:val="none" w:sz="0" w:space="0" w:color="auto"/>
        <w:bottom w:val="none" w:sz="0" w:space="0" w:color="auto"/>
        <w:right w:val="none" w:sz="0" w:space="0" w:color="auto"/>
      </w:divBdr>
    </w:div>
    <w:div w:id="1569653468">
      <w:bodyDiv w:val="1"/>
      <w:marLeft w:val="0"/>
      <w:marRight w:val="0"/>
      <w:marTop w:val="0"/>
      <w:marBottom w:val="0"/>
      <w:divBdr>
        <w:top w:val="none" w:sz="0" w:space="0" w:color="auto"/>
        <w:left w:val="none" w:sz="0" w:space="0" w:color="auto"/>
        <w:bottom w:val="none" w:sz="0" w:space="0" w:color="auto"/>
        <w:right w:val="none" w:sz="0" w:space="0" w:color="auto"/>
      </w:divBdr>
    </w:div>
    <w:div w:id="1570457637">
      <w:bodyDiv w:val="1"/>
      <w:marLeft w:val="0"/>
      <w:marRight w:val="0"/>
      <w:marTop w:val="0"/>
      <w:marBottom w:val="0"/>
      <w:divBdr>
        <w:top w:val="none" w:sz="0" w:space="0" w:color="auto"/>
        <w:left w:val="none" w:sz="0" w:space="0" w:color="auto"/>
        <w:bottom w:val="none" w:sz="0" w:space="0" w:color="auto"/>
        <w:right w:val="none" w:sz="0" w:space="0" w:color="auto"/>
      </w:divBdr>
    </w:div>
    <w:div w:id="1570798501">
      <w:bodyDiv w:val="1"/>
      <w:marLeft w:val="0"/>
      <w:marRight w:val="0"/>
      <w:marTop w:val="0"/>
      <w:marBottom w:val="0"/>
      <w:divBdr>
        <w:top w:val="none" w:sz="0" w:space="0" w:color="auto"/>
        <w:left w:val="none" w:sz="0" w:space="0" w:color="auto"/>
        <w:bottom w:val="none" w:sz="0" w:space="0" w:color="auto"/>
        <w:right w:val="none" w:sz="0" w:space="0" w:color="auto"/>
      </w:divBdr>
    </w:div>
    <w:div w:id="1571310852">
      <w:bodyDiv w:val="1"/>
      <w:marLeft w:val="0"/>
      <w:marRight w:val="0"/>
      <w:marTop w:val="0"/>
      <w:marBottom w:val="0"/>
      <w:divBdr>
        <w:top w:val="none" w:sz="0" w:space="0" w:color="auto"/>
        <w:left w:val="none" w:sz="0" w:space="0" w:color="auto"/>
        <w:bottom w:val="none" w:sz="0" w:space="0" w:color="auto"/>
        <w:right w:val="none" w:sz="0" w:space="0" w:color="auto"/>
      </w:divBdr>
    </w:div>
    <w:div w:id="1572078116">
      <w:bodyDiv w:val="1"/>
      <w:marLeft w:val="0"/>
      <w:marRight w:val="0"/>
      <w:marTop w:val="0"/>
      <w:marBottom w:val="0"/>
      <w:divBdr>
        <w:top w:val="none" w:sz="0" w:space="0" w:color="auto"/>
        <w:left w:val="none" w:sz="0" w:space="0" w:color="auto"/>
        <w:bottom w:val="none" w:sz="0" w:space="0" w:color="auto"/>
        <w:right w:val="none" w:sz="0" w:space="0" w:color="auto"/>
      </w:divBdr>
    </w:div>
    <w:div w:id="1572109729">
      <w:bodyDiv w:val="1"/>
      <w:marLeft w:val="0"/>
      <w:marRight w:val="0"/>
      <w:marTop w:val="0"/>
      <w:marBottom w:val="0"/>
      <w:divBdr>
        <w:top w:val="none" w:sz="0" w:space="0" w:color="auto"/>
        <w:left w:val="none" w:sz="0" w:space="0" w:color="auto"/>
        <w:bottom w:val="none" w:sz="0" w:space="0" w:color="auto"/>
        <w:right w:val="none" w:sz="0" w:space="0" w:color="auto"/>
      </w:divBdr>
    </w:div>
    <w:div w:id="1572153475">
      <w:bodyDiv w:val="1"/>
      <w:marLeft w:val="0"/>
      <w:marRight w:val="0"/>
      <w:marTop w:val="0"/>
      <w:marBottom w:val="0"/>
      <w:divBdr>
        <w:top w:val="none" w:sz="0" w:space="0" w:color="auto"/>
        <w:left w:val="none" w:sz="0" w:space="0" w:color="auto"/>
        <w:bottom w:val="none" w:sz="0" w:space="0" w:color="auto"/>
        <w:right w:val="none" w:sz="0" w:space="0" w:color="auto"/>
      </w:divBdr>
    </w:div>
    <w:div w:id="1572153871">
      <w:bodyDiv w:val="1"/>
      <w:marLeft w:val="0"/>
      <w:marRight w:val="0"/>
      <w:marTop w:val="0"/>
      <w:marBottom w:val="0"/>
      <w:divBdr>
        <w:top w:val="none" w:sz="0" w:space="0" w:color="auto"/>
        <w:left w:val="none" w:sz="0" w:space="0" w:color="auto"/>
        <w:bottom w:val="none" w:sz="0" w:space="0" w:color="auto"/>
        <w:right w:val="none" w:sz="0" w:space="0" w:color="auto"/>
      </w:divBdr>
    </w:div>
    <w:div w:id="1572962091">
      <w:bodyDiv w:val="1"/>
      <w:marLeft w:val="0"/>
      <w:marRight w:val="0"/>
      <w:marTop w:val="0"/>
      <w:marBottom w:val="0"/>
      <w:divBdr>
        <w:top w:val="none" w:sz="0" w:space="0" w:color="auto"/>
        <w:left w:val="none" w:sz="0" w:space="0" w:color="auto"/>
        <w:bottom w:val="none" w:sz="0" w:space="0" w:color="auto"/>
        <w:right w:val="none" w:sz="0" w:space="0" w:color="auto"/>
      </w:divBdr>
    </w:div>
    <w:div w:id="1573807691">
      <w:bodyDiv w:val="1"/>
      <w:marLeft w:val="0"/>
      <w:marRight w:val="0"/>
      <w:marTop w:val="0"/>
      <w:marBottom w:val="0"/>
      <w:divBdr>
        <w:top w:val="none" w:sz="0" w:space="0" w:color="auto"/>
        <w:left w:val="none" w:sz="0" w:space="0" w:color="auto"/>
        <w:bottom w:val="none" w:sz="0" w:space="0" w:color="auto"/>
        <w:right w:val="none" w:sz="0" w:space="0" w:color="auto"/>
      </w:divBdr>
    </w:div>
    <w:div w:id="1573813536">
      <w:bodyDiv w:val="1"/>
      <w:marLeft w:val="0"/>
      <w:marRight w:val="0"/>
      <w:marTop w:val="0"/>
      <w:marBottom w:val="0"/>
      <w:divBdr>
        <w:top w:val="none" w:sz="0" w:space="0" w:color="auto"/>
        <w:left w:val="none" w:sz="0" w:space="0" w:color="auto"/>
        <w:bottom w:val="none" w:sz="0" w:space="0" w:color="auto"/>
        <w:right w:val="none" w:sz="0" w:space="0" w:color="auto"/>
      </w:divBdr>
    </w:div>
    <w:div w:id="1573855501">
      <w:bodyDiv w:val="1"/>
      <w:marLeft w:val="0"/>
      <w:marRight w:val="0"/>
      <w:marTop w:val="0"/>
      <w:marBottom w:val="0"/>
      <w:divBdr>
        <w:top w:val="none" w:sz="0" w:space="0" w:color="auto"/>
        <w:left w:val="none" w:sz="0" w:space="0" w:color="auto"/>
        <w:bottom w:val="none" w:sz="0" w:space="0" w:color="auto"/>
        <w:right w:val="none" w:sz="0" w:space="0" w:color="auto"/>
      </w:divBdr>
    </w:div>
    <w:div w:id="1574313010">
      <w:bodyDiv w:val="1"/>
      <w:marLeft w:val="0"/>
      <w:marRight w:val="0"/>
      <w:marTop w:val="0"/>
      <w:marBottom w:val="0"/>
      <w:divBdr>
        <w:top w:val="none" w:sz="0" w:space="0" w:color="auto"/>
        <w:left w:val="none" w:sz="0" w:space="0" w:color="auto"/>
        <w:bottom w:val="none" w:sz="0" w:space="0" w:color="auto"/>
        <w:right w:val="none" w:sz="0" w:space="0" w:color="auto"/>
      </w:divBdr>
    </w:div>
    <w:div w:id="1575045011">
      <w:bodyDiv w:val="1"/>
      <w:marLeft w:val="0"/>
      <w:marRight w:val="0"/>
      <w:marTop w:val="0"/>
      <w:marBottom w:val="0"/>
      <w:divBdr>
        <w:top w:val="none" w:sz="0" w:space="0" w:color="auto"/>
        <w:left w:val="none" w:sz="0" w:space="0" w:color="auto"/>
        <w:bottom w:val="none" w:sz="0" w:space="0" w:color="auto"/>
        <w:right w:val="none" w:sz="0" w:space="0" w:color="auto"/>
      </w:divBdr>
    </w:div>
    <w:div w:id="1575895889">
      <w:bodyDiv w:val="1"/>
      <w:marLeft w:val="0"/>
      <w:marRight w:val="0"/>
      <w:marTop w:val="0"/>
      <w:marBottom w:val="0"/>
      <w:divBdr>
        <w:top w:val="none" w:sz="0" w:space="0" w:color="auto"/>
        <w:left w:val="none" w:sz="0" w:space="0" w:color="auto"/>
        <w:bottom w:val="none" w:sz="0" w:space="0" w:color="auto"/>
        <w:right w:val="none" w:sz="0" w:space="0" w:color="auto"/>
      </w:divBdr>
    </w:div>
    <w:div w:id="1576234045">
      <w:bodyDiv w:val="1"/>
      <w:marLeft w:val="0"/>
      <w:marRight w:val="0"/>
      <w:marTop w:val="0"/>
      <w:marBottom w:val="0"/>
      <w:divBdr>
        <w:top w:val="none" w:sz="0" w:space="0" w:color="auto"/>
        <w:left w:val="none" w:sz="0" w:space="0" w:color="auto"/>
        <w:bottom w:val="none" w:sz="0" w:space="0" w:color="auto"/>
        <w:right w:val="none" w:sz="0" w:space="0" w:color="auto"/>
      </w:divBdr>
    </w:div>
    <w:div w:id="1577128890">
      <w:bodyDiv w:val="1"/>
      <w:marLeft w:val="0"/>
      <w:marRight w:val="0"/>
      <w:marTop w:val="0"/>
      <w:marBottom w:val="0"/>
      <w:divBdr>
        <w:top w:val="none" w:sz="0" w:space="0" w:color="auto"/>
        <w:left w:val="none" w:sz="0" w:space="0" w:color="auto"/>
        <w:bottom w:val="none" w:sz="0" w:space="0" w:color="auto"/>
        <w:right w:val="none" w:sz="0" w:space="0" w:color="auto"/>
      </w:divBdr>
    </w:div>
    <w:div w:id="1578124507">
      <w:bodyDiv w:val="1"/>
      <w:marLeft w:val="0"/>
      <w:marRight w:val="0"/>
      <w:marTop w:val="0"/>
      <w:marBottom w:val="0"/>
      <w:divBdr>
        <w:top w:val="none" w:sz="0" w:space="0" w:color="auto"/>
        <w:left w:val="none" w:sz="0" w:space="0" w:color="auto"/>
        <w:bottom w:val="none" w:sz="0" w:space="0" w:color="auto"/>
        <w:right w:val="none" w:sz="0" w:space="0" w:color="auto"/>
      </w:divBdr>
    </w:div>
    <w:div w:id="1579100196">
      <w:bodyDiv w:val="1"/>
      <w:marLeft w:val="0"/>
      <w:marRight w:val="0"/>
      <w:marTop w:val="0"/>
      <w:marBottom w:val="0"/>
      <w:divBdr>
        <w:top w:val="none" w:sz="0" w:space="0" w:color="auto"/>
        <w:left w:val="none" w:sz="0" w:space="0" w:color="auto"/>
        <w:bottom w:val="none" w:sz="0" w:space="0" w:color="auto"/>
        <w:right w:val="none" w:sz="0" w:space="0" w:color="auto"/>
      </w:divBdr>
    </w:div>
    <w:div w:id="1580210137">
      <w:bodyDiv w:val="1"/>
      <w:marLeft w:val="0"/>
      <w:marRight w:val="0"/>
      <w:marTop w:val="0"/>
      <w:marBottom w:val="0"/>
      <w:divBdr>
        <w:top w:val="none" w:sz="0" w:space="0" w:color="auto"/>
        <w:left w:val="none" w:sz="0" w:space="0" w:color="auto"/>
        <w:bottom w:val="none" w:sz="0" w:space="0" w:color="auto"/>
        <w:right w:val="none" w:sz="0" w:space="0" w:color="auto"/>
      </w:divBdr>
    </w:div>
    <w:div w:id="1580482906">
      <w:bodyDiv w:val="1"/>
      <w:marLeft w:val="0"/>
      <w:marRight w:val="0"/>
      <w:marTop w:val="0"/>
      <w:marBottom w:val="0"/>
      <w:divBdr>
        <w:top w:val="none" w:sz="0" w:space="0" w:color="auto"/>
        <w:left w:val="none" w:sz="0" w:space="0" w:color="auto"/>
        <w:bottom w:val="none" w:sz="0" w:space="0" w:color="auto"/>
        <w:right w:val="none" w:sz="0" w:space="0" w:color="auto"/>
      </w:divBdr>
    </w:div>
    <w:div w:id="1581018486">
      <w:bodyDiv w:val="1"/>
      <w:marLeft w:val="0"/>
      <w:marRight w:val="0"/>
      <w:marTop w:val="0"/>
      <w:marBottom w:val="0"/>
      <w:divBdr>
        <w:top w:val="none" w:sz="0" w:space="0" w:color="auto"/>
        <w:left w:val="none" w:sz="0" w:space="0" w:color="auto"/>
        <w:bottom w:val="none" w:sz="0" w:space="0" w:color="auto"/>
        <w:right w:val="none" w:sz="0" w:space="0" w:color="auto"/>
      </w:divBdr>
    </w:div>
    <w:div w:id="1581716500">
      <w:bodyDiv w:val="1"/>
      <w:marLeft w:val="0"/>
      <w:marRight w:val="0"/>
      <w:marTop w:val="0"/>
      <w:marBottom w:val="0"/>
      <w:divBdr>
        <w:top w:val="none" w:sz="0" w:space="0" w:color="auto"/>
        <w:left w:val="none" w:sz="0" w:space="0" w:color="auto"/>
        <w:bottom w:val="none" w:sz="0" w:space="0" w:color="auto"/>
        <w:right w:val="none" w:sz="0" w:space="0" w:color="auto"/>
      </w:divBdr>
    </w:div>
    <w:div w:id="1583954905">
      <w:bodyDiv w:val="1"/>
      <w:marLeft w:val="0"/>
      <w:marRight w:val="0"/>
      <w:marTop w:val="0"/>
      <w:marBottom w:val="0"/>
      <w:divBdr>
        <w:top w:val="none" w:sz="0" w:space="0" w:color="auto"/>
        <w:left w:val="none" w:sz="0" w:space="0" w:color="auto"/>
        <w:bottom w:val="none" w:sz="0" w:space="0" w:color="auto"/>
        <w:right w:val="none" w:sz="0" w:space="0" w:color="auto"/>
      </w:divBdr>
    </w:div>
    <w:div w:id="1584291006">
      <w:bodyDiv w:val="1"/>
      <w:marLeft w:val="0"/>
      <w:marRight w:val="0"/>
      <w:marTop w:val="0"/>
      <w:marBottom w:val="0"/>
      <w:divBdr>
        <w:top w:val="none" w:sz="0" w:space="0" w:color="auto"/>
        <w:left w:val="none" w:sz="0" w:space="0" w:color="auto"/>
        <w:bottom w:val="none" w:sz="0" w:space="0" w:color="auto"/>
        <w:right w:val="none" w:sz="0" w:space="0" w:color="auto"/>
      </w:divBdr>
    </w:div>
    <w:div w:id="1585259298">
      <w:bodyDiv w:val="1"/>
      <w:marLeft w:val="0"/>
      <w:marRight w:val="0"/>
      <w:marTop w:val="0"/>
      <w:marBottom w:val="0"/>
      <w:divBdr>
        <w:top w:val="none" w:sz="0" w:space="0" w:color="auto"/>
        <w:left w:val="none" w:sz="0" w:space="0" w:color="auto"/>
        <w:bottom w:val="none" w:sz="0" w:space="0" w:color="auto"/>
        <w:right w:val="none" w:sz="0" w:space="0" w:color="auto"/>
      </w:divBdr>
    </w:div>
    <w:div w:id="1585602397">
      <w:bodyDiv w:val="1"/>
      <w:marLeft w:val="0"/>
      <w:marRight w:val="0"/>
      <w:marTop w:val="0"/>
      <w:marBottom w:val="0"/>
      <w:divBdr>
        <w:top w:val="none" w:sz="0" w:space="0" w:color="auto"/>
        <w:left w:val="none" w:sz="0" w:space="0" w:color="auto"/>
        <w:bottom w:val="none" w:sz="0" w:space="0" w:color="auto"/>
        <w:right w:val="none" w:sz="0" w:space="0" w:color="auto"/>
      </w:divBdr>
    </w:div>
    <w:div w:id="1585795230">
      <w:bodyDiv w:val="1"/>
      <w:marLeft w:val="0"/>
      <w:marRight w:val="0"/>
      <w:marTop w:val="0"/>
      <w:marBottom w:val="0"/>
      <w:divBdr>
        <w:top w:val="none" w:sz="0" w:space="0" w:color="auto"/>
        <w:left w:val="none" w:sz="0" w:space="0" w:color="auto"/>
        <w:bottom w:val="none" w:sz="0" w:space="0" w:color="auto"/>
        <w:right w:val="none" w:sz="0" w:space="0" w:color="auto"/>
      </w:divBdr>
    </w:div>
    <w:div w:id="1588035096">
      <w:bodyDiv w:val="1"/>
      <w:marLeft w:val="0"/>
      <w:marRight w:val="0"/>
      <w:marTop w:val="0"/>
      <w:marBottom w:val="0"/>
      <w:divBdr>
        <w:top w:val="none" w:sz="0" w:space="0" w:color="auto"/>
        <w:left w:val="none" w:sz="0" w:space="0" w:color="auto"/>
        <w:bottom w:val="none" w:sz="0" w:space="0" w:color="auto"/>
        <w:right w:val="none" w:sz="0" w:space="0" w:color="auto"/>
      </w:divBdr>
    </w:div>
    <w:div w:id="1588346121">
      <w:bodyDiv w:val="1"/>
      <w:marLeft w:val="0"/>
      <w:marRight w:val="0"/>
      <w:marTop w:val="0"/>
      <w:marBottom w:val="0"/>
      <w:divBdr>
        <w:top w:val="none" w:sz="0" w:space="0" w:color="auto"/>
        <w:left w:val="none" w:sz="0" w:space="0" w:color="auto"/>
        <w:bottom w:val="none" w:sz="0" w:space="0" w:color="auto"/>
        <w:right w:val="none" w:sz="0" w:space="0" w:color="auto"/>
      </w:divBdr>
    </w:div>
    <w:div w:id="1589074959">
      <w:bodyDiv w:val="1"/>
      <w:marLeft w:val="0"/>
      <w:marRight w:val="0"/>
      <w:marTop w:val="0"/>
      <w:marBottom w:val="0"/>
      <w:divBdr>
        <w:top w:val="none" w:sz="0" w:space="0" w:color="auto"/>
        <w:left w:val="none" w:sz="0" w:space="0" w:color="auto"/>
        <w:bottom w:val="none" w:sz="0" w:space="0" w:color="auto"/>
        <w:right w:val="none" w:sz="0" w:space="0" w:color="auto"/>
      </w:divBdr>
    </w:div>
    <w:div w:id="1589190612">
      <w:bodyDiv w:val="1"/>
      <w:marLeft w:val="0"/>
      <w:marRight w:val="0"/>
      <w:marTop w:val="0"/>
      <w:marBottom w:val="0"/>
      <w:divBdr>
        <w:top w:val="none" w:sz="0" w:space="0" w:color="auto"/>
        <w:left w:val="none" w:sz="0" w:space="0" w:color="auto"/>
        <w:bottom w:val="none" w:sz="0" w:space="0" w:color="auto"/>
        <w:right w:val="none" w:sz="0" w:space="0" w:color="auto"/>
      </w:divBdr>
    </w:div>
    <w:div w:id="1590502800">
      <w:bodyDiv w:val="1"/>
      <w:marLeft w:val="0"/>
      <w:marRight w:val="0"/>
      <w:marTop w:val="0"/>
      <w:marBottom w:val="0"/>
      <w:divBdr>
        <w:top w:val="none" w:sz="0" w:space="0" w:color="auto"/>
        <w:left w:val="none" w:sz="0" w:space="0" w:color="auto"/>
        <w:bottom w:val="none" w:sz="0" w:space="0" w:color="auto"/>
        <w:right w:val="none" w:sz="0" w:space="0" w:color="auto"/>
      </w:divBdr>
    </w:div>
    <w:div w:id="1592468679">
      <w:bodyDiv w:val="1"/>
      <w:marLeft w:val="0"/>
      <w:marRight w:val="0"/>
      <w:marTop w:val="0"/>
      <w:marBottom w:val="0"/>
      <w:divBdr>
        <w:top w:val="none" w:sz="0" w:space="0" w:color="auto"/>
        <w:left w:val="none" w:sz="0" w:space="0" w:color="auto"/>
        <w:bottom w:val="none" w:sz="0" w:space="0" w:color="auto"/>
        <w:right w:val="none" w:sz="0" w:space="0" w:color="auto"/>
      </w:divBdr>
    </w:div>
    <w:div w:id="1594322067">
      <w:bodyDiv w:val="1"/>
      <w:marLeft w:val="0"/>
      <w:marRight w:val="0"/>
      <w:marTop w:val="0"/>
      <w:marBottom w:val="0"/>
      <w:divBdr>
        <w:top w:val="none" w:sz="0" w:space="0" w:color="auto"/>
        <w:left w:val="none" w:sz="0" w:space="0" w:color="auto"/>
        <w:bottom w:val="none" w:sz="0" w:space="0" w:color="auto"/>
        <w:right w:val="none" w:sz="0" w:space="0" w:color="auto"/>
      </w:divBdr>
    </w:div>
    <w:div w:id="1596086232">
      <w:bodyDiv w:val="1"/>
      <w:marLeft w:val="0"/>
      <w:marRight w:val="0"/>
      <w:marTop w:val="0"/>
      <w:marBottom w:val="0"/>
      <w:divBdr>
        <w:top w:val="none" w:sz="0" w:space="0" w:color="auto"/>
        <w:left w:val="none" w:sz="0" w:space="0" w:color="auto"/>
        <w:bottom w:val="none" w:sz="0" w:space="0" w:color="auto"/>
        <w:right w:val="none" w:sz="0" w:space="0" w:color="auto"/>
      </w:divBdr>
    </w:div>
    <w:div w:id="1596598663">
      <w:bodyDiv w:val="1"/>
      <w:marLeft w:val="0"/>
      <w:marRight w:val="0"/>
      <w:marTop w:val="0"/>
      <w:marBottom w:val="0"/>
      <w:divBdr>
        <w:top w:val="none" w:sz="0" w:space="0" w:color="auto"/>
        <w:left w:val="none" w:sz="0" w:space="0" w:color="auto"/>
        <w:bottom w:val="none" w:sz="0" w:space="0" w:color="auto"/>
        <w:right w:val="none" w:sz="0" w:space="0" w:color="auto"/>
      </w:divBdr>
    </w:div>
    <w:div w:id="1596982136">
      <w:bodyDiv w:val="1"/>
      <w:marLeft w:val="0"/>
      <w:marRight w:val="0"/>
      <w:marTop w:val="0"/>
      <w:marBottom w:val="0"/>
      <w:divBdr>
        <w:top w:val="none" w:sz="0" w:space="0" w:color="auto"/>
        <w:left w:val="none" w:sz="0" w:space="0" w:color="auto"/>
        <w:bottom w:val="none" w:sz="0" w:space="0" w:color="auto"/>
        <w:right w:val="none" w:sz="0" w:space="0" w:color="auto"/>
      </w:divBdr>
    </w:div>
    <w:div w:id="1598099058">
      <w:bodyDiv w:val="1"/>
      <w:marLeft w:val="0"/>
      <w:marRight w:val="0"/>
      <w:marTop w:val="0"/>
      <w:marBottom w:val="0"/>
      <w:divBdr>
        <w:top w:val="none" w:sz="0" w:space="0" w:color="auto"/>
        <w:left w:val="none" w:sz="0" w:space="0" w:color="auto"/>
        <w:bottom w:val="none" w:sz="0" w:space="0" w:color="auto"/>
        <w:right w:val="none" w:sz="0" w:space="0" w:color="auto"/>
      </w:divBdr>
    </w:div>
    <w:div w:id="1598825631">
      <w:bodyDiv w:val="1"/>
      <w:marLeft w:val="0"/>
      <w:marRight w:val="0"/>
      <w:marTop w:val="0"/>
      <w:marBottom w:val="0"/>
      <w:divBdr>
        <w:top w:val="none" w:sz="0" w:space="0" w:color="auto"/>
        <w:left w:val="none" w:sz="0" w:space="0" w:color="auto"/>
        <w:bottom w:val="none" w:sz="0" w:space="0" w:color="auto"/>
        <w:right w:val="none" w:sz="0" w:space="0" w:color="auto"/>
      </w:divBdr>
    </w:div>
    <w:div w:id="1598899511">
      <w:bodyDiv w:val="1"/>
      <w:marLeft w:val="0"/>
      <w:marRight w:val="0"/>
      <w:marTop w:val="0"/>
      <w:marBottom w:val="0"/>
      <w:divBdr>
        <w:top w:val="none" w:sz="0" w:space="0" w:color="auto"/>
        <w:left w:val="none" w:sz="0" w:space="0" w:color="auto"/>
        <w:bottom w:val="none" w:sz="0" w:space="0" w:color="auto"/>
        <w:right w:val="none" w:sz="0" w:space="0" w:color="auto"/>
      </w:divBdr>
    </w:div>
    <w:div w:id="1598902136">
      <w:bodyDiv w:val="1"/>
      <w:marLeft w:val="0"/>
      <w:marRight w:val="0"/>
      <w:marTop w:val="0"/>
      <w:marBottom w:val="0"/>
      <w:divBdr>
        <w:top w:val="none" w:sz="0" w:space="0" w:color="auto"/>
        <w:left w:val="none" w:sz="0" w:space="0" w:color="auto"/>
        <w:bottom w:val="none" w:sz="0" w:space="0" w:color="auto"/>
        <w:right w:val="none" w:sz="0" w:space="0" w:color="auto"/>
      </w:divBdr>
    </w:div>
    <w:div w:id="1599287010">
      <w:bodyDiv w:val="1"/>
      <w:marLeft w:val="0"/>
      <w:marRight w:val="0"/>
      <w:marTop w:val="0"/>
      <w:marBottom w:val="0"/>
      <w:divBdr>
        <w:top w:val="none" w:sz="0" w:space="0" w:color="auto"/>
        <w:left w:val="none" w:sz="0" w:space="0" w:color="auto"/>
        <w:bottom w:val="none" w:sz="0" w:space="0" w:color="auto"/>
        <w:right w:val="none" w:sz="0" w:space="0" w:color="auto"/>
      </w:divBdr>
    </w:div>
    <w:div w:id="1599411735">
      <w:bodyDiv w:val="1"/>
      <w:marLeft w:val="0"/>
      <w:marRight w:val="0"/>
      <w:marTop w:val="0"/>
      <w:marBottom w:val="0"/>
      <w:divBdr>
        <w:top w:val="none" w:sz="0" w:space="0" w:color="auto"/>
        <w:left w:val="none" w:sz="0" w:space="0" w:color="auto"/>
        <w:bottom w:val="none" w:sz="0" w:space="0" w:color="auto"/>
        <w:right w:val="none" w:sz="0" w:space="0" w:color="auto"/>
      </w:divBdr>
    </w:div>
    <w:div w:id="1600409946">
      <w:bodyDiv w:val="1"/>
      <w:marLeft w:val="0"/>
      <w:marRight w:val="0"/>
      <w:marTop w:val="0"/>
      <w:marBottom w:val="0"/>
      <w:divBdr>
        <w:top w:val="none" w:sz="0" w:space="0" w:color="auto"/>
        <w:left w:val="none" w:sz="0" w:space="0" w:color="auto"/>
        <w:bottom w:val="none" w:sz="0" w:space="0" w:color="auto"/>
        <w:right w:val="none" w:sz="0" w:space="0" w:color="auto"/>
      </w:divBdr>
    </w:div>
    <w:div w:id="1600526561">
      <w:bodyDiv w:val="1"/>
      <w:marLeft w:val="0"/>
      <w:marRight w:val="0"/>
      <w:marTop w:val="0"/>
      <w:marBottom w:val="0"/>
      <w:divBdr>
        <w:top w:val="none" w:sz="0" w:space="0" w:color="auto"/>
        <w:left w:val="none" w:sz="0" w:space="0" w:color="auto"/>
        <w:bottom w:val="none" w:sz="0" w:space="0" w:color="auto"/>
        <w:right w:val="none" w:sz="0" w:space="0" w:color="auto"/>
      </w:divBdr>
    </w:div>
    <w:div w:id="1601446222">
      <w:bodyDiv w:val="1"/>
      <w:marLeft w:val="0"/>
      <w:marRight w:val="0"/>
      <w:marTop w:val="0"/>
      <w:marBottom w:val="0"/>
      <w:divBdr>
        <w:top w:val="none" w:sz="0" w:space="0" w:color="auto"/>
        <w:left w:val="none" w:sz="0" w:space="0" w:color="auto"/>
        <w:bottom w:val="none" w:sz="0" w:space="0" w:color="auto"/>
        <w:right w:val="none" w:sz="0" w:space="0" w:color="auto"/>
      </w:divBdr>
    </w:div>
    <w:div w:id="1601454112">
      <w:bodyDiv w:val="1"/>
      <w:marLeft w:val="0"/>
      <w:marRight w:val="0"/>
      <w:marTop w:val="0"/>
      <w:marBottom w:val="0"/>
      <w:divBdr>
        <w:top w:val="none" w:sz="0" w:space="0" w:color="auto"/>
        <w:left w:val="none" w:sz="0" w:space="0" w:color="auto"/>
        <w:bottom w:val="none" w:sz="0" w:space="0" w:color="auto"/>
        <w:right w:val="none" w:sz="0" w:space="0" w:color="auto"/>
      </w:divBdr>
    </w:div>
    <w:div w:id="1601988052">
      <w:bodyDiv w:val="1"/>
      <w:marLeft w:val="0"/>
      <w:marRight w:val="0"/>
      <w:marTop w:val="0"/>
      <w:marBottom w:val="0"/>
      <w:divBdr>
        <w:top w:val="none" w:sz="0" w:space="0" w:color="auto"/>
        <w:left w:val="none" w:sz="0" w:space="0" w:color="auto"/>
        <w:bottom w:val="none" w:sz="0" w:space="0" w:color="auto"/>
        <w:right w:val="none" w:sz="0" w:space="0" w:color="auto"/>
      </w:divBdr>
    </w:div>
    <w:div w:id="1602300911">
      <w:bodyDiv w:val="1"/>
      <w:marLeft w:val="0"/>
      <w:marRight w:val="0"/>
      <w:marTop w:val="0"/>
      <w:marBottom w:val="0"/>
      <w:divBdr>
        <w:top w:val="none" w:sz="0" w:space="0" w:color="auto"/>
        <w:left w:val="none" w:sz="0" w:space="0" w:color="auto"/>
        <w:bottom w:val="none" w:sz="0" w:space="0" w:color="auto"/>
        <w:right w:val="none" w:sz="0" w:space="0" w:color="auto"/>
      </w:divBdr>
    </w:div>
    <w:div w:id="1603102077">
      <w:bodyDiv w:val="1"/>
      <w:marLeft w:val="0"/>
      <w:marRight w:val="0"/>
      <w:marTop w:val="0"/>
      <w:marBottom w:val="0"/>
      <w:divBdr>
        <w:top w:val="none" w:sz="0" w:space="0" w:color="auto"/>
        <w:left w:val="none" w:sz="0" w:space="0" w:color="auto"/>
        <w:bottom w:val="none" w:sz="0" w:space="0" w:color="auto"/>
        <w:right w:val="none" w:sz="0" w:space="0" w:color="auto"/>
      </w:divBdr>
    </w:div>
    <w:div w:id="1604990530">
      <w:bodyDiv w:val="1"/>
      <w:marLeft w:val="0"/>
      <w:marRight w:val="0"/>
      <w:marTop w:val="0"/>
      <w:marBottom w:val="0"/>
      <w:divBdr>
        <w:top w:val="none" w:sz="0" w:space="0" w:color="auto"/>
        <w:left w:val="none" w:sz="0" w:space="0" w:color="auto"/>
        <w:bottom w:val="none" w:sz="0" w:space="0" w:color="auto"/>
        <w:right w:val="none" w:sz="0" w:space="0" w:color="auto"/>
      </w:divBdr>
    </w:div>
    <w:div w:id="1605191728">
      <w:bodyDiv w:val="1"/>
      <w:marLeft w:val="0"/>
      <w:marRight w:val="0"/>
      <w:marTop w:val="0"/>
      <w:marBottom w:val="0"/>
      <w:divBdr>
        <w:top w:val="none" w:sz="0" w:space="0" w:color="auto"/>
        <w:left w:val="none" w:sz="0" w:space="0" w:color="auto"/>
        <w:bottom w:val="none" w:sz="0" w:space="0" w:color="auto"/>
        <w:right w:val="none" w:sz="0" w:space="0" w:color="auto"/>
      </w:divBdr>
    </w:div>
    <w:div w:id="1606108511">
      <w:bodyDiv w:val="1"/>
      <w:marLeft w:val="0"/>
      <w:marRight w:val="0"/>
      <w:marTop w:val="0"/>
      <w:marBottom w:val="0"/>
      <w:divBdr>
        <w:top w:val="none" w:sz="0" w:space="0" w:color="auto"/>
        <w:left w:val="none" w:sz="0" w:space="0" w:color="auto"/>
        <w:bottom w:val="none" w:sz="0" w:space="0" w:color="auto"/>
        <w:right w:val="none" w:sz="0" w:space="0" w:color="auto"/>
      </w:divBdr>
    </w:div>
    <w:div w:id="1606422324">
      <w:bodyDiv w:val="1"/>
      <w:marLeft w:val="0"/>
      <w:marRight w:val="0"/>
      <w:marTop w:val="0"/>
      <w:marBottom w:val="0"/>
      <w:divBdr>
        <w:top w:val="none" w:sz="0" w:space="0" w:color="auto"/>
        <w:left w:val="none" w:sz="0" w:space="0" w:color="auto"/>
        <w:bottom w:val="none" w:sz="0" w:space="0" w:color="auto"/>
        <w:right w:val="none" w:sz="0" w:space="0" w:color="auto"/>
      </w:divBdr>
    </w:div>
    <w:div w:id="1606882464">
      <w:bodyDiv w:val="1"/>
      <w:marLeft w:val="0"/>
      <w:marRight w:val="0"/>
      <w:marTop w:val="0"/>
      <w:marBottom w:val="0"/>
      <w:divBdr>
        <w:top w:val="none" w:sz="0" w:space="0" w:color="auto"/>
        <w:left w:val="none" w:sz="0" w:space="0" w:color="auto"/>
        <w:bottom w:val="none" w:sz="0" w:space="0" w:color="auto"/>
        <w:right w:val="none" w:sz="0" w:space="0" w:color="auto"/>
      </w:divBdr>
    </w:div>
    <w:div w:id="1607273543">
      <w:bodyDiv w:val="1"/>
      <w:marLeft w:val="0"/>
      <w:marRight w:val="0"/>
      <w:marTop w:val="0"/>
      <w:marBottom w:val="0"/>
      <w:divBdr>
        <w:top w:val="none" w:sz="0" w:space="0" w:color="auto"/>
        <w:left w:val="none" w:sz="0" w:space="0" w:color="auto"/>
        <w:bottom w:val="none" w:sz="0" w:space="0" w:color="auto"/>
        <w:right w:val="none" w:sz="0" w:space="0" w:color="auto"/>
      </w:divBdr>
    </w:div>
    <w:div w:id="1608464042">
      <w:bodyDiv w:val="1"/>
      <w:marLeft w:val="0"/>
      <w:marRight w:val="0"/>
      <w:marTop w:val="0"/>
      <w:marBottom w:val="0"/>
      <w:divBdr>
        <w:top w:val="none" w:sz="0" w:space="0" w:color="auto"/>
        <w:left w:val="none" w:sz="0" w:space="0" w:color="auto"/>
        <w:bottom w:val="none" w:sz="0" w:space="0" w:color="auto"/>
        <w:right w:val="none" w:sz="0" w:space="0" w:color="auto"/>
      </w:divBdr>
    </w:div>
    <w:div w:id="1609310827">
      <w:bodyDiv w:val="1"/>
      <w:marLeft w:val="0"/>
      <w:marRight w:val="0"/>
      <w:marTop w:val="0"/>
      <w:marBottom w:val="0"/>
      <w:divBdr>
        <w:top w:val="none" w:sz="0" w:space="0" w:color="auto"/>
        <w:left w:val="none" w:sz="0" w:space="0" w:color="auto"/>
        <w:bottom w:val="none" w:sz="0" w:space="0" w:color="auto"/>
        <w:right w:val="none" w:sz="0" w:space="0" w:color="auto"/>
      </w:divBdr>
    </w:div>
    <w:div w:id="1609314791">
      <w:bodyDiv w:val="1"/>
      <w:marLeft w:val="0"/>
      <w:marRight w:val="0"/>
      <w:marTop w:val="0"/>
      <w:marBottom w:val="0"/>
      <w:divBdr>
        <w:top w:val="none" w:sz="0" w:space="0" w:color="auto"/>
        <w:left w:val="none" w:sz="0" w:space="0" w:color="auto"/>
        <w:bottom w:val="none" w:sz="0" w:space="0" w:color="auto"/>
        <w:right w:val="none" w:sz="0" w:space="0" w:color="auto"/>
      </w:divBdr>
    </w:div>
    <w:div w:id="1610502252">
      <w:bodyDiv w:val="1"/>
      <w:marLeft w:val="0"/>
      <w:marRight w:val="0"/>
      <w:marTop w:val="0"/>
      <w:marBottom w:val="0"/>
      <w:divBdr>
        <w:top w:val="none" w:sz="0" w:space="0" w:color="auto"/>
        <w:left w:val="none" w:sz="0" w:space="0" w:color="auto"/>
        <w:bottom w:val="none" w:sz="0" w:space="0" w:color="auto"/>
        <w:right w:val="none" w:sz="0" w:space="0" w:color="auto"/>
      </w:divBdr>
    </w:div>
    <w:div w:id="1610700028">
      <w:bodyDiv w:val="1"/>
      <w:marLeft w:val="0"/>
      <w:marRight w:val="0"/>
      <w:marTop w:val="0"/>
      <w:marBottom w:val="0"/>
      <w:divBdr>
        <w:top w:val="none" w:sz="0" w:space="0" w:color="auto"/>
        <w:left w:val="none" w:sz="0" w:space="0" w:color="auto"/>
        <w:bottom w:val="none" w:sz="0" w:space="0" w:color="auto"/>
        <w:right w:val="none" w:sz="0" w:space="0" w:color="auto"/>
      </w:divBdr>
    </w:div>
    <w:div w:id="1611355124">
      <w:bodyDiv w:val="1"/>
      <w:marLeft w:val="0"/>
      <w:marRight w:val="0"/>
      <w:marTop w:val="0"/>
      <w:marBottom w:val="0"/>
      <w:divBdr>
        <w:top w:val="none" w:sz="0" w:space="0" w:color="auto"/>
        <w:left w:val="none" w:sz="0" w:space="0" w:color="auto"/>
        <w:bottom w:val="none" w:sz="0" w:space="0" w:color="auto"/>
        <w:right w:val="none" w:sz="0" w:space="0" w:color="auto"/>
      </w:divBdr>
    </w:div>
    <w:div w:id="1611737523">
      <w:bodyDiv w:val="1"/>
      <w:marLeft w:val="0"/>
      <w:marRight w:val="0"/>
      <w:marTop w:val="0"/>
      <w:marBottom w:val="0"/>
      <w:divBdr>
        <w:top w:val="none" w:sz="0" w:space="0" w:color="auto"/>
        <w:left w:val="none" w:sz="0" w:space="0" w:color="auto"/>
        <w:bottom w:val="none" w:sz="0" w:space="0" w:color="auto"/>
        <w:right w:val="none" w:sz="0" w:space="0" w:color="auto"/>
      </w:divBdr>
    </w:div>
    <w:div w:id="1612737151">
      <w:bodyDiv w:val="1"/>
      <w:marLeft w:val="0"/>
      <w:marRight w:val="0"/>
      <w:marTop w:val="0"/>
      <w:marBottom w:val="0"/>
      <w:divBdr>
        <w:top w:val="none" w:sz="0" w:space="0" w:color="auto"/>
        <w:left w:val="none" w:sz="0" w:space="0" w:color="auto"/>
        <w:bottom w:val="none" w:sz="0" w:space="0" w:color="auto"/>
        <w:right w:val="none" w:sz="0" w:space="0" w:color="auto"/>
      </w:divBdr>
    </w:div>
    <w:div w:id="1613824886">
      <w:bodyDiv w:val="1"/>
      <w:marLeft w:val="0"/>
      <w:marRight w:val="0"/>
      <w:marTop w:val="0"/>
      <w:marBottom w:val="0"/>
      <w:divBdr>
        <w:top w:val="none" w:sz="0" w:space="0" w:color="auto"/>
        <w:left w:val="none" w:sz="0" w:space="0" w:color="auto"/>
        <w:bottom w:val="none" w:sz="0" w:space="0" w:color="auto"/>
        <w:right w:val="none" w:sz="0" w:space="0" w:color="auto"/>
      </w:divBdr>
    </w:div>
    <w:div w:id="1615553802">
      <w:bodyDiv w:val="1"/>
      <w:marLeft w:val="0"/>
      <w:marRight w:val="0"/>
      <w:marTop w:val="0"/>
      <w:marBottom w:val="0"/>
      <w:divBdr>
        <w:top w:val="none" w:sz="0" w:space="0" w:color="auto"/>
        <w:left w:val="none" w:sz="0" w:space="0" w:color="auto"/>
        <w:bottom w:val="none" w:sz="0" w:space="0" w:color="auto"/>
        <w:right w:val="none" w:sz="0" w:space="0" w:color="auto"/>
      </w:divBdr>
    </w:div>
    <w:div w:id="1616138125">
      <w:bodyDiv w:val="1"/>
      <w:marLeft w:val="0"/>
      <w:marRight w:val="0"/>
      <w:marTop w:val="0"/>
      <w:marBottom w:val="0"/>
      <w:divBdr>
        <w:top w:val="none" w:sz="0" w:space="0" w:color="auto"/>
        <w:left w:val="none" w:sz="0" w:space="0" w:color="auto"/>
        <w:bottom w:val="none" w:sz="0" w:space="0" w:color="auto"/>
        <w:right w:val="none" w:sz="0" w:space="0" w:color="auto"/>
      </w:divBdr>
    </w:div>
    <w:div w:id="1616714181">
      <w:bodyDiv w:val="1"/>
      <w:marLeft w:val="0"/>
      <w:marRight w:val="0"/>
      <w:marTop w:val="0"/>
      <w:marBottom w:val="0"/>
      <w:divBdr>
        <w:top w:val="none" w:sz="0" w:space="0" w:color="auto"/>
        <w:left w:val="none" w:sz="0" w:space="0" w:color="auto"/>
        <w:bottom w:val="none" w:sz="0" w:space="0" w:color="auto"/>
        <w:right w:val="none" w:sz="0" w:space="0" w:color="auto"/>
      </w:divBdr>
    </w:div>
    <w:div w:id="1616861374">
      <w:bodyDiv w:val="1"/>
      <w:marLeft w:val="0"/>
      <w:marRight w:val="0"/>
      <w:marTop w:val="0"/>
      <w:marBottom w:val="0"/>
      <w:divBdr>
        <w:top w:val="none" w:sz="0" w:space="0" w:color="auto"/>
        <w:left w:val="none" w:sz="0" w:space="0" w:color="auto"/>
        <w:bottom w:val="none" w:sz="0" w:space="0" w:color="auto"/>
        <w:right w:val="none" w:sz="0" w:space="0" w:color="auto"/>
      </w:divBdr>
    </w:div>
    <w:div w:id="1618292027">
      <w:bodyDiv w:val="1"/>
      <w:marLeft w:val="0"/>
      <w:marRight w:val="0"/>
      <w:marTop w:val="0"/>
      <w:marBottom w:val="0"/>
      <w:divBdr>
        <w:top w:val="none" w:sz="0" w:space="0" w:color="auto"/>
        <w:left w:val="none" w:sz="0" w:space="0" w:color="auto"/>
        <w:bottom w:val="none" w:sz="0" w:space="0" w:color="auto"/>
        <w:right w:val="none" w:sz="0" w:space="0" w:color="auto"/>
      </w:divBdr>
    </w:div>
    <w:div w:id="1618953285">
      <w:bodyDiv w:val="1"/>
      <w:marLeft w:val="0"/>
      <w:marRight w:val="0"/>
      <w:marTop w:val="0"/>
      <w:marBottom w:val="0"/>
      <w:divBdr>
        <w:top w:val="none" w:sz="0" w:space="0" w:color="auto"/>
        <w:left w:val="none" w:sz="0" w:space="0" w:color="auto"/>
        <w:bottom w:val="none" w:sz="0" w:space="0" w:color="auto"/>
        <w:right w:val="none" w:sz="0" w:space="0" w:color="auto"/>
      </w:divBdr>
    </w:div>
    <w:div w:id="1619095220">
      <w:bodyDiv w:val="1"/>
      <w:marLeft w:val="0"/>
      <w:marRight w:val="0"/>
      <w:marTop w:val="0"/>
      <w:marBottom w:val="0"/>
      <w:divBdr>
        <w:top w:val="none" w:sz="0" w:space="0" w:color="auto"/>
        <w:left w:val="none" w:sz="0" w:space="0" w:color="auto"/>
        <w:bottom w:val="none" w:sz="0" w:space="0" w:color="auto"/>
        <w:right w:val="none" w:sz="0" w:space="0" w:color="auto"/>
      </w:divBdr>
    </w:div>
    <w:div w:id="1619406962">
      <w:bodyDiv w:val="1"/>
      <w:marLeft w:val="0"/>
      <w:marRight w:val="0"/>
      <w:marTop w:val="0"/>
      <w:marBottom w:val="0"/>
      <w:divBdr>
        <w:top w:val="none" w:sz="0" w:space="0" w:color="auto"/>
        <w:left w:val="none" w:sz="0" w:space="0" w:color="auto"/>
        <w:bottom w:val="none" w:sz="0" w:space="0" w:color="auto"/>
        <w:right w:val="none" w:sz="0" w:space="0" w:color="auto"/>
      </w:divBdr>
    </w:div>
    <w:div w:id="1622107023">
      <w:bodyDiv w:val="1"/>
      <w:marLeft w:val="0"/>
      <w:marRight w:val="0"/>
      <w:marTop w:val="0"/>
      <w:marBottom w:val="0"/>
      <w:divBdr>
        <w:top w:val="none" w:sz="0" w:space="0" w:color="auto"/>
        <w:left w:val="none" w:sz="0" w:space="0" w:color="auto"/>
        <w:bottom w:val="none" w:sz="0" w:space="0" w:color="auto"/>
        <w:right w:val="none" w:sz="0" w:space="0" w:color="auto"/>
      </w:divBdr>
    </w:div>
    <w:div w:id="1624069436">
      <w:bodyDiv w:val="1"/>
      <w:marLeft w:val="0"/>
      <w:marRight w:val="0"/>
      <w:marTop w:val="0"/>
      <w:marBottom w:val="0"/>
      <w:divBdr>
        <w:top w:val="none" w:sz="0" w:space="0" w:color="auto"/>
        <w:left w:val="none" w:sz="0" w:space="0" w:color="auto"/>
        <w:bottom w:val="none" w:sz="0" w:space="0" w:color="auto"/>
        <w:right w:val="none" w:sz="0" w:space="0" w:color="auto"/>
      </w:divBdr>
    </w:div>
    <w:div w:id="1624386954">
      <w:bodyDiv w:val="1"/>
      <w:marLeft w:val="0"/>
      <w:marRight w:val="0"/>
      <w:marTop w:val="0"/>
      <w:marBottom w:val="0"/>
      <w:divBdr>
        <w:top w:val="none" w:sz="0" w:space="0" w:color="auto"/>
        <w:left w:val="none" w:sz="0" w:space="0" w:color="auto"/>
        <w:bottom w:val="none" w:sz="0" w:space="0" w:color="auto"/>
        <w:right w:val="none" w:sz="0" w:space="0" w:color="auto"/>
      </w:divBdr>
    </w:div>
    <w:div w:id="1627471545">
      <w:bodyDiv w:val="1"/>
      <w:marLeft w:val="0"/>
      <w:marRight w:val="0"/>
      <w:marTop w:val="0"/>
      <w:marBottom w:val="0"/>
      <w:divBdr>
        <w:top w:val="none" w:sz="0" w:space="0" w:color="auto"/>
        <w:left w:val="none" w:sz="0" w:space="0" w:color="auto"/>
        <w:bottom w:val="none" w:sz="0" w:space="0" w:color="auto"/>
        <w:right w:val="none" w:sz="0" w:space="0" w:color="auto"/>
      </w:divBdr>
    </w:div>
    <w:div w:id="1628466889">
      <w:bodyDiv w:val="1"/>
      <w:marLeft w:val="0"/>
      <w:marRight w:val="0"/>
      <w:marTop w:val="0"/>
      <w:marBottom w:val="0"/>
      <w:divBdr>
        <w:top w:val="none" w:sz="0" w:space="0" w:color="auto"/>
        <w:left w:val="none" w:sz="0" w:space="0" w:color="auto"/>
        <w:bottom w:val="none" w:sz="0" w:space="0" w:color="auto"/>
        <w:right w:val="none" w:sz="0" w:space="0" w:color="auto"/>
      </w:divBdr>
    </w:div>
    <w:div w:id="1630238969">
      <w:bodyDiv w:val="1"/>
      <w:marLeft w:val="0"/>
      <w:marRight w:val="0"/>
      <w:marTop w:val="0"/>
      <w:marBottom w:val="0"/>
      <w:divBdr>
        <w:top w:val="none" w:sz="0" w:space="0" w:color="auto"/>
        <w:left w:val="none" w:sz="0" w:space="0" w:color="auto"/>
        <w:bottom w:val="none" w:sz="0" w:space="0" w:color="auto"/>
        <w:right w:val="none" w:sz="0" w:space="0" w:color="auto"/>
      </w:divBdr>
    </w:div>
    <w:div w:id="1630471221">
      <w:bodyDiv w:val="1"/>
      <w:marLeft w:val="0"/>
      <w:marRight w:val="0"/>
      <w:marTop w:val="0"/>
      <w:marBottom w:val="0"/>
      <w:divBdr>
        <w:top w:val="none" w:sz="0" w:space="0" w:color="auto"/>
        <w:left w:val="none" w:sz="0" w:space="0" w:color="auto"/>
        <w:bottom w:val="none" w:sz="0" w:space="0" w:color="auto"/>
        <w:right w:val="none" w:sz="0" w:space="0" w:color="auto"/>
      </w:divBdr>
    </w:div>
    <w:div w:id="1630821599">
      <w:bodyDiv w:val="1"/>
      <w:marLeft w:val="0"/>
      <w:marRight w:val="0"/>
      <w:marTop w:val="0"/>
      <w:marBottom w:val="0"/>
      <w:divBdr>
        <w:top w:val="none" w:sz="0" w:space="0" w:color="auto"/>
        <w:left w:val="none" w:sz="0" w:space="0" w:color="auto"/>
        <w:bottom w:val="none" w:sz="0" w:space="0" w:color="auto"/>
        <w:right w:val="none" w:sz="0" w:space="0" w:color="auto"/>
      </w:divBdr>
    </w:div>
    <w:div w:id="1632202045">
      <w:bodyDiv w:val="1"/>
      <w:marLeft w:val="0"/>
      <w:marRight w:val="0"/>
      <w:marTop w:val="0"/>
      <w:marBottom w:val="0"/>
      <w:divBdr>
        <w:top w:val="none" w:sz="0" w:space="0" w:color="auto"/>
        <w:left w:val="none" w:sz="0" w:space="0" w:color="auto"/>
        <w:bottom w:val="none" w:sz="0" w:space="0" w:color="auto"/>
        <w:right w:val="none" w:sz="0" w:space="0" w:color="auto"/>
      </w:divBdr>
    </w:div>
    <w:div w:id="1632243626">
      <w:bodyDiv w:val="1"/>
      <w:marLeft w:val="0"/>
      <w:marRight w:val="0"/>
      <w:marTop w:val="0"/>
      <w:marBottom w:val="0"/>
      <w:divBdr>
        <w:top w:val="none" w:sz="0" w:space="0" w:color="auto"/>
        <w:left w:val="none" w:sz="0" w:space="0" w:color="auto"/>
        <w:bottom w:val="none" w:sz="0" w:space="0" w:color="auto"/>
        <w:right w:val="none" w:sz="0" w:space="0" w:color="auto"/>
      </w:divBdr>
    </w:div>
    <w:div w:id="1633096679">
      <w:bodyDiv w:val="1"/>
      <w:marLeft w:val="0"/>
      <w:marRight w:val="0"/>
      <w:marTop w:val="0"/>
      <w:marBottom w:val="0"/>
      <w:divBdr>
        <w:top w:val="none" w:sz="0" w:space="0" w:color="auto"/>
        <w:left w:val="none" w:sz="0" w:space="0" w:color="auto"/>
        <w:bottom w:val="none" w:sz="0" w:space="0" w:color="auto"/>
        <w:right w:val="none" w:sz="0" w:space="0" w:color="auto"/>
      </w:divBdr>
    </w:div>
    <w:div w:id="1633319541">
      <w:bodyDiv w:val="1"/>
      <w:marLeft w:val="0"/>
      <w:marRight w:val="0"/>
      <w:marTop w:val="0"/>
      <w:marBottom w:val="0"/>
      <w:divBdr>
        <w:top w:val="none" w:sz="0" w:space="0" w:color="auto"/>
        <w:left w:val="none" w:sz="0" w:space="0" w:color="auto"/>
        <w:bottom w:val="none" w:sz="0" w:space="0" w:color="auto"/>
        <w:right w:val="none" w:sz="0" w:space="0" w:color="auto"/>
      </w:divBdr>
    </w:div>
    <w:div w:id="1634359950">
      <w:bodyDiv w:val="1"/>
      <w:marLeft w:val="0"/>
      <w:marRight w:val="0"/>
      <w:marTop w:val="0"/>
      <w:marBottom w:val="0"/>
      <w:divBdr>
        <w:top w:val="none" w:sz="0" w:space="0" w:color="auto"/>
        <w:left w:val="none" w:sz="0" w:space="0" w:color="auto"/>
        <w:bottom w:val="none" w:sz="0" w:space="0" w:color="auto"/>
        <w:right w:val="none" w:sz="0" w:space="0" w:color="auto"/>
      </w:divBdr>
    </w:div>
    <w:div w:id="1634796211">
      <w:bodyDiv w:val="1"/>
      <w:marLeft w:val="0"/>
      <w:marRight w:val="0"/>
      <w:marTop w:val="0"/>
      <w:marBottom w:val="0"/>
      <w:divBdr>
        <w:top w:val="none" w:sz="0" w:space="0" w:color="auto"/>
        <w:left w:val="none" w:sz="0" w:space="0" w:color="auto"/>
        <w:bottom w:val="none" w:sz="0" w:space="0" w:color="auto"/>
        <w:right w:val="none" w:sz="0" w:space="0" w:color="auto"/>
      </w:divBdr>
    </w:div>
    <w:div w:id="1634867969">
      <w:bodyDiv w:val="1"/>
      <w:marLeft w:val="0"/>
      <w:marRight w:val="0"/>
      <w:marTop w:val="0"/>
      <w:marBottom w:val="0"/>
      <w:divBdr>
        <w:top w:val="none" w:sz="0" w:space="0" w:color="auto"/>
        <w:left w:val="none" w:sz="0" w:space="0" w:color="auto"/>
        <w:bottom w:val="none" w:sz="0" w:space="0" w:color="auto"/>
        <w:right w:val="none" w:sz="0" w:space="0" w:color="auto"/>
      </w:divBdr>
    </w:div>
    <w:div w:id="1635060264">
      <w:bodyDiv w:val="1"/>
      <w:marLeft w:val="0"/>
      <w:marRight w:val="0"/>
      <w:marTop w:val="0"/>
      <w:marBottom w:val="0"/>
      <w:divBdr>
        <w:top w:val="none" w:sz="0" w:space="0" w:color="auto"/>
        <w:left w:val="none" w:sz="0" w:space="0" w:color="auto"/>
        <w:bottom w:val="none" w:sz="0" w:space="0" w:color="auto"/>
        <w:right w:val="none" w:sz="0" w:space="0" w:color="auto"/>
      </w:divBdr>
    </w:div>
    <w:div w:id="1635209840">
      <w:bodyDiv w:val="1"/>
      <w:marLeft w:val="0"/>
      <w:marRight w:val="0"/>
      <w:marTop w:val="0"/>
      <w:marBottom w:val="0"/>
      <w:divBdr>
        <w:top w:val="none" w:sz="0" w:space="0" w:color="auto"/>
        <w:left w:val="none" w:sz="0" w:space="0" w:color="auto"/>
        <w:bottom w:val="none" w:sz="0" w:space="0" w:color="auto"/>
        <w:right w:val="none" w:sz="0" w:space="0" w:color="auto"/>
      </w:divBdr>
    </w:div>
    <w:div w:id="1637025056">
      <w:bodyDiv w:val="1"/>
      <w:marLeft w:val="0"/>
      <w:marRight w:val="0"/>
      <w:marTop w:val="0"/>
      <w:marBottom w:val="0"/>
      <w:divBdr>
        <w:top w:val="none" w:sz="0" w:space="0" w:color="auto"/>
        <w:left w:val="none" w:sz="0" w:space="0" w:color="auto"/>
        <w:bottom w:val="none" w:sz="0" w:space="0" w:color="auto"/>
        <w:right w:val="none" w:sz="0" w:space="0" w:color="auto"/>
      </w:divBdr>
    </w:div>
    <w:div w:id="1638487750">
      <w:bodyDiv w:val="1"/>
      <w:marLeft w:val="0"/>
      <w:marRight w:val="0"/>
      <w:marTop w:val="0"/>
      <w:marBottom w:val="0"/>
      <w:divBdr>
        <w:top w:val="none" w:sz="0" w:space="0" w:color="auto"/>
        <w:left w:val="none" w:sz="0" w:space="0" w:color="auto"/>
        <w:bottom w:val="none" w:sz="0" w:space="0" w:color="auto"/>
        <w:right w:val="none" w:sz="0" w:space="0" w:color="auto"/>
      </w:divBdr>
    </w:div>
    <w:div w:id="1640837863">
      <w:bodyDiv w:val="1"/>
      <w:marLeft w:val="0"/>
      <w:marRight w:val="0"/>
      <w:marTop w:val="0"/>
      <w:marBottom w:val="0"/>
      <w:divBdr>
        <w:top w:val="none" w:sz="0" w:space="0" w:color="auto"/>
        <w:left w:val="none" w:sz="0" w:space="0" w:color="auto"/>
        <w:bottom w:val="none" w:sz="0" w:space="0" w:color="auto"/>
        <w:right w:val="none" w:sz="0" w:space="0" w:color="auto"/>
      </w:divBdr>
    </w:div>
    <w:div w:id="1642464089">
      <w:bodyDiv w:val="1"/>
      <w:marLeft w:val="0"/>
      <w:marRight w:val="0"/>
      <w:marTop w:val="0"/>
      <w:marBottom w:val="0"/>
      <w:divBdr>
        <w:top w:val="none" w:sz="0" w:space="0" w:color="auto"/>
        <w:left w:val="none" w:sz="0" w:space="0" w:color="auto"/>
        <w:bottom w:val="none" w:sz="0" w:space="0" w:color="auto"/>
        <w:right w:val="none" w:sz="0" w:space="0" w:color="auto"/>
      </w:divBdr>
      <w:divsChild>
        <w:div w:id="64107778">
          <w:marLeft w:val="0"/>
          <w:marRight w:val="0"/>
          <w:marTop w:val="0"/>
          <w:marBottom w:val="0"/>
          <w:divBdr>
            <w:top w:val="none" w:sz="0" w:space="0" w:color="auto"/>
            <w:left w:val="none" w:sz="0" w:space="0" w:color="auto"/>
            <w:bottom w:val="none" w:sz="0" w:space="0" w:color="auto"/>
            <w:right w:val="none" w:sz="0" w:space="0" w:color="auto"/>
          </w:divBdr>
        </w:div>
        <w:div w:id="420875837">
          <w:marLeft w:val="0"/>
          <w:marRight w:val="0"/>
          <w:marTop w:val="0"/>
          <w:marBottom w:val="0"/>
          <w:divBdr>
            <w:top w:val="none" w:sz="0" w:space="0" w:color="auto"/>
            <w:left w:val="none" w:sz="0" w:space="0" w:color="auto"/>
            <w:bottom w:val="none" w:sz="0" w:space="0" w:color="auto"/>
            <w:right w:val="none" w:sz="0" w:space="0" w:color="auto"/>
          </w:divBdr>
        </w:div>
        <w:div w:id="1242907604">
          <w:marLeft w:val="0"/>
          <w:marRight w:val="0"/>
          <w:marTop w:val="0"/>
          <w:marBottom w:val="0"/>
          <w:divBdr>
            <w:top w:val="none" w:sz="0" w:space="0" w:color="auto"/>
            <w:left w:val="none" w:sz="0" w:space="0" w:color="auto"/>
            <w:bottom w:val="none" w:sz="0" w:space="0" w:color="auto"/>
            <w:right w:val="none" w:sz="0" w:space="0" w:color="auto"/>
          </w:divBdr>
        </w:div>
        <w:div w:id="1249996410">
          <w:marLeft w:val="0"/>
          <w:marRight w:val="0"/>
          <w:marTop w:val="0"/>
          <w:marBottom w:val="0"/>
          <w:divBdr>
            <w:top w:val="none" w:sz="0" w:space="0" w:color="auto"/>
            <w:left w:val="none" w:sz="0" w:space="0" w:color="auto"/>
            <w:bottom w:val="none" w:sz="0" w:space="0" w:color="auto"/>
            <w:right w:val="none" w:sz="0" w:space="0" w:color="auto"/>
          </w:divBdr>
        </w:div>
        <w:div w:id="1328947594">
          <w:marLeft w:val="0"/>
          <w:marRight w:val="0"/>
          <w:marTop w:val="0"/>
          <w:marBottom w:val="0"/>
          <w:divBdr>
            <w:top w:val="none" w:sz="0" w:space="0" w:color="auto"/>
            <w:left w:val="none" w:sz="0" w:space="0" w:color="auto"/>
            <w:bottom w:val="none" w:sz="0" w:space="0" w:color="auto"/>
            <w:right w:val="none" w:sz="0" w:space="0" w:color="auto"/>
          </w:divBdr>
        </w:div>
        <w:div w:id="1498157575">
          <w:marLeft w:val="0"/>
          <w:marRight w:val="0"/>
          <w:marTop w:val="0"/>
          <w:marBottom w:val="0"/>
          <w:divBdr>
            <w:top w:val="none" w:sz="0" w:space="0" w:color="auto"/>
            <w:left w:val="none" w:sz="0" w:space="0" w:color="auto"/>
            <w:bottom w:val="none" w:sz="0" w:space="0" w:color="auto"/>
            <w:right w:val="none" w:sz="0" w:space="0" w:color="auto"/>
          </w:divBdr>
        </w:div>
        <w:div w:id="1684015044">
          <w:marLeft w:val="0"/>
          <w:marRight w:val="0"/>
          <w:marTop w:val="0"/>
          <w:marBottom w:val="0"/>
          <w:divBdr>
            <w:top w:val="none" w:sz="0" w:space="0" w:color="auto"/>
            <w:left w:val="none" w:sz="0" w:space="0" w:color="auto"/>
            <w:bottom w:val="none" w:sz="0" w:space="0" w:color="auto"/>
            <w:right w:val="none" w:sz="0" w:space="0" w:color="auto"/>
          </w:divBdr>
        </w:div>
        <w:div w:id="1765299268">
          <w:marLeft w:val="0"/>
          <w:marRight w:val="0"/>
          <w:marTop w:val="0"/>
          <w:marBottom w:val="0"/>
          <w:divBdr>
            <w:top w:val="none" w:sz="0" w:space="0" w:color="auto"/>
            <w:left w:val="none" w:sz="0" w:space="0" w:color="auto"/>
            <w:bottom w:val="none" w:sz="0" w:space="0" w:color="auto"/>
            <w:right w:val="none" w:sz="0" w:space="0" w:color="auto"/>
          </w:divBdr>
        </w:div>
        <w:div w:id="1953825876">
          <w:marLeft w:val="0"/>
          <w:marRight w:val="0"/>
          <w:marTop w:val="0"/>
          <w:marBottom w:val="0"/>
          <w:divBdr>
            <w:top w:val="none" w:sz="0" w:space="0" w:color="auto"/>
            <w:left w:val="none" w:sz="0" w:space="0" w:color="auto"/>
            <w:bottom w:val="none" w:sz="0" w:space="0" w:color="auto"/>
            <w:right w:val="none" w:sz="0" w:space="0" w:color="auto"/>
          </w:divBdr>
        </w:div>
        <w:div w:id="2019232304">
          <w:marLeft w:val="0"/>
          <w:marRight w:val="0"/>
          <w:marTop w:val="0"/>
          <w:marBottom w:val="0"/>
          <w:divBdr>
            <w:top w:val="none" w:sz="0" w:space="0" w:color="auto"/>
            <w:left w:val="none" w:sz="0" w:space="0" w:color="auto"/>
            <w:bottom w:val="none" w:sz="0" w:space="0" w:color="auto"/>
            <w:right w:val="none" w:sz="0" w:space="0" w:color="auto"/>
          </w:divBdr>
        </w:div>
      </w:divsChild>
    </w:div>
    <w:div w:id="1643734001">
      <w:bodyDiv w:val="1"/>
      <w:marLeft w:val="0"/>
      <w:marRight w:val="0"/>
      <w:marTop w:val="0"/>
      <w:marBottom w:val="0"/>
      <w:divBdr>
        <w:top w:val="none" w:sz="0" w:space="0" w:color="auto"/>
        <w:left w:val="none" w:sz="0" w:space="0" w:color="auto"/>
        <w:bottom w:val="none" w:sz="0" w:space="0" w:color="auto"/>
        <w:right w:val="none" w:sz="0" w:space="0" w:color="auto"/>
      </w:divBdr>
    </w:div>
    <w:div w:id="1644386381">
      <w:bodyDiv w:val="1"/>
      <w:marLeft w:val="0"/>
      <w:marRight w:val="0"/>
      <w:marTop w:val="0"/>
      <w:marBottom w:val="0"/>
      <w:divBdr>
        <w:top w:val="none" w:sz="0" w:space="0" w:color="auto"/>
        <w:left w:val="none" w:sz="0" w:space="0" w:color="auto"/>
        <w:bottom w:val="none" w:sz="0" w:space="0" w:color="auto"/>
        <w:right w:val="none" w:sz="0" w:space="0" w:color="auto"/>
      </w:divBdr>
    </w:div>
    <w:div w:id="1644919183">
      <w:bodyDiv w:val="1"/>
      <w:marLeft w:val="0"/>
      <w:marRight w:val="0"/>
      <w:marTop w:val="0"/>
      <w:marBottom w:val="0"/>
      <w:divBdr>
        <w:top w:val="none" w:sz="0" w:space="0" w:color="auto"/>
        <w:left w:val="none" w:sz="0" w:space="0" w:color="auto"/>
        <w:bottom w:val="none" w:sz="0" w:space="0" w:color="auto"/>
        <w:right w:val="none" w:sz="0" w:space="0" w:color="auto"/>
      </w:divBdr>
    </w:div>
    <w:div w:id="1645428868">
      <w:bodyDiv w:val="1"/>
      <w:marLeft w:val="0"/>
      <w:marRight w:val="0"/>
      <w:marTop w:val="0"/>
      <w:marBottom w:val="0"/>
      <w:divBdr>
        <w:top w:val="none" w:sz="0" w:space="0" w:color="auto"/>
        <w:left w:val="none" w:sz="0" w:space="0" w:color="auto"/>
        <w:bottom w:val="none" w:sz="0" w:space="0" w:color="auto"/>
        <w:right w:val="none" w:sz="0" w:space="0" w:color="auto"/>
      </w:divBdr>
    </w:div>
    <w:div w:id="1646927384">
      <w:bodyDiv w:val="1"/>
      <w:marLeft w:val="0"/>
      <w:marRight w:val="0"/>
      <w:marTop w:val="0"/>
      <w:marBottom w:val="0"/>
      <w:divBdr>
        <w:top w:val="none" w:sz="0" w:space="0" w:color="auto"/>
        <w:left w:val="none" w:sz="0" w:space="0" w:color="auto"/>
        <w:bottom w:val="none" w:sz="0" w:space="0" w:color="auto"/>
        <w:right w:val="none" w:sz="0" w:space="0" w:color="auto"/>
      </w:divBdr>
    </w:div>
    <w:div w:id="1647470614">
      <w:bodyDiv w:val="1"/>
      <w:marLeft w:val="0"/>
      <w:marRight w:val="0"/>
      <w:marTop w:val="0"/>
      <w:marBottom w:val="0"/>
      <w:divBdr>
        <w:top w:val="none" w:sz="0" w:space="0" w:color="auto"/>
        <w:left w:val="none" w:sz="0" w:space="0" w:color="auto"/>
        <w:bottom w:val="none" w:sz="0" w:space="0" w:color="auto"/>
        <w:right w:val="none" w:sz="0" w:space="0" w:color="auto"/>
      </w:divBdr>
    </w:div>
    <w:div w:id="1647542003">
      <w:bodyDiv w:val="1"/>
      <w:marLeft w:val="0"/>
      <w:marRight w:val="0"/>
      <w:marTop w:val="0"/>
      <w:marBottom w:val="0"/>
      <w:divBdr>
        <w:top w:val="none" w:sz="0" w:space="0" w:color="auto"/>
        <w:left w:val="none" w:sz="0" w:space="0" w:color="auto"/>
        <w:bottom w:val="none" w:sz="0" w:space="0" w:color="auto"/>
        <w:right w:val="none" w:sz="0" w:space="0" w:color="auto"/>
      </w:divBdr>
    </w:div>
    <w:div w:id="1651135871">
      <w:bodyDiv w:val="1"/>
      <w:marLeft w:val="0"/>
      <w:marRight w:val="0"/>
      <w:marTop w:val="0"/>
      <w:marBottom w:val="0"/>
      <w:divBdr>
        <w:top w:val="none" w:sz="0" w:space="0" w:color="auto"/>
        <w:left w:val="none" w:sz="0" w:space="0" w:color="auto"/>
        <w:bottom w:val="none" w:sz="0" w:space="0" w:color="auto"/>
        <w:right w:val="none" w:sz="0" w:space="0" w:color="auto"/>
      </w:divBdr>
    </w:div>
    <w:div w:id="1651401851">
      <w:bodyDiv w:val="1"/>
      <w:marLeft w:val="0"/>
      <w:marRight w:val="0"/>
      <w:marTop w:val="0"/>
      <w:marBottom w:val="0"/>
      <w:divBdr>
        <w:top w:val="none" w:sz="0" w:space="0" w:color="auto"/>
        <w:left w:val="none" w:sz="0" w:space="0" w:color="auto"/>
        <w:bottom w:val="none" w:sz="0" w:space="0" w:color="auto"/>
        <w:right w:val="none" w:sz="0" w:space="0" w:color="auto"/>
      </w:divBdr>
    </w:div>
    <w:div w:id="1651599272">
      <w:bodyDiv w:val="1"/>
      <w:marLeft w:val="0"/>
      <w:marRight w:val="0"/>
      <w:marTop w:val="0"/>
      <w:marBottom w:val="0"/>
      <w:divBdr>
        <w:top w:val="none" w:sz="0" w:space="0" w:color="auto"/>
        <w:left w:val="none" w:sz="0" w:space="0" w:color="auto"/>
        <w:bottom w:val="none" w:sz="0" w:space="0" w:color="auto"/>
        <w:right w:val="none" w:sz="0" w:space="0" w:color="auto"/>
      </w:divBdr>
    </w:div>
    <w:div w:id="1652097473">
      <w:bodyDiv w:val="1"/>
      <w:marLeft w:val="0"/>
      <w:marRight w:val="0"/>
      <w:marTop w:val="0"/>
      <w:marBottom w:val="0"/>
      <w:divBdr>
        <w:top w:val="none" w:sz="0" w:space="0" w:color="auto"/>
        <w:left w:val="none" w:sz="0" w:space="0" w:color="auto"/>
        <w:bottom w:val="none" w:sz="0" w:space="0" w:color="auto"/>
        <w:right w:val="none" w:sz="0" w:space="0" w:color="auto"/>
      </w:divBdr>
    </w:div>
    <w:div w:id="1652321550">
      <w:bodyDiv w:val="1"/>
      <w:marLeft w:val="0"/>
      <w:marRight w:val="0"/>
      <w:marTop w:val="0"/>
      <w:marBottom w:val="0"/>
      <w:divBdr>
        <w:top w:val="none" w:sz="0" w:space="0" w:color="auto"/>
        <w:left w:val="none" w:sz="0" w:space="0" w:color="auto"/>
        <w:bottom w:val="none" w:sz="0" w:space="0" w:color="auto"/>
        <w:right w:val="none" w:sz="0" w:space="0" w:color="auto"/>
      </w:divBdr>
    </w:div>
    <w:div w:id="1653631909">
      <w:bodyDiv w:val="1"/>
      <w:marLeft w:val="0"/>
      <w:marRight w:val="0"/>
      <w:marTop w:val="0"/>
      <w:marBottom w:val="0"/>
      <w:divBdr>
        <w:top w:val="none" w:sz="0" w:space="0" w:color="auto"/>
        <w:left w:val="none" w:sz="0" w:space="0" w:color="auto"/>
        <w:bottom w:val="none" w:sz="0" w:space="0" w:color="auto"/>
        <w:right w:val="none" w:sz="0" w:space="0" w:color="auto"/>
      </w:divBdr>
    </w:div>
    <w:div w:id="1653872722">
      <w:bodyDiv w:val="1"/>
      <w:marLeft w:val="0"/>
      <w:marRight w:val="0"/>
      <w:marTop w:val="0"/>
      <w:marBottom w:val="0"/>
      <w:divBdr>
        <w:top w:val="none" w:sz="0" w:space="0" w:color="auto"/>
        <w:left w:val="none" w:sz="0" w:space="0" w:color="auto"/>
        <w:bottom w:val="none" w:sz="0" w:space="0" w:color="auto"/>
        <w:right w:val="none" w:sz="0" w:space="0" w:color="auto"/>
      </w:divBdr>
    </w:div>
    <w:div w:id="1654409150">
      <w:bodyDiv w:val="1"/>
      <w:marLeft w:val="0"/>
      <w:marRight w:val="0"/>
      <w:marTop w:val="0"/>
      <w:marBottom w:val="0"/>
      <w:divBdr>
        <w:top w:val="none" w:sz="0" w:space="0" w:color="auto"/>
        <w:left w:val="none" w:sz="0" w:space="0" w:color="auto"/>
        <w:bottom w:val="none" w:sz="0" w:space="0" w:color="auto"/>
        <w:right w:val="none" w:sz="0" w:space="0" w:color="auto"/>
      </w:divBdr>
    </w:div>
    <w:div w:id="1654606022">
      <w:bodyDiv w:val="1"/>
      <w:marLeft w:val="0"/>
      <w:marRight w:val="0"/>
      <w:marTop w:val="0"/>
      <w:marBottom w:val="0"/>
      <w:divBdr>
        <w:top w:val="none" w:sz="0" w:space="0" w:color="auto"/>
        <w:left w:val="none" w:sz="0" w:space="0" w:color="auto"/>
        <w:bottom w:val="none" w:sz="0" w:space="0" w:color="auto"/>
        <w:right w:val="none" w:sz="0" w:space="0" w:color="auto"/>
      </w:divBdr>
    </w:div>
    <w:div w:id="1656185484">
      <w:bodyDiv w:val="1"/>
      <w:marLeft w:val="0"/>
      <w:marRight w:val="0"/>
      <w:marTop w:val="0"/>
      <w:marBottom w:val="0"/>
      <w:divBdr>
        <w:top w:val="none" w:sz="0" w:space="0" w:color="auto"/>
        <w:left w:val="none" w:sz="0" w:space="0" w:color="auto"/>
        <w:bottom w:val="none" w:sz="0" w:space="0" w:color="auto"/>
        <w:right w:val="none" w:sz="0" w:space="0" w:color="auto"/>
      </w:divBdr>
    </w:div>
    <w:div w:id="1659073208">
      <w:bodyDiv w:val="1"/>
      <w:marLeft w:val="0"/>
      <w:marRight w:val="0"/>
      <w:marTop w:val="0"/>
      <w:marBottom w:val="0"/>
      <w:divBdr>
        <w:top w:val="none" w:sz="0" w:space="0" w:color="auto"/>
        <w:left w:val="none" w:sz="0" w:space="0" w:color="auto"/>
        <w:bottom w:val="none" w:sz="0" w:space="0" w:color="auto"/>
        <w:right w:val="none" w:sz="0" w:space="0" w:color="auto"/>
      </w:divBdr>
    </w:div>
    <w:div w:id="1659646798">
      <w:bodyDiv w:val="1"/>
      <w:marLeft w:val="0"/>
      <w:marRight w:val="0"/>
      <w:marTop w:val="0"/>
      <w:marBottom w:val="0"/>
      <w:divBdr>
        <w:top w:val="none" w:sz="0" w:space="0" w:color="auto"/>
        <w:left w:val="none" w:sz="0" w:space="0" w:color="auto"/>
        <w:bottom w:val="none" w:sz="0" w:space="0" w:color="auto"/>
        <w:right w:val="none" w:sz="0" w:space="0" w:color="auto"/>
      </w:divBdr>
    </w:div>
    <w:div w:id="1659768681">
      <w:bodyDiv w:val="1"/>
      <w:marLeft w:val="0"/>
      <w:marRight w:val="0"/>
      <w:marTop w:val="0"/>
      <w:marBottom w:val="0"/>
      <w:divBdr>
        <w:top w:val="none" w:sz="0" w:space="0" w:color="auto"/>
        <w:left w:val="none" w:sz="0" w:space="0" w:color="auto"/>
        <w:bottom w:val="none" w:sz="0" w:space="0" w:color="auto"/>
        <w:right w:val="none" w:sz="0" w:space="0" w:color="auto"/>
      </w:divBdr>
    </w:div>
    <w:div w:id="1659845877">
      <w:bodyDiv w:val="1"/>
      <w:marLeft w:val="0"/>
      <w:marRight w:val="0"/>
      <w:marTop w:val="0"/>
      <w:marBottom w:val="0"/>
      <w:divBdr>
        <w:top w:val="none" w:sz="0" w:space="0" w:color="auto"/>
        <w:left w:val="none" w:sz="0" w:space="0" w:color="auto"/>
        <w:bottom w:val="none" w:sz="0" w:space="0" w:color="auto"/>
        <w:right w:val="none" w:sz="0" w:space="0" w:color="auto"/>
      </w:divBdr>
    </w:div>
    <w:div w:id="1659994013">
      <w:bodyDiv w:val="1"/>
      <w:marLeft w:val="0"/>
      <w:marRight w:val="0"/>
      <w:marTop w:val="0"/>
      <w:marBottom w:val="0"/>
      <w:divBdr>
        <w:top w:val="none" w:sz="0" w:space="0" w:color="auto"/>
        <w:left w:val="none" w:sz="0" w:space="0" w:color="auto"/>
        <w:bottom w:val="none" w:sz="0" w:space="0" w:color="auto"/>
        <w:right w:val="none" w:sz="0" w:space="0" w:color="auto"/>
      </w:divBdr>
    </w:div>
    <w:div w:id="1660424900">
      <w:bodyDiv w:val="1"/>
      <w:marLeft w:val="0"/>
      <w:marRight w:val="0"/>
      <w:marTop w:val="0"/>
      <w:marBottom w:val="0"/>
      <w:divBdr>
        <w:top w:val="none" w:sz="0" w:space="0" w:color="auto"/>
        <w:left w:val="none" w:sz="0" w:space="0" w:color="auto"/>
        <w:bottom w:val="none" w:sz="0" w:space="0" w:color="auto"/>
        <w:right w:val="none" w:sz="0" w:space="0" w:color="auto"/>
      </w:divBdr>
    </w:div>
    <w:div w:id="1660649294">
      <w:bodyDiv w:val="1"/>
      <w:marLeft w:val="0"/>
      <w:marRight w:val="0"/>
      <w:marTop w:val="0"/>
      <w:marBottom w:val="0"/>
      <w:divBdr>
        <w:top w:val="none" w:sz="0" w:space="0" w:color="auto"/>
        <w:left w:val="none" w:sz="0" w:space="0" w:color="auto"/>
        <w:bottom w:val="none" w:sz="0" w:space="0" w:color="auto"/>
        <w:right w:val="none" w:sz="0" w:space="0" w:color="auto"/>
      </w:divBdr>
    </w:div>
    <w:div w:id="1662152936">
      <w:bodyDiv w:val="1"/>
      <w:marLeft w:val="0"/>
      <w:marRight w:val="0"/>
      <w:marTop w:val="0"/>
      <w:marBottom w:val="0"/>
      <w:divBdr>
        <w:top w:val="none" w:sz="0" w:space="0" w:color="auto"/>
        <w:left w:val="none" w:sz="0" w:space="0" w:color="auto"/>
        <w:bottom w:val="none" w:sz="0" w:space="0" w:color="auto"/>
        <w:right w:val="none" w:sz="0" w:space="0" w:color="auto"/>
      </w:divBdr>
    </w:div>
    <w:div w:id="1663848196">
      <w:bodyDiv w:val="1"/>
      <w:marLeft w:val="0"/>
      <w:marRight w:val="0"/>
      <w:marTop w:val="0"/>
      <w:marBottom w:val="0"/>
      <w:divBdr>
        <w:top w:val="none" w:sz="0" w:space="0" w:color="auto"/>
        <w:left w:val="none" w:sz="0" w:space="0" w:color="auto"/>
        <w:bottom w:val="none" w:sz="0" w:space="0" w:color="auto"/>
        <w:right w:val="none" w:sz="0" w:space="0" w:color="auto"/>
      </w:divBdr>
    </w:div>
    <w:div w:id="1663964443">
      <w:bodyDiv w:val="1"/>
      <w:marLeft w:val="0"/>
      <w:marRight w:val="0"/>
      <w:marTop w:val="0"/>
      <w:marBottom w:val="0"/>
      <w:divBdr>
        <w:top w:val="none" w:sz="0" w:space="0" w:color="auto"/>
        <w:left w:val="none" w:sz="0" w:space="0" w:color="auto"/>
        <w:bottom w:val="none" w:sz="0" w:space="0" w:color="auto"/>
        <w:right w:val="none" w:sz="0" w:space="0" w:color="auto"/>
      </w:divBdr>
    </w:div>
    <w:div w:id="1663966641">
      <w:bodyDiv w:val="1"/>
      <w:marLeft w:val="0"/>
      <w:marRight w:val="0"/>
      <w:marTop w:val="0"/>
      <w:marBottom w:val="0"/>
      <w:divBdr>
        <w:top w:val="none" w:sz="0" w:space="0" w:color="auto"/>
        <w:left w:val="none" w:sz="0" w:space="0" w:color="auto"/>
        <w:bottom w:val="none" w:sz="0" w:space="0" w:color="auto"/>
        <w:right w:val="none" w:sz="0" w:space="0" w:color="auto"/>
      </w:divBdr>
    </w:div>
    <w:div w:id="1664821336">
      <w:bodyDiv w:val="1"/>
      <w:marLeft w:val="0"/>
      <w:marRight w:val="0"/>
      <w:marTop w:val="0"/>
      <w:marBottom w:val="0"/>
      <w:divBdr>
        <w:top w:val="none" w:sz="0" w:space="0" w:color="auto"/>
        <w:left w:val="none" w:sz="0" w:space="0" w:color="auto"/>
        <w:bottom w:val="none" w:sz="0" w:space="0" w:color="auto"/>
        <w:right w:val="none" w:sz="0" w:space="0" w:color="auto"/>
      </w:divBdr>
    </w:div>
    <w:div w:id="1666281119">
      <w:bodyDiv w:val="1"/>
      <w:marLeft w:val="0"/>
      <w:marRight w:val="0"/>
      <w:marTop w:val="0"/>
      <w:marBottom w:val="0"/>
      <w:divBdr>
        <w:top w:val="none" w:sz="0" w:space="0" w:color="auto"/>
        <w:left w:val="none" w:sz="0" w:space="0" w:color="auto"/>
        <w:bottom w:val="none" w:sz="0" w:space="0" w:color="auto"/>
        <w:right w:val="none" w:sz="0" w:space="0" w:color="auto"/>
      </w:divBdr>
    </w:div>
    <w:div w:id="1667398356">
      <w:bodyDiv w:val="1"/>
      <w:marLeft w:val="0"/>
      <w:marRight w:val="0"/>
      <w:marTop w:val="0"/>
      <w:marBottom w:val="0"/>
      <w:divBdr>
        <w:top w:val="none" w:sz="0" w:space="0" w:color="auto"/>
        <w:left w:val="none" w:sz="0" w:space="0" w:color="auto"/>
        <w:bottom w:val="none" w:sz="0" w:space="0" w:color="auto"/>
        <w:right w:val="none" w:sz="0" w:space="0" w:color="auto"/>
      </w:divBdr>
    </w:div>
    <w:div w:id="1669675642">
      <w:bodyDiv w:val="1"/>
      <w:marLeft w:val="0"/>
      <w:marRight w:val="0"/>
      <w:marTop w:val="0"/>
      <w:marBottom w:val="0"/>
      <w:divBdr>
        <w:top w:val="none" w:sz="0" w:space="0" w:color="auto"/>
        <w:left w:val="none" w:sz="0" w:space="0" w:color="auto"/>
        <w:bottom w:val="none" w:sz="0" w:space="0" w:color="auto"/>
        <w:right w:val="none" w:sz="0" w:space="0" w:color="auto"/>
      </w:divBdr>
    </w:div>
    <w:div w:id="1669869579">
      <w:bodyDiv w:val="1"/>
      <w:marLeft w:val="0"/>
      <w:marRight w:val="0"/>
      <w:marTop w:val="0"/>
      <w:marBottom w:val="0"/>
      <w:divBdr>
        <w:top w:val="none" w:sz="0" w:space="0" w:color="auto"/>
        <w:left w:val="none" w:sz="0" w:space="0" w:color="auto"/>
        <w:bottom w:val="none" w:sz="0" w:space="0" w:color="auto"/>
        <w:right w:val="none" w:sz="0" w:space="0" w:color="auto"/>
      </w:divBdr>
    </w:div>
    <w:div w:id="1670525812">
      <w:bodyDiv w:val="1"/>
      <w:marLeft w:val="0"/>
      <w:marRight w:val="0"/>
      <w:marTop w:val="0"/>
      <w:marBottom w:val="0"/>
      <w:divBdr>
        <w:top w:val="none" w:sz="0" w:space="0" w:color="auto"/>
        <w:left w:val="none" w:sz="0" w:space="0" w:color="auto"/>
        <w:bottom w:val="none" w:sz="0" w:space="0" w:color="auto"/>
        <w:right w:val="none" w:sz="0" w:space="0" w:color="auto"/>
      </w:divBdr>
    </w:div>
    <w:div w:id="1671982208">
      <w:bodyDiv w:val="1"/>
      <w:marLeft w:val="0"/>
      <w:marRight w:val="0"/>
      <w:marTop w:val="0"/>
      <w:marBottom w:val="0"/>
      <w:divBdr>
        <w:top w:val="none" w:sz="0" w:space="0" w:color="auto"/>
        <w:left w:val="none" w:sz="0" w:space="0" w:color="auto"/>
        <w:bottom w:val="none" w:sz="0" w:space="0" w:color="auto"/>
        <w:right w:val="none" w:sz="0" w:space="0" w:color="auto"/>
      </w:divBdr>
    </w:div>
    <w:div w:id="1672831866">
      <w:bodyDiv w:val="1"/>
      <w:marLeft w:val="0"/>
      <w:marRight w:val="0"/>
      <w:marTop w:val="0"/>
      <w:marBottom w:val="0"/>
      <w:divBdr>
        <w:top w:val="none" w:sz="0" w:space="0" w:color="auto"/>
        <w:left w:val="none" w:sz="0" w:space="0" w:color="auto"/>
        <w:bottom w:val="none" w:sz="0" w:space="0" w:color="auto"/>
        <w:right w:val="none" w:sz="0" w:space="0" w:color="auto"/>
      </w:divBdr>
    </w:div>
    <w:div w:id="1673679737">
      <w:bodyDiv w:val="1"/>
      <w:marLeft w:val="0"/>
      <w:marRight w:val="0"/>
      <w:marTop w:val="0"/>
      <w:marBottom w:val="0"/>
      <w:divBdr>
        <w:top w:val="none" w:sz="0" w:space="0" w:color="auto"/>
        <w:left w:val="none" w:sz="0" w:space="0" w:color="auto"/>
        <w:bottom w:val="none" w:sz="0" w:space="0" w:color="auto"/>
        <w:right w:val="none" w:sz="0" w:space="0" w:color="auto"/>
      </w:divBdr>
    </w:div>
    <w:div w:id="1674186308">
      <w:bodyDiv w:val="1"/>
      <w:marLeft w:val="0"/>
      <w:marRight w:val="0"/>
      <w:marTop w:val="0"/>
      <w:marBottom w:val="0"/>
      <w:divBdr>
        <w:top w:val="none" w:sz="0" w:space="0" w:color="auto"/>
        <w:left w:val="none" w:sz="0" w:space="0" w:color="auto"/>
        <w:bottom w:val="none" w:sz="0" w:space="0" w:color="auto"/>
        <w:right w:val="none" w:sz="0" w:space="0" w:color="auto"/>
      </w:divBdr>
    </w:div>
    <w:div w:id="1674600559">
      <w:bodyDiv w:val="1"/>
      <w:marLeft w:val="0"/>
      <w:marRight w:val="0"/>
      <w:marTop w:val="0"/>
      <w:marBottom w:val="0"/>
      <w:divBdr>
        <w:top w:val="none" w:sz="0" w:space="0" w:color="auto"/>
        <w:left w:val="none" w:sz="0" w:space="0" w:color="auto"/>
        <w:bottom w:val="none" w:sz="0" w:space="0" w:color="auto"/>
        <w:right w:val="none" w:sz="0" w:space="0" w:color="auto"/>
      </w:divBdr>
    </w:div>
    <w:div w:id="1674995133">
      <w:bodyDiv w:val="1"/>
      <w:marLeft w:val="0"/>
      <w:marRight w:val="0"/>
      <w:marTop w:val="0"/>
      <w:marBottom w:val="0"/>
      <w:divBdr>
        <w:top w:val="none" w:sz="0" w:space="0" w:color="auto"/>
        <w:left w:val="none" w:sz="0" w:space="0" w:color="auto"/>
        <w:bottom w:val="none" w:sz="0" w:space="0" w:color="auto"/>
        <w:right w:val="none" w:sz="0" w:space="0" w:color="auto"/>
      </w:divBdr>
    </w:div>
    <w:div w:id="1675452879">
      <w:bodyDiv w:val="1"/>
      <w:marLeft w:val="0"/>
      <w:marRight w:val="0"/>
      <w:marTop w:val="0"/>
      <w:marBottom w:val="0"/>
      <w:divBdr>
        <w:top w:val="none" w:sz="0" w:space="0" w:color="auto"/>
        <w:left w:val="none" w:sz="0" w:space="0" w:color="auto"/>
        <w:bottom w:val="none" w:sz="0" w:space="0" w:color="auto"/>
        <w:right w:val="none" w:sz="0" w:space="0" w:color="auto"/>
      </w:divBdr>
    </w:div>
    <w:div w:id="1678265039">
      <w:bodyDiv w:val="1"/>
      <w:marLeft w:val="0"/>
      <w:marRight w:val="0"/>
      <w:marTop w:val="0"/>
      <w:marBottom w:val="0"/>
      <w:divBdr>
        <w:top w:val="none" w:sz="0" w:space="0" w:color="auto"/>
        <w:left w:val="none" w:sz="0" w:space="0" w:color="auto"/>
        <w:bottom w:val="none" w:sz="0" w:space="0" w:color="auto"/>
        <w:right w:val="none" w:sz="0" w:space="0" w:color="auto"/>
      </w:divBdr>
    </w:div>
    <w:div w:id="1678314277">
      <w:bodyDiv w:val="1"/>
      <w:marLeft w:val="0"/>
      <w:marRight w:val="0"/>
      <w:marTop w:val="0"/>
      <w:marBottom w:val="0"/>
      <w:divBdr>
        <w:top w:val="none" w:sz="0" w:space="0" w:color="auto"/>
        <w:left w:val="none" w:sz="0" w:space="0" w:color="auto"/>
        <w:bottom w:val="none" w:sz="0" w:space="0" w:color="auto"/>
        <w:right w:val="none" w:sz="0" w:space="0" w:color="auto"/>
      </w:divBdr>
    </w:div>
    <w:div w:id="1678575729">
      <w:bodyDiv w:val="1"/>
      <w:marLeft w:val="0"/>
      <w:marRight w:val="0"/>
      <w:marTop w:val="0"/>
      <w:marBottom w:val="0"/>
      <w:divBdr>
        <w:top w:val="none" w:sz="0" w:space="0" w:color="auto"/>
        <w:left w:val="none" w:sz="0" w:space="0" w:color="auto"/>
        <w:bottom w:val="none" w:sz="0" w:space="0" w:color="auto"/>
        <w:right w:val="none" w:sz="0" w:space="0" w:color="auto"/>
      </w:divBdr>
    </w:div>
    <w:div w:id="1680891604">
      <w:bodyDiv w:val="1"/>
      <w:marLeft w:val="0"/>
      <w:marRight w:val="0"/>
      <w:marTop w:val="0"/>
      <w:marBottom w:val="0"/>
      <w:divBdr>
        <w:top w:val="none" w:sz="0" w:space="0" w:color="auto"/>
        <w:left w:val="none" w:sz="0" w:space="0" w:color="auto"/>
        <w:bottom w:val="none" w:sz="0" w:space="0" w:color="auto"/>
        <w:right w:val="none" w:sz="0" w:space="0" w:color="auto"/>
      </w:divBdr>
    </w:div>
    <w:div w:id="1681664160">
      <w:bodyDiv w:val="1"/>
      <w:marLeft w:val="0"/>
      <w:marRight w:val="0"/>
      <w:marTop w:val="0"/>
      <w:marBottom w:val="0"/>
      <w:divBdr>
        <w:top w:val="none" w:sz="0" w:space="0" w:color="auto"/>
        <w:left w:val="none" w:sz="0" w:space="0" w:color="auto"/>
        <w:bottom w:val="none" w:sz="0" w:space="0" w:color="auto"/>
        <w:right w:val="none" w:sz="0" w:space="0" w:color="auto"/>
      </w:divBdr>
    </w:div>
    <w:div w:id="1682119914">
      <w:bodyDiv w:val="1"/>
      <w:marLeft w:val="0"/>
      <w:marRight w:val="0"/>
      <w:marTop w:val="0"/>
      <w:marBottom w:val="0"/>
      <w:divBdr>
        <w:top w:val="none" w:sz="0" w:space="0" w:color="auto"/>
        <w:left w:val="none" w:sz="0" w:space="0" w:color="auto"/>
        <w:bottom w:val="none" w:sz="0" w:space="0" w:color="auto"/>
        <w:right w:val="none" w:sz="0" w:space="0" w:color="auto"/>
      </w:divBdr>
    </w:div>
    <w:div w:id="1684017413">
      <w:bodyDiv w:val="1"/>
      <w:marLeft w:val="0"/>
      <w:marRight w:val="0"/>
      <w:marTop w:val="0"/>
      <w:marBottom w:val="0"/>
      <w:divBdr>
        <w:top w:val="none" w:sz="0" w:space="0" w:color="auto"/>
        <w:left w:val="none" w:sz="0" w:space="0" w:color="auto"/>
        <w:bottom w:val="none" w:sz="0" w:space="0" w:color="auto"/>
        <w:right w:val="none" w:sz="0" w:space="0" w:color="auto"/>
      </w:divBdr>
    </w:div>
    <w:div w:id="1684627859">
      <w:bodyDiv w:val="1"/>
      <w:marLeft w:val="0"/>
      <w:marRight w:val="0"/>
      <w:marTop w:val="0"/>
      <w:marBottom w:val="0"/>
      <w:divBdr>
        <w:top w:val="none" w:sz="0" w:space="0" w:color="auto"/>
        <w:left w:val="none" w:sz="0" w:space="0" w:color="auto"/>
        <w:bottom w:val="none" w:sz="0" w:space="0" w:color="auto"/>
        <w:right w:val="none" w:sz="0" w:space="0" w:color="auto"/>
      </w:divBdr>
    </w:div>
    <w:div w:id="1685134308">
      <w:bodyDiv w:val="1"/>
      <w:marLeft w:val="0"/>
      <w:marRight w:val="0"/>
      <w:marTop w:val="0"/>
      <w:marBottom w:val="0"/>
      <w:divBdr>
        <w:top w:val="none" w:sz="0" w:space="0" w:color="auto"/>
        <w:left w:val="none" w:sz="0" w:space="0" w:color="auto"/>
        <w:bottom w:val="none" w:sz="0" w:space="0" w:color="auto"/>
        <w:right w:val="none" w:sz="0" w:space="0" w:color="auto"/>
      </w:divBdr>
    </w:div>
    <w:div w:id="1685402721">
      <w:bodyDiv w:val="1"/>
      <w:marLeft w:val="0"/>
      <w:marRight w:val="0"/>
      <w:marTop w:val="0"/>
      <w:marBottom w:val="0"/>
      <w:divBdr>
        <w:top w:val="none" w:sz="0" w:space="0" w:color="auto"/>
        <w:left w:val="none" w:sz="0" w:space="0" w:color="auto"/>
        <w:bottom w:val="none" w:sz="0" w:space="0" w:color="auto"/>
        <w:right w:val="none" w:sz="0" w:space="0" w:color="auto"/>
      </w:divBdr>
    </w:div>
    <w:div w:id="1686400278">
      <w:bodyDiv w:val="1"/>
      <w:marLeft w:val="0"/>
      <w:marRight w:val="0"/>
      <w:marTop w:val="0"/>
      <w:marBottom w:val="0"/>
      <w:divBdr>
        <w:top w:val="none" w:sz="0" w:space="0" w:color="auto"/>
        <w:left w:val="none" w:sz="0" w:space="0" w:color="auto"/>
        <w:bottom w:val="none" w:sz="0" w:space="0" w:color="auto"/>
        <w:right w:val="none" w:sz="0" w:space="0" w:color="auto"/>
      </w:divBdr>
    </w:div>
    <w:div w:id="1687753956">
      <w:bodyDiv w:val="1"/>
      <w:marLeft w:val="0"/>
      <w:marRight w:val="0"/>
      <w:marTop w:val="0"/>
      <w:marBottom w:val="0"/>
      <w:divBdr>
        <w:top w:val="none" w:sz="0" w:space="0" w:color="auto"/>
        <w:left w:val="none" w:sz="0" w:space="0" w:color="auto"/>
        <w:bottom w:val="none" w:sz="0" w:space="0" w:color="auto"/>
        <w:right w:val="none" w:sz="0" w:space="0" w:color="auto"/>
      </w:divBdr>
    </w:div>
    <w:div w:id="1689061462">
      <w:bodyDiv w:val="1"/>
      <w:marLeft w:val="0"/>
      <w:marRight w:val="0"/>
      <w:marTop w:val="0"/>
      <w:marBottom w:val="0"/>
      <w:divBdr>
        <w:top w:val="none" w:sz="0" w:space="0" w:color="auto"/>
        <w:left w:val="none" w:sz="0" w:space="0" w:color="auto"/>
        <w:bottom w:val="none" w:sz="0" w:space="0" w:color="auto"/>
        <w:right w:val="none" w:sz="0" w:space="0" w:color="auto"/>
      </w:divBdr>
    </w:div>
    <w:div w:id="1690064953">
      <w:bodyDiv w:val="1"/>
      <w:marLeft w:val="0"/>
      <w:marRight w:val="0"/>
      <w:marTop w:val="0"/>
      <w:marBottom w:val="0"/>
      <w:divBdr>
        <w:top w:val="none" w:sz="0" w:space="0" w:color="auto"/>
        <w:left w:val="none" w:sz="0" w:space="0" w:color="auto"/>
        <w:bottom w:val="none" w:sz="0" w:space="0" w:color="auto"/>
        <w:right w:val="none" w:sz="0" w:space="0" w:color="auto"/>
      </w:divBdr>
    </w:div>
    <w:div w:id="1692294371">
      <w:bodyDiv w:val="1"/>
      <w:marLeft w:val="0"/>
      <w:marRight w:val="0"/>
      <w:marTop w:val="0"/>
      <w:marBottom w:val="0"/>
      <w:divBdr>
        <w:top w:val="none" w:sz="0" w:space="0" w:color="auto"/>
        <w:left w:val="none" w:sz="0" w:space="0" w:color="auto"/>
        <w:bottom w:val="none" w:sz="0" w:space="0" w:color="auto"/>
        <w:right w:val="none" w:sz="0" w:space="0" w:color="auto"/>
      </w:divBdr>
    </w:div>
    <w:div w:id="1693649466">
      <w:bodyDiv w:val="1"/>
      <w:marLeft w:val="0"/>
      <w:marRight w:val="0"/>
      <w:marTop w:val="0"/>
      <w:marBottom w:val="0"/>
      <w:divBdr>
        <w:top w:val="none" w:sz="0" w:space="0" w:color="auto"/>
        <w:left w:val="none" w:sz="0" w:space="0" w:color="auto"/>
        <w:bottom w:val="none" w:sz="0" w:space="0" w:color="auto"/>
        <w:right w:val="none" w:sz="0" w:space="0" w:color="auto"/>
      </w:divBdr>
    </w:div>
    <w:div w:id="1694303743">
      <w:bodyDiv w:val="1"/>
      <w:marLeft w:val="0"/>
      <w:marRight w:val="0"/>
      <w:marTop w:val="0"/>
      <w:marBottom w:val="0"/>
      <w:divBdr>
        <w:top w:val="none" w:sz="0" w:space="0" w:color="auto"/>
        <w:left w:val="none" w:sz="0" w:space="0" w:color="auto"/>
        <w:bottom w:val="none" w:sz="0" w:space="0" w:color="auto"/>
        <w:right w:val="none" w:sz="0" w:space="0" w:color="auto"/>
      </w:divBdr>
    </w:div>
    <w:div w:id="1694841361">
      <w:bodyDiv w:val="1"/>
      <w:marLeft w:val="0"/>
      <w:marRight w:val="0"/>
      <w:marTop w:val="0"/>
      <w:marBottom w:val="0"/>
      <w:divBdr>
        <w:top w:val="none" w:sz="0" w:space="0" w:color="auto"/>
        <w:left w:val="none" w:sz="0" w:space="0" w:color="auto"/>
        <w:bottom w:val="none" w:sz="0" w:space="0" w:color="auto"/>
        <w:right w:val="none" w:sz="0" w:space="0" w:color="auto"/>
      </w:divBdr>
    </w:div>
    <w:div w:id="1695570838">
      <w:bodyDiv w:val="1"/>
      <w:marLeft w:val="0"/>
      <w:marRight w:val="0"/>
      <w:marTop w:val="0"/>
      <w:marBottom w:val="0"/>
      <w:divBdr>
        <w:top w:val="none" w:sz="0" w:space="0" w:color="auto"/>
        <w:left w:val="none" w:sz="0" w:space="0" w:color="auto"/>
        <w:bottom w:val="none" w:sz="0" w:space="0" w:color="auto"/>
        <w:right w:val="none" w:sz="0" w:space="0" w:color="auto"/>
      </w:divBdr>
    </w:div>
    <w:div w:id="1696038655">
      <w:bodyDiv w:val="1"/>
      <w:marLeft w:val="0"/>
      <w:marRight w:val="0"/>
      <w:marTop w:val="0"/>
      <w:marBottom w:val="0"/>
      <w:divBdr>
        <w:top w:val="none" w:sz="0" w:space="0" w:color="auto"/>
        <w:left w:val="none" w:sz="0" w:space="0" w:color="auto"/>
        <w:bottom w:val="none" w:sz="0" w:space="0" w:color="auto"/>
        <w:right w:val="none" w:sz="0" w:space="0" w:color="auto"/>
      </w:divBdr>
    </w:div>
    <w:div w:id="1696078541">
      <w:bodyDiv w:val="1"/>
      <w:marLeft w:val="0"/>
      <w:marRight w:val="0"/>
      <w:marTop w:val="0"/>
      <w:marBottom w:val="0"/>
      <w:divBdr>
        <w:top w:val="none" w:sz="0" w:space="0" w:color="auto"/>
        <w:left w:val="none" w:sz="0" w:space="0" w:color="auto"/>
        <w:bottom w:val="none" w:sz="0" w:space="0" w:color="auto"/>
        <w:right w:val="none" w:sz="0" w:space="0" w:color="auto"/>
      </w:divBdr>
    </w:div>
    <w:div w:id="1696079370">
      <w:bodyDiv w:val="1"/>
      <w:marLeft w:val="0"/>
      <w:marRight w:val="0"/>
      <w:marTop w:val="0"/>
      <w:marBottom w:val="0"/>
      <w:divBdr>
        <w:top w:val="none" w:sz="0" w:space="0" w:color="auto"/>
        <w:left w:val="none" w:sz="0" w:space="0" w:color="auto"/>
        <w:bottom w:val="none" w:sz="0" w:space="0" w:color="auto"/>
        <w:right w:val="none" w:sz="0" w:space="0" w:color="auto"/>
      </w:divBdr>
    </w:div>
    <w:div w:id="1699043106">
      <w:bodyDiv w:val="1"/>
      <w:marLeft w:val="0"/>
      <w:marRight w:val="0"/>
      <w:marTop w:val="0"/>
      <w:marBottom w:val="0"/>
      <w:divBdr>
        <w:top w:val="none" w:sz="0" w:space="0" w:color="auto"/>
        <w:left w:val="none" w:sz="0" w:space="0" w:color="auto"/>
        <w:bottom w:val="none" w:sz="0" w:space="0" w:color="auto"/>
        <w:right w:val="none" w:sz="0" w:space="0" w:color="auto"/>
      </w:divBdr>
    </w:div>
    <w:div w:id="1699741806">
      <w:bodyDiv w:val="1"/>
      <w:marLeft w:val="0"/>
      <w:marRight w:val="0"/>
      <w:marTop w:val="0"/>
      <w:marBottom w:val="0"/>
      <w:divBdr>
        <w:top w:val="none" w:sz="0" w:space="0" w:color="auto"/>
        <w:left w:val="none" w:sz="0" w:space="0" w:color="auto"/>
        <w:bottom w:val="none" w:sz="0" w:space="0" w:color="auto"/>
        <w:right w:val="none" w:sz="0" w:space="0" w:color="auto"/>
      </w:divBdr>
    </w:div>
    <w:div w:id="1701858297">
      <w:bodyDiv w:val="1"/>
      <w:marLeft w:val="0"/>
      <w:marRight w:val="0"/>
      <w:marTop w:val="0"/>
      <w:marBottom w:val="0"/>
      <w:divBdr>
        <w:top w:val="none" w:sz="0" w:space="0" w:color="auto"/>
        <w:left w:val="none" w:sz="0" w:space="0" w:color="auto"/>
        <w:bottom w:val="none" w:sz="0" w:space="0" w:color="auto"/>
        <w:right w:val="none" w:sz="0" w:space="0" w:color="auto"/>
      </w:divBdr>
    </w:div>
    <w:div w:id="1702823645">
      <w:bodyDiv w:val="1"/>
      <w:marLeft w:val="0"/>
      <w:marRight w:val="0"/>
      <w:marTop w:val="0"/>
      <w:marBottom w:val="0"/>
      <w:divBdr>
        <w:top w:val="none" w:sz="0" w:space="0" w:color="auto"/>
        <w:left w:val="none" w:sz="0" w:space="0" w:color="auto"/>
        <w:bottom w:val="none" w:sz="0" w:space="0" w:color="auto"/>
        <w:right w:val="none" w:sz="0" w:space="0" w:color="auto"/>
      </w:divBdr>
    </w:div>
    <w:div w:id="1705136914">
      <w:bodyDiv w:val="1"/>
      <w:marLeft w:val="0"/>
      <w:marRight w:val="0"/>
      <w:marTop w:val="0"/>
      <w:marBottom w:val="0"/>
      <w:divBdr>
        <w:top w:val="none" w:sz="0" w:space="0" w:color="auto"/>
        <w:left w:val="none" w:sz="0" w:space="0" w:color="auto"/>
        <w:bottom w:val="none" w:sz="0" w:space="0" w:color="auto"/>
        <w:right w:val="none" w:sz="0" w:space="0" w:color="auto"/>
      </w:divBdr>
    </w:div>
    <w:div w:id="1707749495">
      <w:bodyDiv w:val="1"/>
      <w:marLeft w:val="0"/>
      <w:marRight w:val="0"/>
      <w:marTop w:val="0"/>
      <w:marBottom w:val="0"/>
      <w:divBdr>
        <w:top w:val="none" w:sz="0" w:space="0" w:color="auto"/>
        <w:left w:val="none" w:sz="0" w:space="0" w:color="auto"/>
        <w:bottom w:val="none" w:sz="0" w:space="0" w:color="auto"/>
        <w:right w:val="none" w:sz="0" w:space="0" w:color="auto"/>
      </w:divBdr>
    </w:div>
    <w:div w:id="1708097035">
      <w:bodyDiv w:val="1"/>
      <w:marLeft w:val="0"/>
      <w:marRight w:val="0"/>
      <w:marTop w:val="0"/>
      <w:marBottom w:val="0"/>
      <w:divBdr>
        <w:top w:val="none" w:sz="0" w:space="0" w:color="auto"/>
        <w:left w:val="none" w:sz="0" w:space="0" w:color="auto"/>
        <w:bottom w:val="none" w:sz="0" w:space="0" w:color="auto"/>
        <w:right w:val="none" w:sz="0" w:space="0" w:color="auto"/>
      </w:divBdr>
    </w:div>
    <w:div w:id="1710373636">
      <w:bodyDiv w:val="1"/>
      <w:marLeft w:val="0"/>
      <w:marRight w:val="0"/>
      <w:marTop w:val="0"/>
      <w:marBottom w:val="0"/>
      <w:divBdr>
        <w:top w:val="none" w:sz="0" w:space="0" w:color="auto"/>
        <w:left w:val="none" w:sz="0" w:space="0" w:color="auto"/>
        <w:bottom w:val="none" w:sz="0" w:space="0" w:color="auto"/>
        <w:right w:val="none" w:sz="0" w:space="0" w:color="auto"/>
      </w:divBdr>
    </w:div>
    <w:div w:id="1710446105">
      <w:bodyDiv w:val="1"/>
      <w:marLeft w:val="0"/>
      <w:marRight w:val="0"/>
      <w:marTop w:val="0"/>
      <w:marBottom w:val="0"/>
      <w:divBdr>
        <w:top w:val="none" w:sz="0" w:space="0" w:color="auto"/>
        <w:left w:val="none" w:sz="0" w:space="0" w:color="auto"/>
        <w:bottom w:val="none" w:sz="0" w:space="0" w:color="auto"/>
        <w:right w:val="none" w:sz="0" w:space="0" w:color="auto"/>
      </w:divBdr>
    </w:div>
    <w:div w:id="1711032179">
      <w:bodyDiv w:val="1"/>
      <w:marLeft w:val="0"/>
      <w:marRight w:val="0"/>
      <w:marTop w:val="0"/>
      <w:marBottom w:val="0"/>
      <w:divBdr>
        <w:top w:val="none" w:sz="0" w:space="0" w:color="auto"/>
        <w:left w:val="none" w:sz="0" w:space="0" w:color="auto"/>
        <w:bottom w:val="none" w:sz="0" w:space="0" w:color="auto"/>
        <w:right w:val="none" w:sz="0" w:space="0" w:color="auto"/>
      </w:divBdr>
    </w:div>
    <w:div w:id="1711101397">
      <w:bodyDiv w:val="1"/>
      <w:marLeft w:val="0"/>
      <w:marRight w:val="0"/>
      <w:marTop w:val="0"/>
      <w:marBottom w:val="0"/>
      <w:divBdr>
        <w:top w:val="none" w:sz="0" w:space="0" w:color="auto"/>
        <w:left w:val="none" w:sz="0" w:space="0" w:color="auto"/>
        <w:bottom w:val="none" w:sz="0" w:space="0" w:color="auto"/>
        <w:right w:val="none" w:sz="0" w:space="0" w:color="auto"/>
      </w:divBdr>
    </w:div>
    <w:div w:id="1712683258">
      <w:bodyDiv w:val="1"/>
      <w:marLeft w:val="0"/>
      <w:marRight w:val="0"/>
      <w:marTop w:val="0"/>
      <w:marBottom w:val="0"/>
      <w:divBdr>
        <w:top w:val="none" w:sz="0" w:space="0" w:color="auto"/>
        <w:left w:val="none" w:sz="0" w:space="0" w:color="auto"/>
        <w:bottom w:val="none" w:sz="0" w:space="0" w:color="auto"/>
        <w:right w:val="none" w:sz="0" w:space="0" w:color="auto"/>
      </w:divBdr>
    </w:div>
    <w:div w:id="1714453610">
      <w:bodyDiv w:val="1"/>
      <w:marLeft w:val="0"/>
      <w:marRight w:val="0"/>
      <w:marTop w:val="0"/>
      <w:marBottom w:val="0"/>
      <w:divBdr>
        <w:top w:val="none" w:sz="0" w:space="0" w:color="auto"/>
        <w:left w:val="none" w:sz="0" w:space="0" w:color="auto"/>
        <w:bottom w:val="none" w:sz="0" w:space="0" w:color="auto"/>
        <w:right w:val="none" w:sz="0" w:space="0" w:color="auto"/>
      </w:divBdr>
    </w:div>
    <w:div w:id="1714960220">
      <w:bodyDiv w:val="1"/>
      <w:marLeft w:val="0"/>
      <w:marRight w:val="0"/>
      <w:marTop w:val="0"/>
      <w:marBottom w:val="0"/>
      <w:divBdr>
        <w:top w:val="none" w:sz="0" w:space="0" w:color="auto"/>
        <w:left w:val="none" w:sz="0" w:space="0" w:color="auto"/>
        <w:bottom w:val="none" w:sz="0" w:space="0" w:color="auto"/>
        <w:right w:val="none" w:sz="0" w:space="0" w:color="auto"/>
      </w:divBdr>
    </w:div>
    <w:div w:id="1715736983">
      <w:bodyDiv w:val="1"/>
      <w:marLeft w:val="0"/>
      <w:marRight w:val="0"/>
      <w:marTop w:val="0"/>
      <w:marBottom w:val="0"/>
      <w:divBdr>
        <w:top w:val="none" w:sz="0" w:space="0" w:color="auto"/>
        <w:left w:val="none" w:sz="0" w:space="0" w:color="auto"/>
        <w:bottom w:val="none" w:sz="0" w:space="0" w:color="auto"/>
        <w:right w:val="none" w:sz="0" w:space="0" w:color="auto"/>
      </w:divBdr>
    </w:div>
    <w:div w:id="1715809731">
      <w:bodyDiv w:val="1"/>
      <w:marLeft w:val="0"/>
      <w:marRight w:val="0"/>
      <w:marTop w:val="0"/>
      <w:marBottom w:val="0"/>
      <w:divBdr>
        <w:top w:val="none" w:sz="0" w:space="0" w:color="auto"/>
        <w:left w:val="none" w:sz="0" w:space="0" w:color="auto"/>
        <w:bottom w:val="none" w:sz="0" w:space="0" w:color="auto"/>
        <w:right w:val="none" w:sz="0" w:space="0" w:color="auto"/>
      </w:divBdr>
    </w:div>
    <w:div w:id="1716003158">
      <w:bodyDiv w:val="1"/>
      <w:marLeft w:val="0"/>
      <w:marRight w:val="0"/>
      <w:marTop w:val="0"/>
      <w:marBottom w:val="0"/>
      <w:divBdr>
        <w:top w:val="none" w:sz="0" w:space="0" w:color="auto"/>
        <w:left w:val="none" w:sz="0" w:space="0" w:color="auto"/>
        <w:bottom w:val="none" w:sz="0" w:space="0" w:color="auto"/>
        <w:right w:val="none" w:sz="0" w:space="0" w:color="auto"/>
      </w:divBdr>
    </w:div>
    <w:div w:id="1716348590">
      <w:bodyDiv w:val="1"/>
      <w:marLeft w:val="0"/>
      <w:marRight w:val="0"/>
      <w:marTop w:val="0"/>
      <w:marBottom w:val="0"/>
      <w:divBdr>
        <w:top w:val="none" w:sz="0" w:space="0" w:color="auto"/>
        <w:left w:val="none" w:sz="0" w:space="0" w:color="auto"/>
        <w:bottom w:val="none" w:sz="0" w:space="0" w:color="auto"/>
        <w:right w:val="none" w:sz="0" w:space="0" w:color="auto"/>
      </w:divBdr>
    </w:div>
    <w:div w:id="1716812723">
      <w:bodyDiv w:val="1"/>
      <w:marLeft w:val="0"/>
      <w:marRight w:val="0"/>
      <w:marTop w:val="0"/>
      <w:marBottom w:val="0"/>
      <w:divBdr>
        <w:top w:val="none" w:sz="0" w:space="0" w:color="auto"/>
        <w:left w:val="none" w:sz="0" w:space="0" w:color="auto"/>
        <w:bottom w:val="none" w:sz="0" w:space="0" w:color="auto"/>
        <w:right w:val="none" w:sz="0" w:space="0" w:color="auto"/>
      </w:divBdr>
    </w:div>
    <w:div w:id="1716927187">
      <w:bodyDiv w:val="1"/>
      <w:marLeft w:val="0"/>
      <w:marRight w:val="0"/>
      <w:marTop w:val="0"/>
      <w:marBottom w:val="0"/>
      <w:divBdr>
        <w:top w:val="none" w:sz="0" w:space="0" w:color="auto"/>
        <w:left w:val="none" w:sz="0" w:space="0" w:color="auto"/>
        <w:bottom w:val="none" w:sz="0" w:space="0" w:color="auto"/>
        <w:right w:val="none" w:sz="0" w:space="0" w:color="auto"/>
      </w:divBdr>
    </w:div>
    <w:div w:id="1717512541">
      <w:bodyDiv w:val="1"/>
      <w:marLeft w:val="0"/>
      <w:marRight w:val="0"/>
      <w:marTop w:val="0"/>
      <w:marBottom w:val="0"/>
      <w:divBdr>
        <w:top w:val="none" w:sz="0" w:space="0" w:color="auto"/>
        <w:left w:val="none" w:sz="0" w:space="0" w:color="auto"/>
        <w:bottom w:val="none" w:sz="0" w:space="0" w:color="auto"/>
        <w:right w:val="none" w:sz="0" w:space="0" w:color="auto"/>
      </w:divBdr>
    </w:div>
    <w:div w:id="1717703294">
      <w:bodyDiv w:val="1"/>
      <w:marLeft w:val="0"/>
      <w:marRight w:val="0"/>
      <w:marTop w:val="0"/>
      <w:marBottom w:val="0"/>
      <w:divBdr>
        <w:top w:val="none" w:sz="0" w:space="0" w:color="auto"/>
        <w:left w:val="none" w:sz="0" w:space="0" w:color="auto"/>
        <w:bottom w:val="none" w:sz="0" w:space="0" w:color="auto"/>
        <w:right w:val="none" w:sz="0" w:space="0" w:color="auto"/>
      </w:divBdr>
    </w:div>
    <w:div w:id="1718894328">
      <w:bodyDiv w:val="1"/>
      <w:marLeft w:val="0"/>
      <w:marRight w:val="0"/>
      <w:marTop w:val="0"/>
      <w:marBottom w:val="0"/>
      <w:divBdr>
        <w:top w:val="none" w:sz="0" w:space="0" w:color="auto"/>
        <w:left w:val="none" w:sz="0" w:space="0" w:color="auto"/>
        <w:bottom w:val="none" w:sz="0" w:space="0" w:color="auto"/>
        <w:right w:val="none" w:sz="0" w:space="0" w:color="auto"/>
      </w:divBdr>
    </w:div>
    <w:div w:id="1720089494">
      <w:bodyDiv w:val="1"/>
      <w:marLeft w:val="0"/>
      <w:marRight w:val="0"/>
      <w:marTop w:val="0"/>
      <w:marBottom w:val="0"/>
      <w:divBdr>
        <w:top w:val="none" w:sz="0" w:space="0" w:color="auto"/>
        <w:left w:val="none" w:sz="0" w:space="0" w:color="auto"/>
        <w:bottom w:val="none" w:sz="0" w:space="0" w:color="auto"/>
        <w:right w:val="none" w:sz="0" w:space="0" w:color="auto"/>
      </w:divBdr>
    </w:div>
    <w:div w:id="1721005568">
      <w:bodyDiv w:val="1"/>
      <w:marLeft w:val="0"/>
      <w:marRight w:val="0"/>
      <w:marTop w:val="0"/>
      <w:marBottom w:val="0"/>
      <w:divBdr>
        <w:top w:val="none" w:sz="0" w:space="0" w:color="auto"/>
        <w:left w:val="none" w:sz="0" w:space="0" w:color="auto"/>
        <w:bottom w:val="none" w:sz="0" w:space="0" w:color="auto"/>
        <w:right w:val="none" w:sz="0" w:space="0" w:color="auto"/>
      </w:divBdr>
    </w:div>
    <w:div w:id="1721052143">
      <w:bodyDiv w:val="1"/>
      <w:marLeft w:val="0"/>
      <w:marRight w:val="0"/>
      <w:marTop w:val="0"/>
      <w:marBottom w:val="0"/>
      <w:divBdr>
        <w:top w:val="none" w:sz="0" w:space="0" w:color="auto"/>
        <w:left w:val="none" w:sz="0" w:space="0" w:color="auto"/>
        <w:bottom w:val="none" w:sz="0" w:space="0" w:color="auto"/>
        <w:right w:val="none" w:sz="0" w:space="0" w:color="auto"/>
      </w:divBdr>
    </w:div>
    <w:div w:id="1721124263">
      <w:bodyDiv w:val="1"/>
      <w:marLeft w:val="0"/>
      <w:marRight w:val="0"/>
      <w:marTop w:val="0"/>
      <w:marBottom w:val="0"/>
      <w:divBdr>
        <w:top w:val="none" w:sz="0" w:space="0" w:color="auto"/>
        <w:left w:val="none" w:sz="0" w:space="0" w:color="auto"/>
        <w:bottom w:val="none" w:sz="0" w:space="0" w:color="auto"/>
        <w:right w:val="none" w:sz="0" w:space="0" w:color="auto"/>
      </w:divBdr>
    </w:div>
    <w:div w:id="1721321869">
      <w:bodyDiv w:val="1"/>
      <w:marLeft w:val="0"/>
      <w:marRight w:val="0"/>
      <w:marTop w:val="0"/>
      <w:marBottom w:val="0"/>
      <w:divBdr>
        <w:top w:val="none" w:sz="0" w:space="0" w:color="auto"/>
        <w:left w:val="none" w:sz="0" w:space="0" w:color="auto"/>
        <w:bottom w:val="none" w:sz="0" w:space="0" w:color="auto"/>
        <w:right w:val="none" w:sz="0" w:space="0" w:color="auto"/>
      </w:divBdr>
    </w:div>
    <w:div w:id="1725252235">
      <w:bodyDiv w:val="1"/>
      <w:marLeft w:val="0"/>
      <w:marRight w:val="0"/>
      <w:marTop w:val="0"/>
      <w:marBottom w:val="0"/>
      <w:divBdr>
        <w:top w:val="none" w:sz="0" w:space="0" w:color="auto"/>
        <w:left w:val="none" w:sz="0" w:space="0" w:color="auto"/>
        <w:bottom w:val="none" w:sz="0" w:space="0" w:color="auto"/>
        <w:right w:val="none" w:sz="0" w:space="0" w:color="auto"/>
      </w:divBdr>
    </w:div>
    <w:div w:id="1725442101">
      <w:bodyDiv w:val="1"/>
      <w:marLeft w:val="0"/>
      <w:marRight w:val="0"/>
      <w:marTop w:val="0"/>
      <w:marBottom w:val="0"/>
      <w:divBdr>
        <w:top w:val="none" w:sz="0" w:space="0" w:color="auto"/>
        <w:left w:val="none" w:sz="0" w:space="0" w:color="auto"/>
        <w:bottom w:val="none" w:sz="0" w:space="0" w:color="auto"/>
        <w:right w:val="none" w:sz="0" w:space="0" w:color="auto"/>
      </w:divBdr>
    </w:div>
    <w:div w:id="1725568988">
      <w:bodyDiv w:val="1"/>
      <w:marLeft w:val="0"/>
      <w:marRight w:val="0"/>
      <w:marTop w:val="0"/>
      <w:marBottom w:val="0"/>
      <w:divBdr>
        <w:top w:val="none" w:sz="0" w:space="0" w:color="auto"/>
        <w:left w:val="none" w:sz="0" w:space="0" w:color="auto"/>
        <w:bottom w:val="none" w:sz="0" w:space="0" w:color="auto"/>
        <w:right w:val="none" w:sz="0" w:space="0" w:color="auto"/>
      </w:divBdr>
    </w:div>
    <w:div w:id="1726030644">
      <w:bodyDiv w:val="1"/>
      <w:marLeft w:val="0"/>
      <w:marRight w:val="0"/>
      <w:marTop w:val="0"/>
      <w:marBottom w:val="0"/>
      <w:divBdr>
        <w:top w:val="none" w:sz="0" w:space="0" w:color="auto"/>
        <w:left w:val="none" w:sz="0" w:space="0" w:color="auto"/>
        <w:bottom w:val="none" w:sz="0" w:space="0" w:color="auto"/>
        <w:right w:val="none" w:sz="0" w:space="0" w:color="auto"/>
      </w:divBdr>
    </w:div>
    <w:div w:id="1726297127">
      <w:bodyDiv w:val="1"/>
      <w:marLeft w:val="0"/>
      <w:marRight w:val="0"/>
      <w:marTop w:val="0"/>
      <w:marBottom w:val="0"/>
      <w:divBdr>
        <w:top w:val="none" w:sz="0" w:space="0" w:color="auto"/>
        <w:left w:val="none" w:sz="0" w:space="0" w:color="auto"/>
        <w:bottom w:val="none" w:sz="0" w:space="0" w:color="auto"/>
        <w:right w:val="none" w:sz="0" w:space="0" w:color="auto"/>
      </w:divBdr>
    </w:div>
    <w:div w:id="1726640848">
      <w:bodyDiv w:val="1"/>
      <w:marLeft w:val="0"/>
      <w:marRight w:val="0"/>
      <w:marTop w:val="0"/>
      <w:marBottom w:val="0"/>
      <w:divBdr>
        <w:top w:val="none" w:sz="0" w:space="0" w:color="auto"/>
        <w:left w:val="none" w:sz="0" w:space="0" w:color="auto"/>
        <w:bottom w:val="none" w:sz="0" w:space="0" w:color="auto"/>
        <w:right w:val="none" w:sz="0" w:space="0" w:color="auto"/>
      </w:divBdr>
    </w:div>
    <w:div w:id="1726833984">
      <w:bodyDiv w:val="1"/>
      <w:marLeft w:val="0"/>
      <w:marRight w:val="0"/>
      <w:marTop w:val="0"/>
      <w:marBottom w:val="0"/>
      <w:divBdr>
        <w:top w:val="none" w:sz="0" w:space="0" w:color="auto"/>
        <w:left w:val="none" w:sz="0" w:space="0" w:color="auto"/>
        <w:bottom w:val="none" w:sz="0" w:space="0" w:color="auto"/>
        <w:right w:val="none" w:sz="0" w:space="0" w:color="auto"/>
      </w:divBdr>
    </w:div>
    <w:div w:id="1727334915">
      <w:bodyDiv w:val="1"/>
      <w:marLeft w:val="0"/>
      <w:marRight w:val="0"/>
      <w:marTop w:val="0"/>
      <w:marBottom w:val="0"/>
      <w:divBdr>
        <w:top w:val="none" w:sz="0" w:space="0" w:color="auto"/>
        <w:left w:val="none" w:sz="0" w:space="0" w:color="auto"/>
        <w:bottom w:val="none" w:sz="0" w:space="0" w:color="auto"/>
        <w:right w:val="none" w:sz="0" w:space="0" w:color="auto"/>
      </w:divBdr>
    </w:div>
    <w:div w:id="1727530817">
      <w:bodyDiv w:val="1"/>
      <w:marLeft w:val="0"/>
      <w:marRight w:val="0"/>
      <w:marTop w:val="0"/>
      <w:marBottom w:val="0"/>
      <w:divBdr>
        <w:top w:val="none" w:sz="0" w:space="0" w:color="auto"/>
        <w:left w:val="none" w:sz="0" w:space="0" w:color="auto"/>
        <w:bottom w:val="none" w:sz="0" w:space="0" w:color="auto"/>
        <w:right w:val="none" w:sz="0" w:space="0" w:color="auto"/>
      </w:divBdr>
    </w:div>
    <w:div w:id="1727871259">
      <w:bodyDiv w:val="1"/>
      <w:marLeft w:val="0"/>
      <w:marRight w:val="0"/>
      <w:marTop w:val="0"/>
      <w:marBottom w:val="0"/>
      <w:divBdr>
        <w:top w:val="none" w:sz="0" w:space="0" w:color="auto"/>
        <w:left w:val="none" w:sz="0" w:space="0" w:color="auto"/>
        <w:bottom w:val="none" w:sz="0" w:space="0" w:color="auto"/>
        <w:right w:val="none" w:sz="0" w:space="0" w:color="auto"/>
      </w:divBdr>
      <w:divsChild>
        <w:div w:id="268205000">
          <w:marLeft w:val="0"/>
          <w:marRight w:val="0"/>
          <w:marTop w:val="0"/>
          <w:marBottom w:val="0"/>
          <w:divBdr>
            <w:top w:val="none" w:sz="0" w:space="0" w:color="auto"/>
            <w:left w:val="none" w:sz="0" w:space="0" w:color="auto"/>
            <w:bottom w:val="none" w:sz="0" w:space="0" w:color="auto"/>
            <w:right w:val="none" w:sz="0" w:space="0" w:color="auto"/>
          </w:divBdr>
        </w:div>
        <w:div w:id="937634633">
          <w:marLeft w:val="0"/>
          <w:marRight w:val="0"/>
          <w:marTop w:val="0"/>
          <w:marBottom w:val="0"/>
          <w:divBdr>
            <w:top w:val="none" w:sz="0" w:space="0" w:color="auto"/>
            <w:left w:val="none" w:sz="0" w:space="0" w:color="auto"/>
            <w:bottom w:val="none" w:sz="0" w:space="0" w:color="auto"/>
            <w:right w:val="none" w:sz="0" w:space="0" w:color="auto"/>
          </w:divBdr>
        </w:div>
        <w:div w:id="1006320657">
          <w:marLeft w:val="0"/>
          <w:marRight w:val="0"/>
          <w:marTop w:val="0"/>
          <w:marBottom w:val="0"/>
          <w:divBdr>
            <w:top w:val="none" w:sz="0" w:space="0" w:color="auto"/>
            <w:left w:val="none" w:sz="0" w:space="0" w:color="auto"/>
            <w:bottom w:val="none" w:sz="0" w:space="0" w:color="auto"/>
            <w:right w:val="none" w:sz="0" w:space="0" w:color="auto"/>
          </w:divBdr>
        </w:div>
        <w:div w:id="1136724834">
          <w:marLeft w:val="0"/>
          <w:marRight w:val="0"/>
          <w:marTop w:val="0"/>
          <w:marBottom w:val="0"/>
          <w:divBdr>
            <w:top w:val="none" w:sz="0" w:space="0" w:color="auto"/>
            <w:left w:val="none" w:sz="0" w:space="0" w:color="auto"/>
            <w:bottom w:val="none" w:sz="0" w:space="0" w:color="auto"/>
            <w:right w:val="none" w:sz="0" w:space="0" w:color="auto"/>
          </w:divBdr>
        </w:div>
        <w:div w:id="1273240934">
          <w:marLeft w:val="0"/>
          <w:marRight w:val="0"/>
          <w:marTop w:val="0"/>
          <w:marBottom w:val="0"/>
          <w:divBdr>
            <w:top w:val="none" w:sz="0" w:space="0" w:color="auto"/>
            <w:left w:val="none" w:sz="0" w:space="0" w:color="auto"/>
            <w:bottom w:val="none" w:sz="0" w:space="0" w:color="auto"/>
            <w:right w:val="none" w:sz="0" w:space="0" w:color="auto"/>
          </w:divBdr>
        </w:div>
        <w:div w:id="1333797461">
          <w:marLeft w:val="0"/>
          <w:marRight w:val="0"/>
          <w:marTop w:val="0"/>
          <w:marBottom w:val="0"/>
          <w:divBdr>
            <w:top w:val="none" w:sz="0" w:space="0" w:color="auto"/>
            <w:left w:val="none" w:sz="0" w:space="0" w:color="auto"/>
            <w:bottom w:val="none" w:sz="0" w:space="0" w:color="auto"/>
            <w:right w:val="none" w:sz="0" w:space="0" w:color="auto"/>
          </w:divBdr>
        </w:div>
        <w:div w:id="1343362051">
          <w:marLeft w:val="0"/>
          <w:marRight w:val="0"/>
          <w:marTop w:val="0"/>
          <w:marBottom w:val="0"/>
          <w:divBdr>
            <w:top w:val="none" w:sz="0" w:space="0" w:color="auto"/>
            <w:left w:val="none" w:sz="0" w:space="0" w:color="auto"/>
            <w:bottom w:val="none" w:sz="0" w:space="0" w:color="auto"/>
            <w:right w:val="none" w:sz="0" w:space="0" w:color="auto"/>
          </w:divBdr>
        </w:div>
        <w:div w:id="1434786705">
          <w:marLeft w:val="0"/>
          <w:marRight w:val="0"/>
          <w:marTop w:val="0"/>
          <w:marBottom w:val="0"/>
          <w:divBdr>
            <w:top w:val="none" w:sz="0" w:space="0" w:color="auto"/>
            <w:left w:val="none" w:sz="0" w:space="0" w:color="auto"/>
            <w:bottom w:val="none" w:sz="0" w:space="0" w:color="auto"/>
            <w:right w:val="none" w:sz="0" w:space="0" w:color="auto"/>
          </w:divBdr>
        </w:div>
        <w:div w:id="1651442874">
          <w:marLeft w:val="0"/>
          <w:marRight w:val="0"/>
          <w:marTop w:val="0"/>
          <w:marBottom w:val="0"/>
          <w:divBdr>
            <w:top w:val="none" w:sz="0" w:space="0" w:color="auto"/>
            <w:left w:val="none" w:sz="0" w:space="0" w:color="auto"/>
            <w:bottom w:val="none" w:sz="0" w:space="0" w:color="auto"/>
            <w:right w:val="none" w:sz="0" w:space="0" w:color="auto"/>
          </w:divBdr>
        </w:div>
        <w:div w:id="2041590083">
          <w:marLeft w:val="0"/>
          <w:marRight w:val="0"/>
          <w:marTop w:val="0"/>
          <w:marBottom w:val="0"/>
          <w:divBdr>
            <w:top w:val="none" w:sz="0" w:space="0" w:color="auto"/>
            <w:left w:val="none" w:sz="0" w:space="0" w:color="auto"/>
            <w:bottom w:val="none" w:sz="0" w:space="0" w:color="auto"/>
            <w:right w:val="none" w:sz="0" w:space="0" w:color="auto"/>
          </w:divBdr>
        </w:div>
      </w:divsChild>
    </w:div>
    <w:div w:id="1728601160">
      <w:bodyDiv w:val="1"/>
      <w:marLeft w:val="0"/>
      <w:marRight w:val="0"/>
      <w:marTop w:val="0"/>
      <w:marBottom w:val="0"/>
      <w:divBdr>
        <w:top w:val="none" w:sz="0" w:space="0" w:color="auto"/>
        <w:left w:val="none" w:sz="0" w:space="0" w:color="auto"/>
        <w:bottom w:val="none" w:sz="0" w:space="0" w:color="auto"/>
        <w:right w:val="none" w:sz="0" w:space="0" w:color="auto"/>
      </w:divBdr>
    </w:div>
    <w:div w:id="1728724702">
      <w:bodyDiv w:val="1"/>
      <w:marLeft w:val="0"/>
      <w:marRight w:val="0"/>
      <w:marTop w:val="0"/>
      <w:marBottom w:val="0"/>
      <w:divBdr>
        <w:top w:val="none" w:sz="0" w:space="0" w:color="auto"/>
        <w:left w:val="none" w:sz="0" w:space="0" w:color="auto"/>
        <w:bottom w:val="none" w:sz="0" w:space="0" w:color="auto"/>
        <w:right w:val="none" w:sz="0" w:space="0" w:color="auto"/>
      </w:divBdr>
    </w:div>
    <w:div w:id="1729768801">
      <w:bodyDiv w:val="1"/>
      <w:marLeft w:val="0"/>
      <w:marRight w:val="0"/>
      <w:marTop w:val="0"/>
      <w:marBottom w:val="0"/>
      <w:divBdr>
        <w:top w:val="none" w:sz="0" w:space="0" w:color="auto"/>
        <w:left w:val="none" w:sz="0" w:space="0" w:color="auto"/>
        <w:bottom w:val="none" w:sz="0" w:space="0" w:color="auto"/>
        <w:right w:val="none" w:sz="0" w:space="0" w:color="auto"/>
      </w:divBdr>
    </w:div>
    <w:div w:id="1732196274">
      <w:bodyDiv w:val="1"/>
      <w:marLeft w:val="0"/>
      <w:marRight w:val="0"/>
      <w:marTop w:val="0"/>
      <w:marBottom w:val="0"/>
      <w:divBdr>
        <w:top w:val="none" w:sz="0" w:space="0" w:color="auto"/>
        <w:left w:val="none" w:sz="0" w:space="0" w:color="auto"/>
        <w:bottom w:val="none" w:sz="0" w:space="0" w:color="auto"/>
        <w:right w:val="none" w:sz="0" w:space="0" w:color="auto"/>
      </w:divBdr>
    </w:div>
    <w:div w:id="1732268302">
      <w:bodyDiv w:val="1"/>
      <w:marLeft w:val="0"/>
      <w:marRight w:val="0"/>
      <w:marTop w:val="0"/>
      <w:marBottom w:val="0"/>
      <w:divBdr>
        <w:top w:val="none" w:sz="0" w:space="0" w:color="auto"/>
        <w:left w:val="none" w:sz="0" w:space="0" w:color="auto"/>
        <w:bottom w:val="none" w:sz="0" w:space="0" w:color="auto"/>
        <w:right w:val="none" w:sz="0" w:space="0" w:color="auto"/>
      </w:divBdr>
    </w:div>
    <w:div w:id="1733311832">
      <w:bodyDiv w:val="1"/>
      <w:marLeft w:val="0"/>
      <w:marRight w:val="0"/>
      <w:marTop w:val="0"/>
      <w:marBottom w:val="0"/>
      <w:divBdr>
        <w:top w:val="none" w:sz="0" w:space="0" w:color="auto"/>
        <w:left w:val="none" w:sz="0" w:space="0" w:color="auto"/>
        <w:bottom w:val="none" w:sz="0" w:space="0" w:color="auto"/>
        <w:right w:val="none" w:sz="0" w:space="0" w:color="auto"/>
      </w:divBdr>
    </w:div>
    <w:div w:id="1733381898">
      <w:bodyDiv w:val="1"/>
      <w:marLeft w:val="0"/>
      <w:marRight w:val="0"/>
      <w:marTop w:val="0"/>
      <w:marBottom w:val="0"/>
      <w:divBdr>
        <w:top w:val="none" w:sz="0" w:space="0" w:color="auto"/>
        <w:left w:val="none" w:sz="0" w:space="0" w:color="auto"/>
        <w:bottom w:val="none" w:sz="0" w:space="0" w:color="auto"/>
        <w:right w:val="none" w:sz="0" w:space="0" w:color="auto"/>
      </w:divBdr>
    </w:div>
    <w:div w:id="1734889747">
      <w:bodyDiv w:val="1"/>
      <w:marLeft w:val="0"/>
      <w:marRight w:val="0"/>
      <w:marTop w:val="0"/>
      <w:marBottom w:val="0"/>
      <w:divBdr>
        <w:top w:val="none" w:sz="0" w:space="0" w:color="auto"/>
        <w:left w:val="none" w:sz="0" w:space="0" w:color="auto"/>
        <w:bottom w:val="none" w:sz="0" w:space="0" w:color="auto"/>
        <w:right w:val="none" w:sz="0" w:space="0" w:color="auto"/>
      </w:divBdr>
    </w:div>
    <w:div w:id="1735665578">
      <w:bodyDiv w:val="1"/>
      <w:marLeft w:val="0"/>
      <w:marRight w:val="0"/>
      <w:marTop w:val="0"/>
      <w:marBottom w:val="0"/>
      <w:divBdr>
        <w:top w:val="none" w:sz="0" w:space="0" w:color="auto"/>
        <w:left w:val="none" w:sz="0" w:space="0" w:color="auto"/>
        <w:bottom w:val="none" w:sz="0" w:space="0" w:color="auto"/>
        <w:right w:val="none" w:sz="0" w:space="0" w:color="auto"/>
      </w:divBdr>
    </w:div>
    <w:div w:id="1736049074">
      <w:bodyDiv w:val="1"/>
      <w:marLeft w:val="0"/>
      <w:marRight w:val="0"/>
      <w:marTop w:val="0"/>
      <w:marBottom w:val="0"/>
      <w:divBdr>
        <w:top w:val="none" w:sz="0" w:space="0" w:color="auto"/>
        <w:left w:val="none" w:sz="0" w:space="0" w:color="auto"/>
        <w:bottom w:val="none" w:sz="0" w:space="0" w:color="auto"/>
        <w:right w:val="none" w:sz="0" w:space="0" w:color="auto"/>
      </w:divBdr>
    </w:div>
    <w:div w:id="1737699094">
      <w:bodyDiv w:val="1"/>
      <w:marLeft w:val="0"/>
      <w:marRight w:val="0"/>
      <w:marTop w:val="0"/>
      <w:marBottom w:val="0"/>
      <w:divBdr>
        <w:top w:val="none" w:sz="0" w:space="0" w:color="auto"/>
        <w:left w:val="none" w:sz="0" w:space="0" w:color="auto"/>
        <w:bottom w:val="none" w:sz="0" w:space="0" w:color="auto"/>
        <w:right w:val="none" w:sz="0" w:space="0" w:color="auto"/>
      </w:divBdr>
    </w:div>
    <w:div w:id="1737850341">
      <w:bodyDiv w:val="1"/>
      <w:marLeft w:val="0"/>
      <w:marRight w:val="0"/>
      <w:marTop w:val="0"/>
      <w:marBottom w:val="0"/>
      <w:divBdr>
        <w:top w:val="none" w:sz="0" w:space="0" w:color="auto"/>
        <w:left w:val="none" w:sz="0" w:space="0" w:color="auto"/>
        <w:bottom w:val="none" w:sz="0" w:space="0" w:color="auto"/>
        <w:right w:val="none" w:sz="0" w:space="0" w:color="auto"/>
      </w:divBdr>
    </w:div>
    <w:div w:id="1740594701">
      <w:bodyDiv w:val="1"/>
      <w:marLeft w:val="0"/>
      <w:marRight w:val="0"/>
      <w:marTop w:val="0"/>
      <w:marBottom w:val="0"/>
      <w:divBdr>
        <w:top w:val="none" w:sz="0" w:space="0" w:color="auto"/>
        <w:left w:val="none" w:sz="0" w:space="0" w:color="auto"/>
        <w:bottom w:val="none" w:sz="0" w:space="0" w:color="auto"/>
        <w:right w:val="none" w:sz="0" w:space="0" w:color="auto"/>
      </w:divBdr>
    </w:div>
    <w:div w:id="1741975159">
      <w:bodyDiv w:val="1"/>
      <w:marLeft w:val="0"/>
      <w:marRight w:val="0"/>
      <w:marTop w:val="0"/>
      <w:marBottom w:val="0"/>
      <w:divBdr>
        <w:top w:val="none" w:sz="0" w:space="0" w:color="auto"/>
        <w:left w:val="none" w:sz="0" w:space="0" w:color="auto"/>
        <w:bottom w:val="none" w:sz="0" w:space="0" w:color="auto"/>
        <w:right w:val="none" w:sz="0" w:space="0" w:color="auto"/>
      </w:divBdr>
    </w:div>
    <w:div w:id="1743209274">
      <w:bodyDiv w:val="1"/>
      <w:marLeft w:val="0"/>
      <w:marRight w:val="0"/>
      <w:marTop w:val="0"/>
      <w:marBottom w:val="0"/>
      <w:divBdr>
        <w:top w:val="none" w:sz="0" w:space="0" w:color="auto"/>
        <w:left w:val="none" w:sz="0" w:space="0" w:color="auto"/>
        <w:bottom w:val="none" w:sz="0" w:space="0" w:color="auto"/>
        <w:right w:val="none" w:sz="0" w:space="0" w:color="auto"/>
      </w:divBdr>
    </w:div>
    <w:div w:id="1743406031">
      <w:bodyDiv w:val="1"/>
      <w:marLeft w:val="0"/>
      <w:marRight w:val="0"/>
      <w:marTop w:val="0"/>
      <w:marBottom w:val="0"/>
      <w:divBdr>
        <w:top w:val="none" w:sz="0" w:space="0" w:color="auto"/>
        <w:left w:val="none" w:sz="0" w:space="0" w:color="auto"/>
        <w:bottom w:val="none" w:sz="0" w:space="0" w:color="auto"/>
        <w:right w:val="none" w:sz="0" w:space="0" w:color="auto"/>
      </w:divBdr>
    </w:div>
    <w:div w:id="1743524364">
      <w:bodyDiv w:val="1"/>
      <w:marLeft w:val="0"/>
      <w:marRight w:val="0"/>
      <w:marTop w:val="0"/>
      <w:marBottom w:val="0"/>
      <w:divBdr>
        <w:top w:val="none" w:sz="0" w:space="0" w:color="auto"/>
        <w:left w:val="none" w:sz="0" w:space="0" w:color="auto"/>
        <w:bottom w:val="none" w:sz="0" w:space="0" w:color="auto"/>
        <w:right w:val="none" w:sz="0" w:space="0" w:color="auto"/>
      </w:divBdr>
    </w:div>
    <w:div w:id="1744722013">
      <w:bodyDiv w:val="1"/>
      <w:marLeft w:val="0"/>
      <w:marRight w:val="0"/>
      <w:marTop w:val="0"/>
      <w:marBottom w:val="0"/>
      <w:divBdr>
        <w:top w:val="none" w:sz="0" w:space="0" w:color="auto"/>
        <w:left w:val="none" w:sz="0" w:space="0" w:color="auto"/>
        <w:bottom w:val="none" w:sz="0" w:space="0" w:color="auto"/>
        <w:right w:val="none" w:sz="0" w:space="0" w:color="auto"/>
      </w:divBdr>
    </w:div>
    <w:div w:id="1744985585">
      <w:bodyDiv w:val="1"/>
      <w:marLeft w:val="0"/>
      <w:marRight w:val="0"/>
      <w:marTop w:val="0"/>
      <w:marBottom w:val="0"/>
      <w:divBdr>
        <w:top w:val="none" w:sz="0" w:space="0" w:color="auto"/>
        <w:left w:val="none" w:sz="0" w:space="0" w:color="auto"/>
        <w:bottom w:val="none" w:sz="0" w:space="0" w:color="auto"/>
        <w:right w:val="none" w:sz="0" w:space="0" w:color="auto"/>
      </w:divBdr>
    </w:div>
    <w:div w:id="1745293411">
      <w:bodyDiv w:val="1"/>
      <w:marLeft w:val="0"/>
      <w:marRight w:val="0"/>
      <w:marTop w:val="0"/>
      <w:marBottom w:val="0"/>
      <w:divBdr>
        <w:top w:val="none" w:sz="0" w:space="0" w:color="auto"/>
        <w:left w:val="none" w:sz="0" w:space="0" w:color="auto"/>
        <w:bottom w:val="none" w:sz="0" w:space="0" w:color="auto"/>
        <w:right w:val="none" w:sz="0" w:space="0" w:color="auto"/>
      </w:divBdr>
    </w:div>
    <w:div w:id="1746561028">
      <w:bodyDiv w:val="1"/>
      <w:marLeft w:val="0"/>
      <w:marRight w:val="0"/>
      <w:marTop w:val="0"/>
      <w:marBottom w:val="0"/>
      <w:divBdr>
        <w:top w:val="none" w:sz="0" w:space="0" w:color="auto"/>
        <w:left w:val="none" w:sz="0" w:space="0" w:color="auto"/>
        <w:bottom w:val="none" w:sz="0" w:space="0" w:color="auto"/>
        <w:right w:val="none" w:sz="0" w:space="0" w:color="auto"/>
      </w:divBdr>
    </w:div>
    <w:div w:id="1747341496">
      <w:bodyDiv w:val="1"/>
      <w:marLeft w:val="0"/>
      <w:marRight w:val="0"/>
      <w:marTop w:val="0"/>
      <w:marBottom w:val="0"/>
      <w:divBdr>
        <w:top w:val="none" w:sz="0" w:space="0" w:color="auto"/>
        <w:left w:val="none" w:sz="0" w:space="0" w:color="auto"/>
        <w:bottom w:val="none" w:sz="0" w:space="0" w:color="auto"/>
        <w:right w:val="none" w:sz="0" w:space="0" w:color="auto"/>
      </w:divBdr>
    </w:div>
    <w:div w:id="1748183096">
      <w:bodyDiv w:val="1"/>
      <w:marLeft w:val="0"/>
      <w:marRight w:val="0"/>
      <w:marTop w:val="0"/>
      <w:marBottom w:val="0"/>
      <w:divBdr>
        <w:top w:val="none" w:sz="0" w:space="0" w:color="auto"/>
        <w:left w:val="none" w:sz="0" w:space="0" w:color="auto"/>
        <w:bottom w:val="none" w:sz="0" w:space="0" w:color="auto"/>
        <w:right w:val="none" w:sz="0" w:space="0" w:color="auto"/>
      </w:divBdr>
    </w:div>
    <w:div w:id="1749032166">
      <w:bodyDiv w:val="1"/>
      <w:marLeft w:val="0"/>
      <w:marRight w:val="0"/>
      <w:marTop w:val="0"/>
      <w:marBottom w:val="0"/>
      <w:divBdr>
        <w:top w:val="none" w:sz="0" w:space="0" w:color="auto"/>
        <w:left w:val="none" w:sz="0" w:space="0" w:color="auto"/>
        <w:bottom w:val="none" w:sz="0" w:space="0" w:color="auto"/>
        <w:right w:val="none" w:sz="0" w:space="0" w:color="auto"/>
      </w:divBdr>
    </w:div>
    <w:div w:id="1749156213">
      <w:bodyDiv w:val="1"/>
      <w:marLeft w:val="0"/>
      <w:marRight w:val="0"/>
      <w:marTop w:val="0"/>
      <w:marBottom w:val="0"/>
      <w:divBdr>
        <w:top w:val="none" w:sz="0" w:space="0" w:color="auto"/>
        <w:left w:val="none" w:sz="0" w:space="0" w:color="auto"/>
        <w:bottom w:val="none" w:sz="0" w:space="0" w:color="auto"/>
        <w:right w:val="none" w:sz="0" w:space="0" w:color="auto"/>
      </w:divBdr>
    </w:div>
    <w:div w:id="1749880535">
      <w:bodyDiv w:val="1"/>
      <w:marLeft w:val="0"/>
      <w:marRight w:val="0"/>
      <w:marTop w:val="0"/>
      <w:marBottom w:val="0"/>
      <w:divBdr>
        <w:top w:val="none" w:sz="0" w:space="0" w:color="auto"/>
        <w:left w:val="none" w:sz="0" w:space="0" w:color="auto"/>
        <w:bottom w:val="none" w:sz="0" w:space="0" w:color="auto"/>
        <w:right w:val="none" w:sz="0" w:space="0" w:color="auto"/>
      </w:divBdr>
    </w:div>
    <w:div w:id="1750343259">
      <w:bodyDiv w:val="1"/>
      <w:marLeft w:val="0"/>
      <w:marRight w:val="0"/>
      <w:marTop w:val="0"/>
      <w:marBottom w:val="0"/>
      <w:divBdr>
        <w:top w:val="none" w:sz="0" w:space="0" w:color="auto"/>
        <w:left w:val="none" w:sz="0" w:space="0" w:color="auto"/>
        <w:bottom w:val="none" w:sz="0" w:space="0" w:color="auto"/>
        <w:right w:val="none" w:sz="0" w:space="0" w:color="auto"/>
      </w:divBdr>
    </w:div>
    <w:div w:id="1751073586">
      <w:bodyDiv w:val="1"/>
      <w:marLeft w:val="0"/>
      <w:marRight w:val="0"/>
      <w:marTop w:val="0"/>
      <w:marBottom w:val="0"/>
      <w:divBdr>
        <w:top w:val="none" w:sz="0" w:space="0" w:color="auto"/>
        <w:left w:val="none" w:sz="0" w:space="0" w:color="auto"/>
        <w:bottom w:val="none" w:sz="0" w:space="0" w:color="auto"/>
        <w:right w:val="none" w:sz="0" w:space="0" w:color="auto"/>
      </w:divBdr>
    </w:div>
    <w:div w:id="1751198658">
      <w:bodyDiv w:val="1"/>
      <w:marLeft w:val="0"/>
      <w:marRight w:val="0"/>
      <w:marTop w:val="0"/>
      <w:marBottom w:val="0"/>
      <w:divBdr>
        <w:top w:val="none" w:sz="0" w:space="0" w:color="auto"/>
        <w:left w:val="none" w:sz="0" w:space="0" w:color="auto"/>
        <w:bottom w:val="none" w:sz="0" w:space="0" w:color="auto"/>
        <w:right w:val="none" w:sz="0" w:space="0" w:color="auto"/>
      </w:divBdr>
    </w:div>
    <w:div w:id="1751923491">
      <w:bodyDiv w:val="1"/>
      <w:marLeft w:val="0"/>
      <w:marRight w:val="0"/>
      <w:marTop w:val="0"/>
      <w:marBottom w:val="0"/>
      <w:divBdr>
        <w:top w:val="none" w:sz="0" w:space="0" w:color="auto"/>
        <w:left w:val="none" w:sz="0" w:space="0" w:color="auto"/>
        <w:bottom w:val="none" w:sz="0" w:space="0" w:color="auto"/>
        <w:right w:val="none" w:sz="0" w:space="0" w:color="auto"/>
      </w:divBdr>
    </w:div>
    <w:div w:id="1752241334">
      <w:bodyDiv w:val="1"/>
      <w:marLeft w:val="0"/>
      <w:marRight w:val="0"/>
      <w:marTop w:val="0"/>
      <w:marBottom w:val="0"/>
      <w:divBdr>
        <w:top w:val="none" w:sz="0" w:space="0" w:color="auto"/>
        <w:left w:val="none" w:sz="0" w:space="0" w:color="auto"/>
        <w:bottom w:val="none" w:sz="0" w:space="0" w:color="auto"/>
        <w:right w:val="none" w:sz="0" w:space="0" w:color="auto"/>
      </w:divBdr>
    </w:div>
    <w:div w:id="1752578480">
      <w:bodyDiv w:val="1"/>
      <w:marLeft w:val="0"/>
      <w:marRight w:val="0"/>
      <w:marTop w:val="0"/>
      <w:marBottom w:val="0"/>
      <w:divBdr>
        <w:top w:val="none" w:sz="0" w:space="0" w:color="auto"/>
        <w:left w:val="none" w:sz="0" w:space="0" w:color="auto"/>
        <w:bottom w:val="none" w:sz="0" w:space="0" w:color="auto"/>
        <w:right w:val="none" w:sz="0" w:space="0" w:color="auto"/>
      </w:divBdr>
    </w:div>
    <w:div w:id="1753699559">
      <w:bodyDiv w:val="1"/>
      <w:marLeft w:val="0"/>
      <w:marRight w:val="0"/>
      <w:marTop w:val="0"/>
      <w:marBottom w:val="0"/>
      <w:divBdr>
        <w:top w:val="none" w:sz="0" w:space="0" w:color="auto"/>
        <w:left w:val="none" w:sz="0" w:space="0" w:color="auto"/>
        <w:bottom w:val="none" w:sz="0" w:space="0" w:color="auto"/>
        <w:right w:val="none" w:sz="0" w:space="0" w:color="auto"/>
      </w:divBdr>
    </w:div>
    <w:div w:id="1753821140">
      <w:bodyDiv w:val="1"/>
      <w:marLeft w:val="0"/>
      <w:marRight w:val="0"/>
      <w:marTop w:val="0"/>
      <w:marBottom w:val="0"/>
      <w:divBdr>
        <w:top w:val="none" w:sz="0" w:space="0" w:color="auto"/>
        <w:left w:val="none" w:sz="0" w:space="0" w:color="auto"/>
        <w:bottom w:val="none" w:sz="0" w:space="0" w:color="auto"/>
        <w:right w:val="none" w:sz="0" w:space="0" w:color="auto"/>
      </w:divBdr>
    </w:div>
    <w:div w:id="1754469597">
      <w:bodyDiv w:val="1"/>
      <w:marLeft w:val="0"/>
      <w:marRight w:val="0"/>
      <w:marTop w:val="0"/>
      <w:marBottom w:val="0"/>
      <w:divBdr>
        <w:top w:val="none" w:sz="0" w:space="0" w:color="auto"/>
        <w:left w:val="none" w:sz="0" w:space="0" w:color="auto"/>
        <w:bottom w:val="none" w:sz="0" w:space="0" w:color="auto"/>
        <w:right w:val="none" w:sz="0" w:space="0" w:color="auto"/>
      </w:divBdr>
    </w:div>
    <w:div w:id="1755080211">
      <w:bodyDiv w:val="1"/>
      <w:marLeft w:val="0"/>
      <w:marRight w:val="0"/>
      <w:marTop w:val="0"/>
      <w:marBottom w:val="0"/>
      <w:divBdr>
        <w:top w:val="none" w:sz="0" w:space="0" w:color="auto"/>
        <w:left w:val="none" w:sz="0" w:space="0" w:color="auto"/>
        <w:bottom w:val="none" w:sz="0" w:space="0" w:color="auto"/>
        <w:right w:val="none" w:sz="0" w:space="0" w:color="auto"/>
      </w:divBdr>
    </w:div>
    <w:div w:id="1757705110">
      <w:bodyDiv w:val="1"/>
      <w:marLeft w:val="0"/>
      <w:marRight w:val="0"/>
      <w:marTop w:val="0"/>
      <w:marBottom w:val="0"/>
      <w:divBdr>
        <w:top w:val="none" w:sz="0" w:space="0" w:color="auto"/>
        <w:left w:val="none" w:sz="0" w:space="0" w:color="auto"/>
        <w:bottom w:val="none" w:sz="0" w:space="0" w:color="auto"/>
        <w:right w:val="none" w:sz="0" w:space="0" w:color="auto"/>
      </w:divBdr>
    </w:div>
    <w:div w:id="1757937690">
      <w:bodyDiv w:val="1"/>
      <w:marLeft w:val="0"/>
      <w:marRight w:val="0"/>
      <w:marTop w:val="0"/>
      <w:marBottom w:val="0"/>
      <w:divBdr>
        <w:top w:val="none" w:sz="0" w:space="0" w:color="auto"/>
        <w:left w:val="none" w:sz="0" w:space="0" w:color="auto"/>
        <w:bottom w:val="none" w:sz="0" w:space="0" w:color="auto"/>
        <w:right w:val="none" w:sz="0" w:space="0" w:color="auto"/>
      </w:divBdr>
    </w:div>
    <w:div w:id="1758283940">
      <w:bodyDiv w:val="1"/>
      <w:marLeft w:val="0"/>
      <w:marRight w:val="0"/>
      <w:marTop w:val="0"/>
      <w:marBottom w:val="0"/>
      <w:divBdr>
        <w:top w:val="none" w:sz="0" w:space="0" w:color="auto"/>
        <w:left w:val="none" w:sz="0" w:space="0" w:color="auto"/>
        <w:bottom w:val="none" w:sz="0" w:space="0" w:color="auto"/>
        <w:right w:val="none" w:sz="0" w:space="0" w:color="auto"/>
      </w:divBdr>
    </w:div>
    <w:div w:id="1759404559">
      <w:bodyDiv w:val="1"/>
      <w:marLeft w:val="0"/>
      <w:marRight w:val="0"/>
      <w:marTop w:val="0"/>
      <w:marBottom w:val="0"/>
      <w:divBdr>
        <w:top w:val="none" w:sz="0" w:space="0" w:color="auto"/>
        <w:left w:val="none" w:sz="0" w:space="0" w:color="auto"/>
        <w:bottom w:val="none" w:sz="0" w:space="0" w:color="auto"/>
        <w:right w:val="none" w:sz="0" w:space="0" w:color="auto"/>
      </w:divBdr>
    </w:div>
    <w:div w:id="1760713530">
      <w:bodyDiv w:val="1"/>
      <w:marLeft w:val="0"/>
      <w:marRight w:val="0"/>
      <w:marTop w:val="0"/>
      <w:marBottom w:val="0"/>
      <w:divBdr>
        <w:top w:val="none" w:sz="0" w:space="0" w:color="auto"/>
        <w:left w:val="none" w:sz="0" w:space="0" w:color="auto"/>
        <w:bottom w:val="none" w:sz="0" w:space="0" w:color="auto"/>
        <w:right w:val="none" w:sz="0" w:space="0" w:color="auto"/>
      </w:divBdr>
    </w:div>
    <w:div w:id="1761289953">
      <w:bodyDiv w:val="1"/>
      <w:marLeft w:val="0"/>
      <w:marRight w:val="0"/>
      <w:marTop w:val="0"/>
      <w:marBottom w:val="0"/>
      <w:divBdr>
        <w:top w:val="none" w:sz="0" w:space="0" w:color="auto"/>
        <w:left w:val="none" w:sz="0" w:space="0" w:color="auto"/>
        <w:bottom w:val="none" w:sz="0" w:space="0" w:color="auto"/>
        <w:right w:val="none" w:sz="0" w:space="0" w:color="auto"/>
      </w:divBdr>
    </w:div>
    <w:div w:id="1764180604">
      <w:bodyDiv w:val="1"/>
      <w:marLeft w:val="0"/>
      <w:marRight w:val="0"/>
      <w:marTop w:val="0"/>
      <w:marBottom w:val="0"/>
      <w:divBdr>
        <w:top w:val="none" w:sz="0" w:space="0" w:color="auto"/>
        <w:left w:val="none" w:sz="0" w:space="0" w:color="auto"/>
        <w:bottom w:val="none" w:sz="0" w:space="0" w:color="auto"/>
        <w:right w:val="none" w:sz="0" w:space="0" w:color="auto"/>
      </w:divBdr>
    </w:div>
    <w:div w:id="1765958615">
      <w:bodyDiv w:val="1"/>
      <w:marLeft w:val="0"/>
      <w:marRight w:val="0"/>
      <w:marTop w:val="0"/>
      <w:marBottom w:val="0"/>
      <w:divBdr>
        <w:top w:val="none" w:sz="0" w:space="0" w:color="auto"/>
        <w:left w:val="none" w:sz="0" w:space="0" w:color="auto"/>
        <w:bottom w:val="none" w:sz="0" w:space="0" w:color="auto"/>
        <w:right w:val="none" w:sz="0" w:space="0" w:color="auto"/>
      </w:divBdr>
    </w:div>
    <w:div w:id="1766607200">
      <w:bodyDiv w:val="1"/>
      <w:marLeft w:val="0"/>
      <w:marRight w:val="0"/>
      <w:marTop w:val="0"/>
      <w:marBottom w:val="0"/>
      <w:divBdr>
        <w:top w:val="none" w:sz="0" w:space="0" w:color="auto"/>
        <w:left w:val="none" w:sz="0" w:space="0" w:color="auto"/>
        <w:bottom w:val="none" w:sz="0" w:space="0" w:color="auto"/>
        <w:right w:val="none" w:sz="0" w:space="0" w:color="auto"/>
      </w:divBdr>
    </w:div>
    <w:div w:id="1767187512">
      <w:bodyDiv w:val="1"/>
      <w:marLeft w:val="0"/>
      <w:marRight w:val="0"/>
      <w:marTop w:val="0"/>
      <w:marBottom w:val="0"/>
      <w:divBdr>
        <w:top w:val="none" w:sz="0" w:space="0" w:color="auto"/>
        <w:left w:val="none" w:sz="0" w:space="0" w:color="auto"/>
        <w:bottom w:val="none" w:sz="0" w:space="0" w:color="auto"/>
        <w:right w:val="none" w:sz="0" w:space="0" w:color="auto"/>
      </w:divBdr>
    </w:div>
    <w:div w:id="1767384951">
      <w:bodyDiv w:val="1"/>
      <w:marLeft w:val="0"/>
      <w:marRight w:val="0"/>
      <w:marTop w:val="0"/>
      <w:marBottom w:val="0"/>
      <w:divBdr>
        <w:top w:val="none" w:sz="0" w:space="0" w:color="auto"/>
        <w:left w:val="none" w:sz="0" w:space="0" w:color="auto"/>
        <w:bottom w:val="none" w:sz="0" w:space="0" w:color="auto"/>
        <w:right w:val="none" w:sz="0" w:space="0" w:color="auto"/>
      </w:divBdr>
    </w:div>
    <w:div w:id="1768187348">
      <w:bodyDiv w:val="1"/>
      <w:marLeft w:val="0"/>
      <w:marRight w:val="0"/>
      <w:marTop w:val="0"/>
      <w:marBottom w:val="0"/>
      <w:divBdr>
        <w:top w:val="none" w:sz="0" w:space="0" w:color="auto"/>
        <w:left w:val="none" w:sz="0" w:space="0" w:color="auto"/>
        <w:bottom w:val="none" w:sz="0" w:space="0" w:color="auto"/>
        <w:right w:val="none" w:sz="0" w:space="0" w:color="auto"/>
      </w:divBdr>
    </w:div>
    <w:div w:id="1768236421">
      <w:bodyDiv w:val="1"/>
      <w:marLeft w:val="0"/>
      <w:marRight w:val="0"/>
      <w:marTop w:val="0"/>
      <w:marBottom w:val="0"/>
      <w:divBdr>
        <w:top w:val="none" w:sz="0" w:space="0" w:color="auto"/>
        <w:left w:val="none" w:sz="0" w:space="0" w:color="auto"/>
        <w:bottom w:val="none" w:sz="0" w:space="0" w:color="auto"/>
        <w:right w:val="none" w:sz="0" w:space="0" w:color="auto"/>
      </w:divBdr>
    </w:div>
    <w:div w:id="1769546043">
      <w:bodyDiv w:val="1"/>
      <w:marLeft w:val="0"/>
      <w:marRight w:val="0"/>
      <w:marTop w:val="0"/>
      <w:marBottom w:val="0"/>
      <w:divBdr>
        <w:top w:val="none" w:sz="0" w:space="0" w:color="auto"/>
        <w:left w:val="none" w:sz="0" w:space="0" w:color="auto"/>
        <w:bottom w:val="none" w:sz="0" w:space="0" w:color="auto"/>
        <w:right w:val="none" w:sz="0" w:space="0" w:color="auto"/>
      </w:divBdr>
    </w:div>
    <w:div w:id="1769614814">
      <w:bodyDiv w:val="1"/>
      <w:marLeft w:val="0"/>
      <w:marRight w:val="0"/>
      <w:marTop w:val="0"/>
      <w:marBottom w:val="0"/>
      <w:divBdr>
        <w:top w:val="none" w:sz="0" w:space="0" w:color="auto"/>
        <w:left w:val="none" w:sz="0" w:space="0" w:color="auto"/>
        <w:bottom w:val="none" w:sz="0" w:space="0" w:color="auto"/>
        <w:right w:val="none" w:sz="0" w:space="0" w:color="auto"/>
      </w:divBdr>
    </w:div>
    <w:div w:id="1771467434">
      <w:bodyDiv w:val="1"/>
      <w:marLeft w:val="0"/>
      <w:marRight w:val="0"/>
      <w:marTop w:val="0"/>
      <w:marBottom w:val="0"/>
      <w:divBdr>
        <w:top w:val="none" w:sz="0" w:space="0" w:color="auto"/>
        <w:left w:val="none" w:sz="0" w:space="0" w:color="auto"/>
        <w:bottom w:val="none" w:sz="0" w:space="0" w:color="auto"/>
        <w:right w:val="none" w:sz="0" w:space="0" w:color="auto"/>
      </w:divBdr>
    </w:div>
    <w:div w:id="1772625679">
      <w:bodyDiv w:val="1"/>
      <w:marLeft w:val="0"/>
      <w:marRight w:val="0"/>
      <w:marTop w:val="0"/>
      <w:marBottom w:val="0"/>
      <w:divBdr>
        <w:top w:val="none" w:sz="0" w:space="0" w:color="auto"/>
        <w:left w:val="none" w:sz="0" w:space="0" w:color="auto"/>
        <w:bottom w:val="none" w:sz="0" w:space="0" w:color="auto"/>
        <w:right w:val="none" w:sz="0" w:space="0" w:color="auto"/>
      </w:divBdr>
    </w:div>
    <w:div w:id="1772820637">
      <w:bodyDiv w:val="1"/>
      <w:marLeft w:val="0"/>
      <w:marRight w:val="0"/>
      <w:marTop w:val="0"/>
      <w:marBottom w:val="0"/>
      <w:divBdr>
        <w:top w:val="none" w:sz="0" w:space="0" w:color="auto"/>
        <w:left w:val="none" w:sz="0" w:space="0" w:color="auto"/>
        <w:bottom w:val="none" w:sz="0" w:space="0" w:color="auto"/>
        <w:right w:val="none" w:sz="0" w:space="0" w:color="auto"/>
      </w:divBdr>
    </w:div>
    <w:div w:id="1773816497">
      <w:bodyDiv w:val="1"/>
      <w:marLeft w:val="0"/>
      <w:marRight w:val="0"/>
      <w:marTop w:val="0"/>
      <w:marBottom w:val="0"/>
      <w:divBdr>
        <w:top w:val="none" w:sz="0" w:space="0" w:color="auto"/>
        <w:left w:val="none" w:sz="0" w:space="0" w:color="auto"/>
        <w:bottom w:val="none" w:sz="0" w:space="0" w:color="auto"/>
        <w:right w:val="none" w:sz="0" w:space="0" w:color="auto"/>
      </w:divBdr>
    </w:div>
    <w:div w:id="1774085595">
      <w:bodyDiv w:val="1"/>
      <w:marLeft w:val="0"/>
      <w:marRight w:val="0"/>
      <w:marTop w:val="0"/>
      <w:marBottom w:val="0"/>
      <w:divBdr>
        <w:top w:val="none" w:sz="0" w:space="0" w:color="auto"/>
        <w:left w:val="none" w:sz="0" w:space="0" w:color="auto"/>
        <w:bottom w:val="none" w:sz="0" w:space="0" w:color="auto"/>
        <w:right w:val="none" w:sz="0" w:space="0" w:color="auto"/>
      </w:divBdr>
    </w:div>
    <w:div w:id="1774978698">
      <w:bodyDiv w:val="1"/>
      <w:marLeft w:val="0"/>
      <w:marRight w:val="0"/>
      <w:marTop w:val="0"/>
      <w:marBottom w:val="0"/>
      <w:divBdr>
        <w:top w:val="none" w:sz="0" w:space="0" w:color="auto"/>
        <w:left w:val="none" w:sz="0" w:space="0" w:color="auto"/>
        <w:bottom w:val="none" w:sz="0" w:space="0" w:color="auto"/>
        <w:right w:val="none" w:sz="0" w:space="0" w:color="auto"/>
      </w:divBdr>
    </w:div>
    <w:div w:id="1775397735">
      <w:bodyDiv w:val="1"/>
      <w:marLeft w:val="0"/>
      <w:marRight w:val="0"/>
      <w:marTop w:val="0"/>
      <w:marBottom w:val="0"/>
      <w:divBdr>
        <w:top w:val="none" w:sz="0" w:space="0" w:color="auto"/>
        <w:left w:val="none" w:sz="0" w:space="0" w:color="auto"/>
        <w:bottom w:val="none" w:sz="0" w:space="0" w:color="auto"/>
        <w:right w:val="none" w:sz="0" w:space="0" w:color="auto"/>
      </w:divBdr>
    </w:div>
    <w:div w:id="1778523592">
      <w:bodyDiv w:val="1"/>
      <w:marLeft w:val="0"/>
      <w:marRight w:val="0"/>
      <w:marTop w:val="0"/>
      <w:marBottom w:val="0"/>
      <w:divBdr>
        <w:top w:val="none" w:sz="0" w:space="0" w:color="auto"/>
        <w:left w:val="none" w:sz="0" w:space="0" w:color="auto"/>
        <w:bottom w:val="none" w:sz="0" w:space="0" w:color="auto"/>
        <w:right w:val="none" w:sz="0" w:space="0" w:color="auto"/>
      </w:divBdr>
    </w:div>
    <w:div w:id="1778524624">
      <w:bodyDiv w:val="1"/>
      <w:marLeft w:val="0"/>
      <w:marRight w:val="0"/>
      <w:marTop w:val="0"/>
      <w:marBottom w:val="0"/>
      <w:divBdr>
        <w:top w:val="none" w:sz="0" w:space="0" w:color="auto"/>
        <w:left w:val="none" w:sz="0" w:space="0" w:color="auto"/>
        <w:bottom w:val="none" w:sz="0" w:space="0" w:color="auto"/>
        <w:right w:val="none" w:sz="0" w:space="0" w:color="auto"/>
      </w:divBdr>
    </w:div>
    <w:div w:id="1778911947">
      <w:bodyDiv w:val="1"/>
      <w:marLeft w:val="0"/>
      <w:marRight w:val="0"/>
      <w:marTop w:val="0"/>
      <w:marBottom w:val="0"/>
      <w:divBdr>
        <w:top w:val="none" w:sz="0" w:space="0" w:color="auto"/>
        <w:left w:val="none" w:sz="0" w:space="0" w:color="auto"/>
        <w:bottom w:val="none" w:sz="0" w:space="0" w:color="auto"/>
        <w:right w:val="none" w:sz="0" w:space="0" w:color="auto"/>
      </w:divBdr>
    </w:div>
    <w:div w:id="1779594145">
      <w:bodyDiv w:val="1"/>
      <w:marLeft w:val="0"/>
      <w:marRight w:val="0"/>
      <w:marTop w:val="0"/>
      <w:marBottom w:val="0"/>
      <w:divBdr>
        <w:top w:val="none" w:sz="0" w:space="0" w:color="auto"/>
        <w:left w:val="none" w:sz="0" w:space="0" w:color="auto"/>
        <w:bottom w:val="none" w:sz="0" w:space="0" w:color="auto"/>
        <w:right w:val="none" w:sz="0" w:space="0" w:color="auto"/>
      </w:divBdr>
    </w:div>
    <w:div w:id="1779835653">
      <w:bodyDiv w:val="1"/>
      <w:marLeft w:val="0"/>
      <w:marRight w:val="0"/>
      <w:marTop w:val="0"/>
      <w:marBottom w:val="0"/>
      <w:divBdr>
        <w:top w:val="none" w:sz="0" w:space="0" w:color="auto"/>
        <w:left w:val="none" w:sz="0" w:space="0" w:color="auto"/>
        <w:bottom w:val="none" w:sz="0" w:space="0" w:color="auto"/>
        <w:right w:val="none" w:sz="0" w:space="0" w:color="auto"/>
      </w:divBdr>
    </w:div>
    <w:div w:id="1780490334">
      <w:bodyDiv w:val="1"/>
      <w:marLeft w:val="0"/>
      <w:marRight w:val="0"/>
      <w:marTop w:val="0"/>
      <w:marBottom w:val="0"/>
      <w:divBdr>
        <w:top w:val="none" w:sz="0" w:space="0" w:color="auto"/>
        <w:left w:val="none" w:sz="0" w:space="0" w:color="auto"/>
        <w:bottom w:val="none" w:sz="0" w:space="0" w:color="auto"/>
        <w:right w:val="none" w:sz="0" w:space="0" w:color="auto"/>
      </w:divBdr>
    </w:div>
    <w:div w:id="1782650749">
      <w:bodyDiv w:val="1"/>
      <w:marLeft w:val="0"/>
      <w:marRight w:val="0"/>
      <w:marTop w:val="0"/>
      <w:marBottom w:val="0"/>
      <w:divBdr>
        <w:top w:val="none" w:sz="0" w:space="0" w:color="auto"/>
        <w:left w:val="none" w:sz="0" w:space="0" w:color="auto"/>
        <w:bottom w:val="none" w:sz="0" w:space="0" w:color="auto"/>
        <w:right w:val="none" w:sz="0" w:space="0" w:color="auto"/>
      </w:divBdr>
    </w:div>
    <w:div w:id="1782988169">
      <w:bodyDiv w:val="1"/>
      <w:marLeft w:val="0"/>
      <w:marRight w:val="0"/>
      <w:marTop w:val="0"/>
      <w:marBottom w:val="0"/>
      <w:divBdr>
        <w:top w:val="none" w:sz="0" w:space="0" w:color="auto"/>
        <w:left w:val="none" w:sz="0" w:space="0" w:color="auto"/>
        <w:bottom w:val="none" w:sz="0" w:space="0" w:color="auto"/>
        <w:right w:val="none" w:sz="0" w:space="0" w:color="auto"/>
      </w:divBdr>
    </w:div>
    <w:div w:id="1785927065">
      <w:bodyDiv w:val="1"/>
      <w:marLeft w:val="0"/>
      <w:marRight w:val="0"/>
      <w:marTop w:val="0"/>
      <w:marBottom w:val="0"/>
      <w:divBdr>
        <w:top w:val="none" w:sz="0" w:space="0" w:color="auto"/>
        <w:left w:val="none" w:sz="0" w:space="0" w:color="auto"/>
        <w:bottom w:val="none" w:sz="0" w:space="0" w:color="auto"/>
        <w:right w:val="none" w:sz="0" w:space="0" w:color="auto"/>
      </w:divBdr>
    </w:div>
    <w:div w:id="1786650431">
      <w:bodyDiv w:val="1"/>
      <w:marLeft w:val="0"/>
      <w:marRight w:val="0"/>
      <w:marTop w:val="0"/>
      <w:marBottom w:val="0"/>
      <w:divBdr>
        <w:top w:val="none" w:sz="0" w:space="0" w:color="auto"/>
        <w:left w:val="none" w:sz="0" w:space="0" w:color="auto"/>
        <w:bottom w:val="none" w:sz="0" w:space="0" w:color="auto"/>
        <w:right w:val="none" w:sz="0" w:space="0" w:color="auto"/>
      </w:divBdr>
    </w:div>
    <w:div w:id="1787195077">
      <w:bodyDiv w:val="1"/>
      <w:marLeft w:val="0"/>
      <w:marRight w:val="0"/>
      <w:marTop w:val="0"/>
      <w:marBottom w:val="0"/>
      <w:divBdr>
        <w:top w:val="none" w:sz="0" w:space="0" w:color="auto"/>
        <w:left w:val="none" w:sz="0" w:space="0" w:color="auto"/>
        <w:bottom w:val="none" w:sz="0" w:space="0" w:color="auto"/>
        <w:right w:val="none" w:sz="0" w:space="0" w:color="auto"/>
      </w:divBdr>
    </w:div>
    <w:div w:id="1787963444">
      <w:bodyDiv w:val="1"/>
      <w:marLeft w:val="0"/>
      <w:marRight w:val="0"/>
      <w:marTop w:val="0"/>
      <w:marBottom w:val="0"/>
      <w:divBdr>
        <w:top w:val="none" w:sz="0" w:space="0" w:color="auto"/>
        <w:left w:val="none" w:sz="0" w:space="0" w:color="auto"/>
        <w:bottom w:val="none" w:sz="0" w:space="0" w:color="auto"/>
        <w:right w:val="none" w:sz="0" w:space="0" w:color="auto"/>
      </w:divBdr>
    </w:div>
    <w:div w:id="1789010782">
      <w:bodyDiv w:val="1"/>
      <w:marLeft w:val="0"/>
      <w:marRight w:val="0"/>
      <w:marTop w:val="0"/>
      <w:marBottom w:val="0"/>
      <w:divBdr>
        <w:top w:val="none" w:sz="0" w:space="0" w:color="auto"/>
        <w:left w:val="none" w:sz="0" w:space="0" w:color="auto"/>
        <w:bottom w:val="none" w:sz="0" w:space="0" w:color="auto"/>
        <w:right w:val="none" w:sz="0" w:space="0" w:color="auto"/>
      </w:divBdr>
    </w:div>
    <w:div w:id="1789927863">
      <w:bodyDiv w:val="1"/>
      <w:marLeft w:val="0"/>
      <w:marRight w:val="0"/>
      <w:marTop w:val="0"/>
      <w:marBottom w:val="0"/>
      <w:divBdr>
        <w:top w:val="none" w:sz="0" w:space="0" w:color="auto"/>
        <w:left w:val="none" w:sz="0" w:space="0" w:color="auto"/>
        <w:bottom w:val="none" w:sz="0" w:space="0" w:color="auto"/>
        <w:right w:val="none" w:sz="0" w:space="0" w:color="auto"/>
      </w:divBdr>
    </w:div>
    <w:div w:id="1789929696">
      <w:bodyDiv w:val="1"/>
      <w:marLeft w:val="0"/>
      <w:marRight w:val="0"/>
      <w:marTop w:val="0"/>
      <w:marBottom w:val="0"/>
      <w:divBdr>
        <w:top w:val="none" w:sz="0" w:space="0" w:color="auto"/>
        <w:left w:val="none" w:sz="0" w:space="0" w:color="auto"/>
        <w:bottom w:val="none" w:sz="0" w:space="0" w:color="auto"/>
        <w:right w:val="none" w:sz="0" w:space="0" w:color="auto"/>
      </w:divBdr>
    </w:div>
    <w:div w:id="1791048722">
      <w:bodyDiv w:val="1"/>
      <w:marLeft w:val="0"/>
      <w:marRight w:val="0"/>
      <w:marTop w:val="0"/>
      <w:marBottom w:val="0"/>
      <w:divBdr>
        <w:top w:val="none" w:sz="0" w:space="0" w:color="auto"/>
        <w:left w:val="none" w:sz="0" w:space="0" w:color="auto"/>
        <w:bottom w:val="none" w:sz="0" w:space="0" w:color="auto"/>
        <w:right w:val="none" w:sz="0" w:space="0" w:color="auto"/>
      </w:divBdr>
    </w:div>
    <w:div w:id="1791971531">
      <w:bodyDiv w:val="1"/>
      <w:marLeft w:val="0"/>
      <w:marRight w:val="0"/>
      <w:marTop w:val="0"/>
      <w:marBottom w:val="0"/>
      <w:divBdr>
        <w:top w:val="none" w:sz="0" w:space="0" w:color="auto"/>
        <w:left w:val="none" w:sz="0" w:space="0" w:color="auto"/>
        <w:bottom w:val="none" w:sz="0" w:space="0" w:color="auto"/>
        <w:right w:val="none" w:sz="0" w:space="0" w:color="auto"/>
      </w:divBdr>
    </w:div>
    <w:div w:id="1792704258">
      <w:bodyDiv w:val="1"/>
      <w:marLeft w:val="0"/>
      <w:marRight w:val="0"/>
      <w:marTop w:val="0"/>
      <w:marBottom w:val="0"/>
      <w:divBdr>
        <w:top w:val="none" w:sz="0" w:space="0" w:color="auto"/>
        <w:left w:val="none" w:sz="0" w:space="0" w:color="auto"/>
        <w:bottom w:val="none" w:sz="0" w:space="0" w:color="auto"/>
        <w:right w:val="none" w:sz="0" w:space="0" w:color="auto"/>
      </w:divBdr>
    </w:div>
    <w:div w:id="1792901093">
      <w:bodyDiv w:val="1"/>
      <w:marLeft w:val="0"/>
      <w:marRight w:val="0"/>
      <w:marTop w:val="0"/>
      <w:marBottom w:val="0"/>
      <w:divBdr>
        <w:top w:val="none" w:sz="0" w:space="0" w:color="auto"/>
        <w:left w:val="none" w:sz="0" w:space="0" w:color="auto"/>
        <w:bottom w:val="none" w:sz="0" w:space="0" w:color="auto"/>
        <w:right w:val="none" w:sz="0" w:space="0" w:color="auto"/>
      </w:divBdr>
    </w:div>
    <w:div w:id="1793131389">
      <w:bodyDiv w:val="1"/>
      <w:marLeft w:val="0"/>
      <w:marRight w:val="0"/>
      <w:marTop w:val="0"/>
      <w:marBottom w:val="0"/>
      <w:divBdr>
        <w:top w:val="none" w:sz="0" w:space="0" w:color="auto"/>
        <w:left w:val="none" w:sz="0" w:space="0" w:color="auto"/>
        <w:bottom w:val="none" w:sz="0" w:space="0" w:color="auto"/>
        <w:right w:val="none" w:sz="0" w:space="0" w:color="auto"/>
      </w:divBdr>
    </w:div>
    <w:div w:id="1795826073">
      <w:bodyDiv w:val="1"/>
      <w:marLeft w:val="0"/>
      <w:marRight w:val="0"/>
      <w:marTop w:val="0"/>
      <w:marBottom w:val="0"/>
      <w:divBdr>
        <w:top w:val="none" w:sz="0" w:space="0" w:color="auto"/>
        <w:left w:val="none" w:sz="0" w:space="0" w:color="auto"/>
        <w:bottom w:val="none" w:sz="0" w:space="0" w:color="auto"/>
        <w:right w:val="none" w:sz="0" w:space="0" w:color="auto"/>
      </w:divBdr>
    </w:div>
    <w:div w:id="1795975604">
      <w:bodyDiv w:val="1"/>
      <w:marLeft w:val="0"/>
      <w:marRight w:val="0"/>
      <w:marTop w:val="0"/>
      <w:marBottom w:val="0"/>
      <w:divBdr>
        <w:top w:val="none" w:sz="0" w:space="0" w:color="auto"/>
        <w:left w:val="none" w:sz="0" w:space="0" w:color="auto"/>
        <w:bottom w:val="none" w:sz="0" w:space="0" w:color="auto"/>
        <w:right w:val="none" w:sz="0" w:space="0" w:color="auto"/>
      </w:divBdr>
    </w:div>
    <w:div w:id="1796558629">
      <w:bodyDiv w:val="1"/>
      <w:marLeft w:val="0"/>
      <w:marRight w:val="0"/>
      <w:marTop w:val="0"/>
      <w:marBottom w:val="0"/>
      <w:divBdr>
        <w:top w:val="none" w:sz="0" w:space="0" w:color="auto"/>
        <w:left w:val="none" w:sz="0" w:space="0" w:color="auto"/>
        <w:bottom w:val="none" w:sz="0" w:space="0" w:color="auto"/>
        <w:right w:val="none" w:sz="0" w:space="0" w:color="auto"/>
      </w:divBdr>
    </w:div>
    <w:div w:id="1796563481">
      <w:bodyDiv w:val="1"/>
      <w:marLeft w:val="0"/>
      <w:marRight w:val="0"/>
      <w:marTop w:val="0"/>
      <w:marBottom w:val="0"/>
      <w:divBdr>
        <w:top w:val="none" w:sz="0" w:space="0" w:color="auto"/>
        <w:left w:val="none" w:sz="0" w:space="0" w:color="auto"/>
        <w:bottom w:val="none" w:sz="0" w:space="0" w:color="auto"/>
        <w:right w:val="none" w:sz="0" w:space="0" w:color="auto"/>
      </w:divBdr>
    </w:div>
    <w:div w:id="1798451943">
      <w:bodyDiv w:val="1"/>
      <w:marLeft w:val="0"/>
      <w:marRight w:val="0"/>
      <w:marTop w:val="0"/>
      <w:marBottom w:val="0"/>
      <w:divBdr>
        <w:top w:val="none" w:sz="0" w:space="0" w:color="auto"/>
        <w:left w:val="none" w:sz="0" w:space="0" w:color="auto"/>
        <w:bottom w:val="none" w:sz="0" w:space="0" w:color="auto"/>
        <w:right w:val="none" w:sz="0" w:space="0" w:color="auto"/>
      </w:divBdr>
    </w:div>
    <w:div w:id="1798523428">
      <w:bodyDiv w:val="1"/>
      <w:marLeft w:val="0"/>
      <w:marRight w:val="0"/>
      <w:marTop w:val="0"/>
      <w:marBottom w:val="0"/>
      <w:divBdr>
        <w:top w:val="none" w:sz="0" w:space="0" w:color="auto"/>
        <w:left w:val="none" w:sz="0" w:space="0" w:color="auto"/>
        <w:bottom w:val="none" w:sz="0" w:space="0" w:color="auto"/>
        <w:right w:val="none" w:sz="0" w:space="0" w:color="auto"/>
      </w:divBdr>
    </w:div>
    <w:div w:id="1800685411">
      <w:bodyDiv w:val="1"/>
      <w:marLeft w:val="0"/>
      <w:marRight w:val="0"/>
      <w:marTop w:val="0"/>
      <w:marBottom w:val="0"/>
      <w:divBdr>
        <w:top w:val="none" w:sz="0" w:space="0" w:color="auto"/>
        <w:left w:val="none" w:sz="0" w:space="0" w:color="auto"/>
        <w:bottom w:val="none" w:sz="0" w:space="0" w:color="auto"/>
        <w:right w:val="none" w:sz="0" w:space="0" w:color="auto"/>
      </w:divBdr>
    </w:div>
    <w:div w:id="1802115332">
      <w:bodyDiv w:val="1"/>
      <w:marLeft w:val="0"/>
      <w:marRight w:val="0"/>
      <w:marTop w:val="0"/>
      <w:marBottom w:val="0"/>
      <w:divBdr>
        <w:top w:val="none" w:sz="0" w:space="0" w:color="auto"/>
        <w:left w:val="none" w:sz="0" w:space="0" w:color="auto"/>
        <w:bottom w:val="none" w:sz="0" w:space="0" w:color="auto"/>
        <w:right w:val="none" w:sz="0" w:space="0" w:color="auto"/>
      </w:divBdr>
    </w:div>
    <w:div w:id="1802921025">
      <w:bodyDiv w:val="1"/>
      <w:marLeft w:val="0"/>
      <w:marRight w:val="0"/>
      <w:marTop w:val="0"/>
      <w:marBottom w:val="0"/>
      <w:divBdr>
        <w:top w:val="none" w:sz="0" w:space="0" w:color="auto"/>
        <w:left w:val="none" w:sz="0" w:space="0" w:color="auto"/>
        <w:bottom w:val="none" w:sz="0" w:space="0" w:color="auto"/>
        <w:right w:val="none" w:sz="0" w:space="0" w:color="auto"/>
      </w:divBdr>
    </w:div>
    <w:div w:id="1803764323">
      <w:bodyDiv w:val="1"/>
      <w:marLeft w:val="0"/>
      <w:marRight w:val="0"/>
      <w:marTop w:val="0"/>
      <w:marBottom w:val="0"/>
      <w:divBdr>
        <w:top w:val="none" w:sz="0" w:space="0" w:color="auto"/>
        <w:left w:val="none" w:sz="0" w:space="0" w:color="auto"/>
        <w:bottom w:val="none" w:sz="0" w:space="0" w:color="auto"/>
        <w:right w:val="none" w:sz="0" w:space="0" w:color="auto"/>
      </w:divBdr>
    </w:div>
    <w:div w:id="1804342907">
      <w:bodyDiv w:val="1"/>
      <w:marLeft w:val="0"/>
      <w:marRight w:val="0"/>
      <w:marTop w:val="0"/>
      <w:marBottom w:val="0"/>
      <w:divBdr>
        <w:top w:val="none" w:sz="0" w:space="0" w:color="auto"/>
        <w:left w:val="none" w:sz="0" w:space="0" w:color="auto"/>
        <w:bottom w:val="none" w:sz="0" w:space="0" w:color="auto"/>
        <w:right w:val="none" w:sz="0" w:space="0" w:color="auto"/>
      </w:divBdr>
    </w:div>
    <w:div w:id="1807577327">
      <w:bodyDiv w:val="1"/>
      <w:marLeft w:val="0"/>
      <w:marRight w:val="0"/>
      <w:marTop w:val="0"/>
      <w:marBottom w:val="0"/>
      <w:divBdr>
        <w:top w:val="none" w:sz="0" w:space="0" w:color="auto"/>
        <w:left w:val="none" w:sz="0" w:space="0" w:color="auto"/>
        <w:bottom w:val="none" w:sz="0" w:space="0" w:color="auto"/>
        <w:right w:val="none" w:sz="0" w:space="0" w:color="auto"/>
      </w:divBdr>
    </w:div>
    <w:div w:id="1807964582">
      <w:bodyDiv w:val="1"/>
      <w:marLeft w:val="0"/>
      <w:marRight w:val="0"/>
      <w:marTop w:val="0"/>
      <w:marBottom w:val="0"/>
      <w:divBdr>
        <w:top w:val="none" w:sz="0" w:space="0" w:color="auto"/>
        <w:left w:val="none" w:sz="0" w:space="0" w:color="auto"/>
        <w:bottom w:val="none" w:sz="0" w:space="0" w:color="auto"/>
        <w:right w:val="none" w:sz="0" w:space="0" w:color="auto"/>
      </w:divBdr>
    </w:div>
    <w:div w:id="1808165283">
      <w:bodyDiv w:val="1"/>
      <w:marLeft w:val="0"/>
      <w:marRight w:val="0"/>
      <w:marTop w:val="0"/>
      <w:marBottom w:val="0"/>
      <w:divBdr>
        <w:top w:val="none" w:sz="0" w:space="0" w:color="auto"/>
        <w:left w:val="none" w:sz="0" w:space="0" w:color="auto"/>
        <w:bottom w:val="none" w:sz="0" w:space="0" w:color="auto"/>
        <w:right w:val="none" w:sz="0" w:space="0" w:color="auto"/>
      </w:divBdr>
    </w:div>
    <w:div w:id="1808425479">
      <w:bodyDiv w:val="1"/>
      <w:marLeft w:val="0"/>
      <w:marRight w:val="0"/>
      <w:marTop w:val="0"/>
      <w:marBottom w:val="0"/>
      <w:divBdr>
        <w:top w:val="none" w:sz="0" w:space="0" w:color="auto"/>
        <w:left w:val="none" w:sz="0" w:space="0" w:color="auto"/>
        <w:bottom w:val="none" w:sz="0" w:space="0" w:color="auto"/>
        <w:right w:val="none" w:sz="0" w:space="0" w:color="auto"/>
      </w:divBdr>
    </w:div>
    <w:div w:id="1810005606">
      <w:bodyDiv w:val="1"/>
      <w:marLeft w:val="0"/>
      <w:marRight w:val="0"/>
      <w:marTop w:val="0"/>
      <w:marBottom w:val="0"/>
      <w:divBdr>
        <w:top w:val="none" w:sz="0" w:space="0" w:color="auto"/>
        <w:left w:val="none" w:sz="0" w:space="0" w:color="auto"/>
        <w:bottom w:val="none" w:sz="0" w:space="0" w:color="auto"/>
        <w:right w:val="none" w:sz="0" w:space="0" w:color="auto"/>
      </w:divBdr>
    </w:div>
    <w:div w:id="1810048517">
      <w:bodyDiv w:val="1"/>
      <w:marLeft w:val="0"/>
      <w:marRight w:val="0"/>
      <w:marTop w:val="0"/>
      <w:marBottom w:val="0"/>
      <w:divBdr>
        <w:top w:val="none" w:sz="0" w:space="0" w:color="auto"/>
        <w:left w:val="none" w:sz="0" w:space="0" w:color="auto"/>
        <w:bottom w:val="none" w:sz="0" w:space="0" w:color="auto"/>
        <w:right w:val="none" w:sz="0" w:space="0" w:color="auto"/>
      </w:divBdr>
    </w:div>
    <w:div w:id="1811751902">
      <w:bodyDiv w:val="1"/>
      <w:marLeft w:val="0"/>
      <w:marRight w:val="0"/>
      <w:marTop w:val="0"/>
      <w:marBottom w:val="0"/>
      <w:divBdr>
        <w:top w:val="none" w:sz="0" w:space="0" w:color="auto"/>
        <w:left w:val="none" w:sz="0" w:space="0" w:color="auto"/>
        <w:bottom w:val="none" w:sz="0" w:space="0" w:color="auto"/>
        <w:right w:val="none" w:sz="0" w:space="0" w:color="auto"/>
      </w:divBdr>
    </w:div>
    <w:div w:id="1812481278">
      <w:bodyDiv w:val="1"/>
      <w:marLeft w:val="0"/>
      <w:marRight w:val="0"/>
      <w:marTop w:val="0"/>
      <w:marBottom w:val="0"/>
      <w:divBdr>
        <w:top w:val="none" w:sz="0" w:space="0" w:color="auto"/>
        <w:left w:val="none" w:sz="0" w:space="0" w:color="auto"/>
        <w:bottom w:val="none" w:sz="0" w:space="0" w:color="auto"/>
        <w:right w:val="none" w:sz="0" w:space="0" w:color="auto"/>
      </w:divBdr>
    </w:div>
    <w:div w:id="1813912459">
      <w:bodyDiv w:val="1"/>
      <w:marLeft w:val="0"/>
      <w:marRight w:val="0"/>
      <w:marTop w:val="0"/>
      <w:marBottom w:val="0"/>
      <w:divBdr>
        <w:top w:val="none" w:sz="0" w:space="0" w:color="auto"/>
        <w:left w:val="none" w:sz="0" w:space="0" w:color="auto"/>
        <w:bottom w:val="none" w:sz="0" w:space="0" w:color="auto"/>
        <w:right w:val="none" w:sz="0" w:space="0" w:color="auto"/>
      </w:divBdr>
    </w:div>
    <w:div w:id="1814717826">
      <w:bodyDiv w:val="1"/>
      <w:marLeft w:val="0"/>
      <w:marRight w:val="0"/>
      <w:marTop w:val="0"/>
      <w:marBottom w:val="0"/>
      <w:divBdr>
        <w:top w:val="none" w:sz="0" w:space="0" w:color="auto"/>
        <w:left w:val="none" w:sz="0" w:space="0" w:color="auto"/>
        <w:bottom w:val="none" w:sz="0" w:space="0" w:color="auto"/>
        <w:right w:val="none" w:sz="0" w:space="0" w:color="auto"/>
      </w:divBdr>
    </w:div>
    <w:div w:id="1818523779">
      <w:bodyDiv w:val="1"/>
      <w:marLeft w:val="0"/>
      <w:marRight w:val="0"/>
      <w:marTop w:val="0"/>
      <w:marBottom w:val="0"/>
      <w:divBdr>
        <w:top w:val="none" w:sz="0" w:space="0" w:color="auto"/>
        <w:left w:val="none" w:sz="0" w:space="0" w:color="auto"/>
        <w:bottom w:val="none" w:sz="0" w:space="0" w:color="auto"/>
        <w:right w:val="none" w:sz="0" w:space="0" w:color="auto"/>
      </w:divBdr>
    </w:div>
    <w:div w:id="1819301897">
      <w:bodyDiv w:val="1"/>
      <w:marLeft w:val="0"/>
      <w:marRight w:val="0"/>
      <w:marTop w:val="0"/>
      <w:marBottom w:val="0"/>
      <w:divBdr>
        <w:top w:val="none" w:sz="0" w:space="0" w:color="auto"/>
        <w:left w:val="none" w:sz="0" w:space="0" w:color="auto"/>
        <w:bottom w:val="none" w:sz="0" w:space="0" w:color="auto"/>
        <w:right w:val="none" w:sz="0" w:space="0" w:color="auto"/>
      </w:divBdr>
    </w:div>
    <w:div w:id="1820884172">
      <w:bodyDiv w:val="1"/>
      <w:marLeft w:val="0"/>
      <w:marRight w:val="0"/>
      <w:marTop w:val="0"/>
      <w:marBottom w:val="0"/>
      <w:divBdr>
        <w:top w:val="none" w:sz="0" w:space="0" w:color="auto"/>
        <w:left w:val="none" w:sz="0" w:space="0" w:color="auto"/>
        <w:bottom w:val="none" w:sz="0" w:space="0" w:color="auto"/>
        <w:right w:val="none" w:sz="0" w:space="0" w:color="auto"/>
      </w:divBdr>
    </w:div>
    <w:div w:id="1820921412">
      <w:bodyDiv w:val="1"/>
      <w:marLeft w:val="0"/>
      <w:marRight w:val="0"/>
      <w:marTop w:val="0"/>
      <w:marBottom w:val="0"/>
      <w:divBdr>
        <w:top w:val="none" w:sz="0" w:space="0" w:color="auto"/>
        <w:left w:val="none" w:sz="0" w:space="0" w:color="auto"/>
        <w:bottom w:val="none" w:sz="0" w:space="0" w:color="auto"/>
        <w:right w:val="none" w:sz="0" w:space="0" w:color="auto"/>
      </w:divBdr>
    </w:div>
    <w:div w:id="1821145184">
      <w:bodyDiv w:val="1"/>
      <w:marLeft w:val="0"/>
      <w:marRight w:val="0"/>
      <w:marTop w:val="0"/>
      <w:marBottom w:val="0"/>
      <w:divBdr>
        <w:top w:val="none" w:sz="0" w:space="0" w:color="auto"/>
        <w:left w:val="none" w:sz="0" w:space="0" w:color="auto"/>
        <w:bottom w:val="none" w:sz="0" w:space="0" w:color="auto"/>
        <w:right w:val="none" w:sz="0" w:space="0" w:color="auto"/>
      </w:divBdr>
    </w:div>
    <w:div w:id="1822039589">
      <w:bodyDiv w:val="1"/>
      <w:marLeft w:val="0"/>
      <w:marRight w:val="0"/>
      <w:marTop w:val="0"/>
      <w:marBottom w:val="0"/>
      <w:divBdr>
        <w:top w:val="none" w:sz="0" w:space="0" w:color="auto"/>
        <w:left w:val="none" w:sz="0" w:space="0" w:color="auto"/>
        <w:bottom w:val="none" w:sz="0" w:space="0" w:color="auto"/>
        <w:right w:val="none" w:sz="0" w:space="0" w:color="auto"/>
      </w:divBdr>
    </w:div>
    <w:div w:id="1822388512">
      <w:bodyDiv w:val="1"/>
      <w:marLeft w:val="0"/>
      <w:marRight w:val="0"/>
      <w:marTop w:val="0"/>
      <w:marBottom w:val="0"/>
      <w:divBdr>
        <w:top w:val="none" w:sz="0" w:space="0" w:color="auto"/>
        <w:left w:val="none" w:sz="0" w:space="0" w:color="auto"/>
        <w:bottom w:val="none" w:sz="0" w:space="0" w:color="auto"/>
        <w:right w:val="none" w:sz="0" w:space="0" w:color="auto"/>
      </w:divBdr>
    </w:div>
    <w:div w:id="1822892865">
      <w:bodyDiv w:val="1"/>
      <w:marLeft w:val="0"/>
      <w:marRight w:val="0"/>
      <w:marTop w:val="0"/>
      <w:marBottom w:val="0"/>
      <w:divBdr>
        <w:top w:val="none" w:sz="0" w:space="0" w:color="auto"/>
        <w:left w:val="none" w:sz="0" w:space="0" w:color="auto"/>
        <w:bottom w:val="none" w:sz="0" w:space="0" w:color="auto"/>
        <w:right w:val="none" w:sz="0" w:space="0" w:color="auto"/>
      </w:divBdr>
    </w:div>
    <w:div w:id="1823234379">
      <w:bodyDiv w:val="1"/>
      <w:marLeft w:val="0"/>
      <w:marRight w:val="0"/>
      <w:marTop w:val="0"/>
      <w:marBottom w:val="0"/>
      <w:divBdr>
        <w:top w:val="none" w:sz="0" w:space="0" w:color="auto"/>
        <w:left w:val="none" w:sz="0" w:space="0" w:color="auto"/>
        <w:bottom w:val="none" w:sz="0" w:space="0" w:color="auto"/>
        <w:right w:val="none" w:sz="0" w:space="0" w:color="auto"/>
      </w:divBdr>
    </w:div>
    <w:div w:id="1823540519">
      <w:bodyDiv w:val="1"/>
      <w:marLeft w:val="0"/>
      <w:marRight w:val="0"/>
      <w:marTop w:val="0"/>
      <w:marBottom w:val="0"/>
      <w:divBdr>
        <w:top w:val="none" w:sz="0" w:space="0" w:color="auto"/>
        <w:left w:val="none" w:sz="0" w:space="0" w:color="auto"/>
        <w:bottom w:val="none" w:sz="0" w:space="0" w:color="auto"/>
        <w:right w:val="none" w:sz="0" w:space="0" w:color="auto"/>
      </w:divBdr>
    </w:div>
    <w:div w:id="1824857048">
      <w:bodyDiv w:val="1"/>
      <w:marLeft w:val="0"/>
      <w:marRight w:val="0"/>
      <w:marTop w:val="0"/>
      <w:marBottom w:val="0"/>
      <w:divBdr>
        <w:top w:val="none" w:sz="0" w:space="0" w:color="auto"/>
        <w:left w:val="none" w:sz="0" w:space="0" w:color="auto"/>
        <w:bottom w:val="none" w:sz="0" w:space="0" w:color="auto"/>
        <w:right w:val="none" w:sz="0" w:space="0" w:color="auto"/>
      </w:divBdr>
    </w:div>
    <w:div w:id="1824932624">
      <w:bodyDiv w:val="1"/>
      <w:marLeft w:val="0"/>
      <w:marRight w:val="0"/>
      <w:marTop w:val="0"/>
      <w:marBottom w:val="0"/>
      <w:divBdr>
        <w:top w:val="none" w:sz="0" w:space="0" w:color="auto"/>
        <w:left w:val="none" w:sz="0" w:space="0" w:color="auto"/>
        <w:bottom w:val="none" w:sz="0" w:space="0" w:color="auto"/>
        <w:right w:val="none" w:sz="0" w:space="0" w:color="auto"/>
      </w:divBdr>
    </w:div>
    <w:div w:id="1825506161">
      <w:bodyDiv w:val="1"/>
      <w:marLeft w:val="0"/>
      <w:marRight w:val="0"/>
      <w:marTop w:val="0"/>
      <w:marBottom w:val="0"/>
      <w:divBdr>
        <w:top w:val="none" w:sz="0" w:space="0" w:color="auto"/>
        <w:left w:val="none" w:sz="0" w:space="0" w:color="auto"/>
        <w:bottom w:val="none" w:sz="0" w:space="0" w:color="auto"/>
        <w:right w:val="none" w:sz="0" w:space="0" w:color="auto"/>
      </w:divBdr>
    </w:div>
    <w:div w:id="1827089714">
      <w:bodyDiv w:val="1"/>
      <w:marLeft w:val="0"/>
      <w:marRight w:val="0"/>
      <w:marTop w:val="0"/>
      <w:marBottom w:val="0"/>
      <w:divBdr>
        <w:top w:val="none" w:sz="0" w:space="0" w:color="auto"/>
        <w:left w:val="none" w:sz="0" w:space="0" w:color="auto"/>
        <w:bottom w:val="none" w:sz="0" w:space="0" w:color="auto"/>
        <w:right w:val="none" w:sz="0" w:space="0" w:color="auto"/>
      </w:divBdr>
    </w:div>
    <w:div w:id="1827699885">
      <w:bodyDiv w:val="1"/>
      <w:marLeft w:val="0"/>
      <w:marRight w:val="0"/>
      <w:marTop w:val="0"/>
      <w:marBottom w:val="0"/>
      <w:divBdr>
        <w:top w:val="none" w:sz="0" w:space="0" w:color="auto"/>
        <w:left w:val="none" w:sz="0" w:space="0" w:color="auto"/>
        <w:bottom w:val="none" w:sz="0" w:space="0" w:color="auto"/>
        <w:right w:val="none" w:sz="0" w:space="0" w:color="auto"/>
      </w:divBdr>
    </w:div>
    <w:div w:id="1827938295">
      <w:bodyDiv w:val="1"/>
      <w:marLeft w:val="0"/>
      <w:marRight w:val="0"/>
      <w:marTop w:val="0"/>
      <w:marBottom w:val="0"/>
      <w:divBdr>
        <w:top w:val="none" w:sz="0" w:space="0" w:color="auto"/>
        <w:left w:val="none" w:sz="0" w:space="0" w:color="auto"/>
        <w:bottom w:val="none" w:sz="0" w:space="0" w:color="auto"/>
        <w:right w:val="none" w:sz="0" w:space="0" w:color="auto"/>
      </w:divBdr>
    </w:div>
    <w:div w:id="1828086697">
      <w:bodyDiv w:val="1"/>
      <w:marLeft w:val="0"/>
      <w:marRight w:val="0"/>
      <w:marTop w:val="0"/>
      <w:marBottom w:val="0"/>
      <w:divBdr>
        <w:top w:val="none" w:sz="0" w:space="0" w:color="auto"/>
        <w:left w:val="none" w:sz="0" w:space="0" w:color="auto"/>
        <w:bottom w:val="none" w:sz="0" w:space="0" w:color="auto"/>
        <w:right w:val="none" w:sz="0" w:space="0" w:color="auto"/>
      </w:divBdr>
    </w:div>
    <w:div w:id="1828400044">
      <w:bodyDiv w:val="1"/>
      <w:marLeft w:val="0"/>
      <w:marRight w:val="0"/>
      <w:marTop w:val="0"/>
      <w:marBottom w:val="0"/>
      <w:divBdr>
        <w:top w:val="none" w:sz="0" w:space="0" w:color="auto"/>
        <w:left w:val="none" w:sz="0" w:space="0" w:color="auto"/>
        <w:bottom w:val="none" w:sz="0" w:space="0" w:color="auto"/>
        <w:right w:val="none" w:sz="0" w:space="0" w:color="auto"/>
      </w:divBdr>
    </w:div>
    <w:div w:id="1829666773">
      <w:bodyDiv w:val="1"/>
      <w:marLeft w:val="0"/>
      <w:marRight w:val="0"/>
      <w:marTop w:val="0"/>
      <w:marBottom w:val="0"/>
      <w:divBdr>
        <w:top w:val="none" w:sz="0" w:space="0" w:color="auto"/>
        <w:left w:val="none" w:sz="0" w:space="0" w:color="auto"/>
        <w:bottom w:val="none" w:sz="0" w:space="0" w:color="auto"/>
        <w:right w:val="none" w:sz="0" w:space="0" w:color="auto"/>
      </w:divBdr>
    </w:div>
    <w:div w:id="1830052147">
      <w:bodyDiv w:val="1"/>
      <w:marLeft w:val="0"/>
      <w:marRight w:val="0"/>
      <w:marTop w:val="0"/>
      <w:marBottom w:val="0"/>
      <w:divBdr>
        <w:top w:val="none" w:sz="0" w:space="0" w:color="auto"/>
        <w:left w:val="none" w:sz="0" w:space="0" w:color="auto"/>
        <w:bottom w:val="none" w:sz="0" w:space="0" w:color="auto"/>
        <w:right w:val="none" w:sz="0" w:space="0" w:color="auto"/>
      </w:divBdr>
    </w:div>
    <w:div w:id="1830322160">
      <w:bodyDiv w:val="1"/>
      <w:marLeft w:val="0"/>
      <w:marRight w:val="0"/>
      <w:marTop w:val="0"/>
      <w:marBottom w:val="0"/>
      <w:divBdr>
        <w:top w:val="none" w:sz="0" w:space="0" w:color="auto"/>
        <w:left w:val="none" w:sz="0" w:space="0" w:color="auto"/>
        <w:bottom w:val="none" w:sz="0" w:space="0" w:color="auto"/>
        <w:right w:val="none" w:sz="0" w:space="0" w:color="auto"/>
      </w:divBdr>
    </w:div>
    <w:div w:id="1834683433">
      <w:bodyDiv w:val="1"/>
      <w:marLeft w:val="0"/>
      <w:marRight w:val="0"/>
      <w:marTop w:val="0"/>
      <w:marBottom w:val="0"/>
      <w:divBdr>
        <w:top w:val="none" w:sz="0" w:space="0" w:color="auto"/>
        <w:left w:val="none" w:sz="0" w:space="0" w:color="auto"/>
        <w:bottom w:val="none" w:sz="0" w:space="0" w:color="auto"/>
        <w:right w:val="none" w:sz="0" w:space="0" w:color="auto"/>
      </w:divBdr>
    </w:div>
    <w:div w:id="1834759334">
      <w:bodyDiv w:val="1"/>
      <w:marLeft w:val="0"/>
      <w:marRight w:val="0"/>
      <w:marTop w:val="0"/>
      <w:marBottom w:val="0"/>
      <w:divBdr>
        <w:top w:val="none" w:sz="0" w:space="0" w:color="auto"/>
        <w:left w:val="none" w:sz="0" w:space="0" w:color="auto"/>
        <w:bottom w:val="none" w:sz="0" w:space="0" w:color="auto"/>
        <w:right w:val="none" w:sz="0" w:space="0" w:color="auto"/>
      </w:divBdr>
    </w:div>
    <w:div w:id="1835300049">
      <w:bodyDiv w:val="1"/>
      <w:marLeft w:val="0"/>
      <w:marRight w:val="0"/>
      <w:marTop w:val="0"/>
      <w:marBottom w:val="0"/>
      <w:divBdr>
        <w:top w:val="none" w:sz="0" w:space="0" w:color="auto"/>
        <w:left w:val="none" w:sz="0" w:space="0" w:color="auto"/>
        <w:bottom w:val="none" w:sz="0" w:space="0" w:color="auto"/>
        <w:right w:val="none" w:sz="0" w:space="0" w:color="auto"/>
      </w:divBdr>
    </w:div>
    <w:div w:id="1835610002">
      <w:bodyDiv w:val="1"/>
      <w:marLeft w:val="0"/>
      <w:marRight w:val="0"/>
      <w:marTop w:val="0"/>
      <w:marBottom w:val="0"/>
      <w:divBdr>
        <w:top w:val="none" w:sz="0" w:space="0" w:color="auto"/>
        <w:left w:val="none" w:sz="0" w:space="0" w:color="auto"/>
        <w:bottom w:val="none" w:sz="0" w:space="0" w:color="auto"/>
        <w:right w:val="none" w:sz="0" w:space="0" w:color="auto"/>
      </w:divBdr>
    </w:div>
    <w:div w:id="1837063769">
      <w:bodyDiv w:val="1"/>
      <w:marLeft w:val="0"/>
      <w:marRight w:val="0"/>
      <w:marTop w:val="0"/>
      <w:marBottom w:val="0"/>
      <w:divBdr>
        <w:top w:val="none" w:sz="0" w:space="0" w:color="auto"/>
        <w:left w:val="none" w:sz="0" w:space="0" w:color="auto"/>
        <w:bottom w:val="none" w:sz="0" w:space="0" w:color="auto"/>
        <w:right w:val="none" w:sz="0" w:space="0" w:color="auto"/>
      </w:divBdr>
    </w:div>
    <w:div w:id="1837069043">
      <w:bodyDiv w:val="1"/>
      <w:marLeft w:val="0"/>
      <w:marRight w:val="0"/>
      <w:marTop w:val="0"/>
      <w:marBottom w:val="0"/>
      <w:divBdr>
        <w:top w:val="none" w:sz="0" w:space="0" w:color="auto"/>
        <w:left w:val="none" w:sz="0" w:space="0" w:color="auto"/>
        <w:bottom w:val="none" w:sz="0" w:space="0" w:color="auto"/>
        <w:right w:val="none" w:sz="0" w:space="0" w:color="auto"/>
      </w:divBdr>
    </w:div>
    <w:div w:id="1837261630">
      <w:bodyDiv w:val="1"/>
      <w:marLeft w:val="0"/>
      <w:marRight w:val="0"/>
      <w:marTop w:val="0"/>
      <w:marBottom w:val="0"/>
      <w:divBdr>
        <w:top w:val="none" w:sz="0" w:space="0" w:color="auto"/>
        <w:left w:val="none" w:sz="0" w:space="0" w:color="auto"/>
        <w:bottom w:val="none" w:sz="0" w:space="0" w:color="auto"/>
        <w:right w:val="none" w:sz="0" w:space="0" w:color="auto"/>
      </w:divBdr>
    </w:div>
    <w:div w:id="1838223264">
      <w:bodyDiv w:val="1"/>
      <w:marLeft w:val="0"/>
      <w:marRight w:val="0"/>
      <w:marTop w:val="0"/>
      <w:marBottom w:val="0"/>
      <w:divBdr>
        <w:top w:val="none" w:sz="0" w:space="0" w:color="auto"/>
        <w:left w:val="none" w:sz="0" w:space="0" w:color="auto"/>
        <w:bottom w:val="none" w:sz="0" w:space="0" w:color="auto"/>
        <w:right w:val="none" w:sz="0" w:space="0" w:color="auto"/>
      </w:divBdr>
    </w:div>
    <w:div w:id="1838223267">
      <w:bodyDiv w:val="1"/>
      <w:marLeft w:val="0"/>
      <w:marRight w:val="0"/>
      <w:marTop w:val="0"/>
      <w:marBottom w:val="0"/>
      <w:divBdr>
        <w:top w:val="none" w:sz="0" w:space="0" w:color="auto"/>
        <w:left w:val="none" w:sz="0" w:space="0" w:color="auto"/>
        <w:bottom w:val="none" w:sz="0" w:space="0" w:color="auto"/>
        <w:right w:val="none" w:sz="0" w:space="0" w:color="auto"/>
      </w:divBdr>
    </w:div>
    <w:div w:id="1838301780">
      <w:bodyDiv w:val="1"/>
      <w:marLeft w:val="0"/>
      <w:marRight w:val="0"/>
      <w:marTop w:val="0"/>
      <w:marBottom w:val="0"/>
      <w:divBdr>
        <w:top w:val="none" w:sz="0" w:space="0" w:color="auto"/>
        <w:left w:val="none" w:sz="0" w:space="0" w:color="auto"/>
        <w:bottom w:val="none" w:sz="0" w:space="0" w:color="auto"/>
        <w:right w:val="none" w:sz="0" w:space="0" w:color="auto"/>
      </w:divBdr>
    </w:div>
    <w:div w:id="1838306118">
      <w:bodyDiv w:val="1"/>
      <w:marLeft w:val="0"/>
      <w:marRight w:val="0"/>
      <w:marTop w:val="0"/>
      <w:marBottom w:val="0"/>
      <w:divBdr>
        <w:top w:val="none" w:sz="0" w:space="0" w:color="auto"/>
        <w:left w:val="none" w:sz="0" w:space="0" w:color="auto"/>
        <w:bottom w:val="none" w:sz="0" w:space="0" w:color="auto"/>
        <w:right w:val="none" w:sz="0" w:space="0" w:color="auto"/>
      </w:divBdr>
    </w:div>
    <w:div w:id="1838374568">
      <w:bodyDiv w:val="1"/>
      <w:marLeft w:val="0"/>
      <w:marRight w:val="0"/>
      <w:marTop w:val="0"/>
      <w:marBottom w:val="0"/>
      <w:divBdr>
        <w:top w:val="none" w:sz="0" w:space="0" w:color="auto"/>
        <w:left w:val="none" w:sz="0" w:space="0" w:color="auto"/>
        <w:bottom w:val="none" w:sz="0" w:space="0" w:color="auto"/>
        <w:right w:val="none" w:sz="0" w:space="0" w:color="auto"/>
      </w:divBdr>
    </w:div>
    <w:div w:id="1839543267">
      <w:bodyDiv w:val="1"/>
      <w:marLeft w:val="0"/>
      <w:marRight w:val="0"/>
      <w:marTop w:val="0"/>
      <w:marBottom w:val="0"/>
      <w:divBdr>
        <w:top w:val="none" w:sz="0" w:space="0" w:color="auto"/>
        <w:left w:val="none" w:sz="0" w:space="0" w:color="auto"/>
        <w:bottom w:val="none" w:sz="0" w:space="0" w:color="auto"/>
        <w:right w:val="none" w:sz="0" w:space="0" w:color="auto"/>
      </w:divBdr>
    </w:div>
    <w:div w:id="1840341949">
      <w:bodyDiv w:val="1"/>
      <w:marLeft w:val="0"/>
      <w:marRight w:val="0"/>
      <w:marTop w:val="0"/>
      <w:marBottom w:val="0"/>
      <w:divBdr>
        <w:top w:val="none" w:sz="0" w:space="0" w:color="auto"/>
        <w:left w:val="none" w:sz="0" w:space="0" w:color="auto"/>
        <w:bottom w:val="none" w:sz="0" w:space="0" w:color="auto"/>
        <w:right w:val="none" w:sz="0" w:space="0" w:color="auto"/>
      </w:divBdr>
    </w:div>
    <w:div w:id="1840533611">
      <w:bodyDiv w:val="1"/>
      <w:marLeft w:val="0"/>
      <w:marRight w:val="0"/>
      <w:marTop w:val="0"/>
      <w:marBottom w:val="0"/>
      <w:divBdr>
        <w:top w:val="none" w:sz="0" w:space="0" w:color="auto"/>
        <w:left w:val="none" w:sz="0" w:space="0" w:color="auto"/>
        <w:bottom w:val="none" w:sz="0" w:space="0" w:color="auto"/>
        <w:right w:val="none" w:sz="0" w:space="0" w:color="auto"/>
      </w:divBdr>
    </w:div>
    <w:div w:id="1841000051">
      <w:bodyDiv w:val="1"/>
      <w:marLeft w:val="0"/>
      <w:marRight w:val="0"/>
      <w:marTop w:val="0"/>
      <w:marBottom w:val="0"/>
      <w:divBdr>
        <w:top w:val="none" w:sz="0" w:space="0" w:color="auto"/>
        <w:left w:val="none" w:sz="0" w:space="0" w:color="auto"/>
        <w:bottom w:val="none" w:sz="0" w:space="0" w:color="auto"/>
        <w:right w:val="none" w:sz="0" w:space="0" w:color="auto"/>
      </w:divBdr>
    </w:div>
    <w:div w:id="1841192290">
      <w:bodyDiv w:val="1"/>
      <w:marLeft w:val="0"/>
      <w:marRight w:val="0"/>
      <w:marTop w:val="0"/>
      <w:marBottom w:val="0"/>
      <w:divBdr>
        <w:top w:val="none" w:sz="0" w:space="0" w:color="auto"/>
        <w:left w:val="none" w:sz="0" w:space="0" w:color="auto"/>
        <w:bottom w:val="none" w:sz="0" w:space="0" w:color="auto"/>
        <w:right w:val="none" w:sz="0" w:space="0" w:color="auto"/>
      </w:divBdr>
    </w:div>
    <w:div w:id="1841264528">
      <w:bodyDiv w:val="1"/>
      <w:marLeft w:val="0"/>
      <w:marRight w:val="0"/>
      <w:marTop w:val="0"/>
      <w:marBottom w:val="0"/>
      <w:divBdr>
        <w:top w:val="none" w:sz="0" w:space="0" w:color="auto"/>
        <w:left w:val="none" w:sz="0" w:space="0" w:color="auto"/>
        <w:bottom w:val="none" w:sz="0" w:space="0" w:color="auto"/>
        <w:right w:val="none" w:sz="0" w:space="0" w:color="auto"/>
      </w:divBdr>
    </w:div>
    <w:div w:id="1841431693">
      <w:bodyDiv w:val="1"/>
      <w:marLeft w:val="0"/>
      <w:marRight w:val="0"/>
      <w:marTop w:val="0"/>
      <w:marBottom w:val="0"/>
      <w:divBdr>
        <w:top w:val="none" w:sz="0" w:space="0" w:color="auto"/>
        <w:left w:val="none" w:sz="0" w:space="0" w:color="auto"/>
        <w:bottom w:val="none" w:sz="0" w:space="0" w:color="auto"/>
        <w:right w:val="none" w:sz="0" w:space="0" w:color="auto"/>
      </w:divBdr>
    </w:div>
    <w:div w:id="1844124964">
      <w:bodyDiv w:val="1"/>
      <w:marLeft w:val="0"/>
      <w:marRight w:val="0"/>
      <w:marTop w:val="0"/>
      <w:marBottom w:val="0"/>
      <w:divBdr>
        <w:top w:val="none" w:sz="0" w:space="0" w:color="auto"/>
        <w:left w:val="none" w:sz="0" w:space="0" w:color="auto"/>
        <w:bottom w:val="none" w:sz="0" w:space="0" w:color="auto"/>
        <w:right w:val="none" w:sz="0" w:space="0" w:color="auto"/>
      </w:divBdr>
    </w:div>
    <w:div w:id="1844278863">
      <w:bodyDiv w:val="1"/>
      <w:marLeft w:val="0"/>
      <w:marRight w:val="0"/>
      <w:marTop w:val="0"/>
      <w:marBottom w:val="0"/>
      <w:divBdr>
        <w:top w:val="none" w:sz="0" w:space="0" w:color="auto"/>
        <w:left w:val="none" w:sz="0" w:space="0" w:color="auto"/>
        <w:bottom w:val="none" w:sz="0" w:space="0" w:color="auto"/>
        <w:right w:val="none" w:sz="0" w:space="0" w:color="auto"/>
      </w:divBdr>
    </w:div>
    <w:div w:id="1846439998">
      <w:bodyDiv w:val="1"/>
      <w:marLeft w:val="0"/>
      <w:marRight w:val="0"/>
      <w:marTop w:val="0"/>
      <w:marBottom w:val="0"/>
      <w:divBdr>
        <w:top w:val="none" w:sz="0" w:space="0" w:color="auto"/>
        <w:left w:val="none" w:sz="0" w:space="0" w:color="auto"/>
        <w:bottom w:val="none" w:sz="0" w:space="0" w:color="auto"/>
        <w:right w:val="none" w:sz="0" w:space="0" w:color="auto"/>
      </w:divBdr>
    </w:div>
    <w:div w:id="1847092657">
      <w:bodyDiv w:val="1"/>
      <w:marLeft w:val="0"/>
      <w:marRight w:val="0"/>
      <w:marTop w:val="0"/>
      <w:marBottom w:val="0"/>
      <w:divBdr>
        <w:top w:val="none" w:sz="0" w:space="0" w:color="auto"/>
        <w:left w:val="none" w:sz="0" w:space="0" w:color="auto"/>
        <w:bottom w:val="none" w:sz="0" w:space="0" w:color="auto"/>
        <w:right w:val="none" w:sz="0" w:space="0" w:color="auto"/>
      </w:divBdr>
    </w:div>
    <w:div w:id="1847400302">
      <w:bodyDiv w:val="1"/>
      <w:marLeft w:val="0"/>
      <w:marRight w:val="0"/>
      <w:marTop w:val="0"/>
      <w:marBottom w:val="0"/>
      <w:divBdr>
        <w:top w:val="none" w:sz="0" w:space="0" w:color="auto"/>
        <w:left w:val="none" w:sz="0" w:space="0" w:color="auto"/>
        <w:bottom w:val="none" w:sz="0" w:space="0" w:color="auto"/>
        <w:right w:val="none" w:sz="0" w:space="0" w:color="auto"/>
      </w:divBdr>
    </w:div>
    <w:div w:id="1849056119">
      <w:bodyDiv w:val="1"/>
      <w:marLeft w:val="0"/>
      <w:marRight w:val="0"/>
      <w:marTop w:val="0"/>
      <w:marBottom w:val="0"/>
      <w:divBdr>
        <w:top w:val="none" w:sz="0" w:space="0" w:color="auto"/>
        <w:left w:val="none" w:sz="0" w:space="0" w:color="auto"/>
        <w:bottom w:val="none" w:sz="0" w:space="0" w:color="auto"/>
        <w:right w:val="none" w:sz="0" w:space="0" w:color="auto"/>
      </w:divBdr>
    </w:div>
    <w:div w:id="1849976951">
      <w:bodyDiv w:val="1"/>
      <w:marLeft w:val="0"/>
      <w:marRight w:val="0"/>
      <w:marTop w:val="0"/>
      <w:marBottom w:val="0"/>
      <w:divBdr>
        <w:top w:val="none" w:sz="0" w:space="0" w:color="auto"/>
        <w:left w:val="none" w:sz="0" w:space="0" w:color="auto"/>
        <w:bottom w:val="none" w:sz="0" w:space="0" w:color="auto"/>
        <w:right w:val="none" w:sz="0" w:space="0" w:color="auto"/>
      </w:divBdr>
    </w:div>
    <w:div w:id="1850245001">
      <w:bodyDiv w:val="1"/>
      <w:marLeft w:val="0"/>
      <w:marRight w:val="0"/>
      <w:marTop w:val="0"/>
      <w:marBottom w:val="0"/>
      <w:divBdr>
        <w:top w:val="none" w:sz="0" w:space="0" w:color="auto"/>
        <w:left w:val="none" w:sz="0" w:space="0" w:color="auto"/>
        <w:bottom w:val="none" w:sz="0" w:space="0" w:color="auto"/>
        <w:right w:val="none" w:sz="0" w:space="0" w:color="auto"/>
      </w:divBdr>
    </w:div>
    <w:div w:id="1850366800">
      <w:bodyDiv w:val="1"/>
      <w:marLeft w:val="0"/>
      <w:marRight w:val="0"/>
      <w:marTop w:val="0"/>
      <w:marBottom w:val="0"/>
      <w:divBdr>
        <w:top w:val="none" w:sz="0" w:space="0" w:color="auto"/>
        <w:left w:val="none" w:sz="0" w:space="0" w:color="auto"/>
        <w:bottom w:val="none" w:sz="0" w:space="0" w:color="auto"/>
        <w:right w:val="none" w:sz="0" w:space="0" w:color="auto"/>
      </w:divBdr>
    </w:div>
    <w:div w:id="1850631072">
      <w:bodyDiv w:val="1"/>
      <w:marLeft w:val="0"/>
      <w:marRight w:val="0"/>
      <w:marTop w:val="0"/>
      <w:marBottom w:val="0"/>
      <w:divBdr>
        <w:top w:val="none" w:sz="0" w:space="0" w:color="auto"/>
        <w:left w:val="none" w:sz="0" w:space="0" w:color="auto"/>
        <w:bottom w:val="none" w:sz="0" w:space="0" w:color="auto"/>
        <w:right w:val="none" w:sz="0" w:space="0" w:color="auto"/>
      </w:divBdr>
    </w:div>
    <w:div w:id="1850637733">
      <w:bodyDiv w:val="1"/>
      <w:marLeft w:val="0"/>
      <w:marRight w:val="0"/>
      <w:marTop w:val="0"/>
      <w:marBottom w:val="0"/>
      <w:divBdr>
        <w:top w:val="none" w:sz="0" w:space="0" w:color="auto"/>
        <w:left w:val="none" w:sz="0" w:space="0" w:color="auto"/>
        <w:bottom w:val="none" w:sz="0" w:space="0" w:color="auto"/>
        <w:right w:val="none" w:sz="0" w:space="0" w:color="auto"/>
      </w:divBdr>
    </w:div>
    <w:div w:id="1850831910">
      <w:bodyDiv w:val="1"/>
      <w:marLeft w:val="0"/>
      <w:marRight w:val="0"/>
      <w:marTop w:val="0"/>
      <w:marBottom w:val="0"/>
      <w:divBdr>
        <w:top w:val="none" w:sz="0" w:space="0" w:color="auto"/>
        <w:left w:val="none" w:sz="0" w:space="0" w:color="auto"/>
        <w:bottom w:val="none" w:sz="0" w:space="0" w:color="auto"/>
        <w:right w:val="none" w:sz="0" w:space="0" w:color="auto"/>
      </w:divBdr>
    </w:div>
    <w:div w:id="1853838673">
      <w:bodyDiv w:val="1"/>
      <w:marLeft w:val="0"/>
      <w:marRight w:val="0"/>
      <w:marTop w:val="0"/>
      <w:marBottom w:val="0"/>
      <w:divBdr>
        <w:top w:val="none" w:sz="0" w:space="0" w:color="auto"/>
        <w:left w:val="none" w:sz="0" w:space="0" w:color="auto"/>
        <w:bottom w:val="none" w:sz="0" w:space="0" w:color="auto"/>
        <w:right w:val="none" w:sz="0" w:space="0" w:color="auto"/>
      </w:divBdr>
    </w:div>
    <w:div w:id="1854151497">
      <w:bodyDiv w:val="1"/>
      <w:marLeft w:val="0"/>
      <w:marRight w:val="0"/>
      <w:marTop w:val="0"/>
      <w:marBottom w:val="0"/>
      <w:divBdr>
        <w:top w:val="none" w:sz="0" w:space="0" w:color="auto"/>
        <w:left w:val="none" w:sz="0" w:space="0" w:color="auto"/>
        <w:bottom w:val="none" w:sz="0" w:space="0" w:color="auto"/>
        <w:right w:val="none" w:sz="0" w:space="0" w:color="auto"/>
      </w:divBdr>
    </w:div>
    <w:div w:id="1854880018">
      <w:bodyDiv w:val="1"/>
      <w:marLeft w:val="0"/>
      <w:marRight w:val="0"/>
      <w:marTop w:val="0"/>
      <w:marBottom w:val="0"/>
      <w:divBdr>
        <w:top w:val="none" w:sz="0" w:space="0" w:color="auto"/>
        <w:left w:val="none" w:sz="0" w:space="0" w:color="auto"/>
        <w:bottom w:val="none" w:sz="0" w:space="0" w:color="auto"/>
        <w:right w:val="none" w:sz="0" w:space="0" w:color="auto"/>
      </w:divBdr>
    </w:div>
    <w:div w:id="1855727726">
      <w:bodyDiv w:val="1"/>
      <w:marLeft w:val="0"/>
      <w:marRight w:val="0"/>
      <w:marTop w:val="0"/>
      <w:marBottom w:val="0"/>
      <w:divBdr>
        <w:top w:val="none" w:sz="0" w:space="0" w:color="auto"/>
        <w:left w:val="none" w:sz="0" w:space="0" w:color="auto"/>
        <w:bottom w:val="none" w:sz="0" w:space="0" w:color="auto"/>
        <w:right w:val="none" w:sz="0" w:space="0" w:color="auto"/>
      </w:divBdr>
    </w:div>
    <w:div w:id="1857110696">
      <w:bodyDiv w:val="1"/>
      <w:marLeft w:val="0"/>
      <w:marRight w:val="0"/>
      <w:marTop w:val="0"/>
      <w:marBottom w:val="0"/>
      <w:divBdr>
        <w:top w:val="none" w:sz="0" w:space="0" w:color="auto"/>
        <w:left w:val="none" w:sz="0" w:space="0" w:color="auto"/>
        <w:bottom w:val="none" w:sz="0" w:space="0" w:color="auto"/>
        <w:right w:val="none" w:sz="0" w:space="0" w:color="auto"/>
      </w:divBdr>
    </w:div>
    <w:div w:id="1858276532">
      <w:bodyDiv w:val="1"/>
      <w:marLeft w:val="0"/>
      <w:marRight w:val="0"/>
      <w:marTop w:val="0"/>
      <w:marBottom w:val="0"/>
      <w:divBdr>
        <w:top w:val="none" w:sz="0" w:space="0" w:color="auto"/>
        <w:left w:val="none" w:sz="0" w:space="0" w:color="auto"/>
        <w:bottom w:val="none" w:sz="0" w:space="0" w:color="auto"/>
        <w:right w:val="none" w:sz="0" w:space="0" w:color="auto"/>
      </w:divBdr>
    </w:div>
    <w:div w:id="1858276980">
      <w:bodyDiv w:val="1"/>
      <w:marLeft w:val="0"/>
      <w:marRight w:val="0"/>
      <w:marTop w:val="0"/>
      <w:marBottom w:val="0"/>
      <w:divBdr>
        <w:top w:val="none" w:sz="0" w:space="0" w:color="auto"/>
        <w:left w:val="none" w:sz="0" w:space="0" w:color="auto"/>
        <w:bottom w:val="none" w:sz="0" w:space="0" w:color="auto"/>
        <w:right w:val="none" w:sz="0" w:space="0" w:color="auto"/>
      </w:divBdr>
    </w:div>
    <w:div w:id="1859539083">
      <w:bodyDiv w:val="1"/>
      <w:marLeft w:val="0"/>
      <w:marRight w:val="0"/>
      <w:marTop w:val="0"/>
      <w:marBottom w:val="0"/>
      <w:divBdr>
        <w:top w:val="none" w:sz="0" w:space="0" w:color="auto"/>
        <w:left w:val="none" w:sz="0" w:space="0" w:color="auto"/>
        <w:bottom w:val="none" w:sz="0" w:space="0" w:color="auto"/>
        <w:right w:val="none" w:sz="0" w:space="0" w:color="auto"/>
      </w:divBdr>
    </w:div>
    <w:div w:id="1860927389">
      <w:bodyDiv w:val="1"/>
      <w:marLeft w:val="0"/>
      <w:marRight w:val="0"/>
      <w:marTop w:val="0"/>
      <w:marBottom w:val="0"/>
      <w:divBdr>
        <w:top w:val="none" w:sz="0" w:space="0" w:color="auto"/>
        <w:left w:val="none" w:sz="0" w:space="0" w:color="auto"/>
        <w:bottom w:val="none" w:sz="0" w:space="0" w:color="auto"/>
        <w:right w:val="none" w:sz="0" w:space="0" w:color="auto"/>
      </w:divBdr>
    </w:div>
    <w:div w:id="1862892930">
      <w:bodyDiv w:val="1"/>
      <w:marLeft w:val="0"/>
      <w:marRight w:val="0"/>
      <w:marTop w:val="0"/>
      <w:marBottom w:val="0"/>
      <w:divBdr>
        <w:top w:val="none" w:sz="0" w:space="0" w:color="auto"/>
        <w:left w:val="none" w:sz="0" w:space="0" w:color="auto"/>
        <w:bottom w:val="none" w:sz="0" w:space="0" w:color="auto"/>
        <w:right w:val="none" w:sz="0" w:space="0" w:color="auto"/>
      </w:divBdr>
    </w:div>
    <w:div w:id="1864244560">
      <w:bodyDiv w:val="1"/>
      <w:marLeft w:val="0"/>
      <w:marRight w:val="0"/>
      <w:marTop w:val="0"/>
      <w:marBottom w:val="0"/>
      <w:divBdr>
        <w:top w:val="none" w:sz="0" w:space="0" w:color="auto"/>
        <w:left w:val="none" w:sz="0" w:space="0" w:color="auto"/>
        <w:bottom w:val="none" w:sz="0" w:space="0" w:color="auto"/>
        <w:right w:val="none" w:sz="0" w:space="0" w:color="auto"/>
      </w:divBdr>
    </w:div>
    <w:div w:id="1865246914">
      <w:bodyDiv w:val="1"/>
      <w:marLeft w:val="0"/>
      <w:marRight w:val="0"/>
      <w:marTop w:val="0"/>
      <w:marBottom w:val="0"/>
      <w:divBdr>
        <w:top w:val="none" w:sz="0" w:space="0" w:color="auto"/>
        <w:left w:val="none" w:sz="0" w:space="0" w:color="auto"/>
        <w:bottom w:val="none" w:sz="0" w:space="0" w:color="auto"/>
        <w:right w:val="none" w:sz="0" w:space="0" w:color="auto"/>
      </w:divBdr>
    </w:div>
    <w:div w:id="1865442578">
      <w:bodyDiv w:val="1"/>
      <w:marLeft w:val="0"/>
      <w:marRight w:val="0"/>
      <w:marTop w:val="0"/>
      <w:marBottom w:val="0"/>
      <w:divBdr>
        <w:top w:val="none" w:sz="0" w:space="0" w:color="auto"/>
        <w:left w:val="none" w:sz="0" w:space="0" w:color="auto"/>
        <w:bottom w:val="none" w:sz="0" w:space="0" w:color="auto"/>
        <w:right w:val="none" w:sz="0" w:space="0" w:color="auto"/>
      </w:divBdr>
    </w:div>
    <w:div w:id="1866937815">
      <w:bodyDiv w:val="1"/>
      <w:marLeft w:val="0"/>
      <w:marRight w:val="0"/>
      <w:marTop w:val="0"/>
      <w:marBottom w:val="0"/>
      <w:divBdr>
        <w:top w:val="none" w:sz="0" w:space="0" w:color="auto"/>
        <w:left w:val="none" w:sz="0" w:space="0" w:color="auto"/>
        <w:bottom w:val="none" w:sz="0" w:space="0" w:color="auto"/>
        <w:right w:val="none" w:sz="0" w:space="0" w:color="auto"/>
      </w:divBdr>
    </w:div>
    <w:div w:id="1867719922">
      <w:bodyDiv w:val="1"/>
      <w:marLeft w:val="0"/>
      <w:marRight w:val="0"/>
      <w:marTop w:val="0"/>
      <w:marBottom w:val="0"/>
      <w:divBdr>
        <w:top w:val="none" w:sz="0" w:space="0" w:color="auto"/>
        <w:left w:val="none" w:sz="0" w:space="0" w:color="auto"/>
        <w:bottom w:val="none" w:sz="0" w:space="0" w:color="auto"/>
        <w:right w:val="none" w:sz="0" w:space="0" w:color="auto"/>
      </w:divBdr>
    </w:div>
    <w:div w:id="1868568101">
      <w:bodyDiv w:val="1"/>
      <w:marLeft w:val="0"/>
      <w:marRight w:val="0"/>
      <w:marTop w:val="0"/>
      <w:marBottom w:val="0"/>
      <w:divBdr>
        <w:top w:val="none" w:sz="0" w:space="0" w:color="auto"/>
        <w:left w:val="none" w:sz="0" w:space="0" w:color="auto"/>
        <w:bottom w:val="none" w:sz="0" w:space="0" w:color="auto"/>
        <w:right w:val="none" w:sz="0" w:space="0" w:color="auto"/>
      </w:divBdr>
    </w:div>
    <w:div w:id="1872650380">
      <w:bodyDiv w:val="1"/>
      <w:marLeft w:val="0"/>
      <w:marRight w:val="0"/>
      <w:marTop w:val="0"/>
      <w:marBottom w:val="0"/>
      <w:divBdr>
        <w:top w:val="none" w:sz="0" w:space="0" w:color="auto"/>
        <w:left w:val="none" w:sz="0" w:space="0" w:color="auto"/>
        <w:bottom w:val="none" w:sz="0" w:space="0" w:color="auto"/>
        <w:right w:val="none" w:sz="0" w:space="0" w:color="auto"/>
      </w:divBdr>
    </w:div>
    <w:div w:id="1873110821">
      <w:bodyDiv w:val="1"/>
      <w:marLeft w:val="0"/>
      <w:marRight w:val="0"/>
      <w:marTop w:val="0"/>
      <w:marBottom w:val="0"/>
      <w:divBdr>
        <w:top w:val="none" w:sz="0" w:space="0" w:color="auto"/>
        <w:left w:val="none" w:sz="0" w:space="0" w:color="auto"/>
        <w:bottom w:val="none" w:sz="0" w:space="0" w:color="auto"/>
        <w:right w:val="none" w:sz="0" w:space="0" w:color="auto"/>
      </w:divBdr>
    </w:div>
    <w:div w:id="1873151662">
      <w:bodyDiv w:val="1"/>
      <w:marLeft w:val="0"/>
      <w:marRight w:val="0"/>
      <w:marTop w:val="0"/>
      <w:marBottom w:val="0"/>
      <w:divBdr>
        <w:top w:val="none" w:sz="0" w:space="0" w:color="auto"/>
        <w:left w:val="none" w:sz="0" w:space="0" w:color="auto"/>
        <w:bottom w:val="none" w:sz="0" w:space="0" w:color="auto"/>
        <w:right w:val="none" w:sz="0" w:space="0" w:color="auto"/>
      </w:divBdr>
    </w:div>
    <w:div w:id="1874883627">
      <w:bodyDiv w:val="1"/>
      <w:marLeft w:val="0"/>
      <w:marRight w:val="0"/>
      <w:marTop w:val="0"/>
      <w:marBottom w:val="0"/>
      <w:divBdr>
        <w:top w:val="none" w:sz="0" w:space="0" w:color="auto"/>
        <w:left w:val="none" w:sz="0" w:space="0" w:color="auto"/>
        <w:bottom w:val="none" w:sz="0" w:space="0" w:color="auto"/>
        <w:right w:val="none" w:sz="0" w:space="0" w:color="auto"/>
      </w:divBdr>
    </w:div>
    <w:div w:id="1878614064">
      <w:bodyDiv w:val="1"/>
      <w:marLeft w:val="0"/>
      <w:marRight w:val="0"/>
      <w:marTop w:val="0"/>
      <w:marBottom w:val="0"/>
      <w:divBdr>
        <w:top w:val="none" w:sz="0" w:space="0" w:color="auto"/>
        <w:left w:val="none" w:sz="0" w:space="0" w:color="auto"/>
        <w:bottom w:val="none" w:sz="0" w:space="0" w:color="auto"/>
        <w:right w:val="none" w:sz="0" w:space="0" w:color="auto"/>
      </w:divBdr>
    </w:div>
    <w:div w:id="1881238279">
      <w:bodyDiv w:val="1"/>
      <w:marLeft w:val="0"/>
      <w:marRight w:val="0"/>
      <w:marTop w:val="0"/>
      <w:marBottom w:val="0"/>
      <w:divBdr>
        <w:top w:val="none" w:sz="0" w:space="0" w:color="auto"/>
        <w:left w:val="none" w:sz="0" w:space="0" w:color="auto"/>
        <w:bottom w:val="none" w:sz="0" w:space="0" w:color="auto"/>
        <w:right w:val="none" w:sz="0" w:space="0" w:color="auto"/>
      </w:divBdr>
    </w:div>
    <w:div w:id="1881815029">
      <w:bodyDiv w:val="1"/>
      <w:marLeft w:val="0"/>
      <w:marRight w:val="0"/>
      <w:marTop w:val="0"/>
      <w:marBottom w:val="0"/>
      <w:divBdr>
        <w:top w:val="none" w:sz="0" w:space="0" w:color="auto"/>
        <w:left w:val="none" w:sz="0" w:space="0" w:color="auto"/>
        <w:bottom w:val="none" w:sz="0" w:space="0" w:color="auto"/>
        <w:right w:val="none" w:sz="0" w:space="0" w:color="auto"/>
      </w:divBdr>
    </w:div>
    <w:div w:id="1882159166">
      <w:bodyDiv w:val="1"/>
      <w:marLeft w:val="0"/>
      <w:marRight w:val="0"/>
      <w:marTop w:val="0"/>
      <w:marBottom w:val="0"/>
      <w:divBdr>
        <w:top w:val="none" w:sz="0" w:space="0" w:color="auto"/>
        <w:left w:val="none" w:sz="0" w:space="0" w:color="auto"/>
        <w:bottom w:val="none" w:sz="0" w:space="0" w:color="auto"/>
        <w:right w:val="none" w:sz="0" w:space="0" w:color="auto"/>
      </w:divBdr>
    </w:div>
    <w:div w:id="1882278365">
      <w:bodyDiv w:val="1"/>
      <w:marLeft w:val="0"/>
      <w:marRight w:val="0"/>
      <w:marTop w:val="0"/>
      <w:marBottom w:val="0"/>
      <w:divBdr>
        <w:top w:val="none" w:sz="0" w:space="0" w:color="auto"/>
        <w:left w:val="none" w:sz="0" w:space="0" w:color="auto"/>
        <w:bottom w:val="none" w:sz="0" w:space="0" w:color="auto"/>
        <w:right w:val="none" w:sz="0" w:space="0" w:color="auto"/>
      </w:divBdr>
    </w:div>
    <w:div w:id="1884058125">
      <w:bodyDiv w:val="1"/>
      <w:marLeft w:val="0"/>
      <w:marRight w:val="0"/>
      <w:marTop w:val="0"/>
      <w:marBottom w:val="0"/>
      <w:divBdr>
        <w:top w:val="none" w:sz="0" w:space="0" w:color="auto"/>
        <w:left w:val="none" w:sz="0" w:space="0" w:color="auto"/>
        <w:bottom w:val="none" w:sz="0" w:space="0" w:color="auto"/>
        <w:right w:val="none" w:sz="0" w:space="0" w:color="auto"/>
      </w:divBdr>
    </w:div>
    <w:div w:id="1885216682">
      <w:bodyDiv w:val="1"/>
      <w:marLeft w:val="0"/>
      <w:marRight w:val="0"/>
      <w:marTop w:val="0"/>
      <w:marBottom w:val="0"/>
      <w:divBdr>
        <w:top w:val="none" w:sz="0" w:space="0" w:color="auto"/>
        <w:left w:val="none" w:sz="0" w:space="0" w:color="auto"/>
        <w:bottom w:val="none" w:sz="0" w:space="0" w:color="auto"/>
        <w:right w:val="none" w:sz="0" w:space="0" w:color="auto"/>
      </w:divBdr>
    </w:div>
    <w:div w:id="1887259625">
      <w:bodyDiv w:val="1"/>
      <w:marLeft w:val="0"/>
      <w:marRight w:val="0"/>
      <w:marTop w:val="0"/>
      <w:marBottom w:val="0"/>
      <w:divBdr>
        <w:top w:val="none" w:sz="0" w:space="0" w:color="auto"/>
        <w:left w:val="none" w:sz="0" w:space="0" w:color="auto"/>
        <w:bottom w:val="none" w:sz="0" w:space="0" w:color="auto"/>
        <w:right w:val="none" w:sz="0" w:space="0" w:color="auto"/>
      </w:divBdr>
    </w:div>
    <w:div w:id="1887913314">
      <w:bodyDiv w:val="1"/>
      <w:marLeft w:val="0"/>
      <w:marRight w:val="0"/>
      <w:marTop w:val="0"/>
      <w:marBottom w:val="0"/>
      <w:divBdr>
        <w:top w:val="none" w:sz="0" w:space="0" w:color="auto"/>
        <w:left w:val="none" w:sz="0" w:space="0" w:color="auto"/>
        <w:bottom w:val="none" w:sz="0" w:space="0" w:color="auto"/>
        <w:right w:val="none" w:sz="0" w:space="0" w:color="auto"/>
      </w:divBdr>
    </w:div>
    <w:div w:id="1887989011">
      <w:bodyDiv w:val="1"/>
      <w:marLeft w:val="0"/>
      <w:marRight w:val="0"/>
      <w:marTop w:val="0"/>
      <w:marBottom w:val="0"/>
      <w:divBdr>
        <w:top w:val="none" w:sz="0" w:space="0" w:color="auto"/>
        <w:left w:val="none" w:sz="0" w:space="0" w:color="auto"/>
        <w:bottom w:val="none" w:sz="0" w:space="0" w:color="auto"/>
        <w:right w:val="none" w:sz="0" w:space="0" w:color="auto"/>
      </w:divBdr>
    </w:div>
    <w:div w:id="1890218854">
      <w:bodyDiv w:val="1"/>
      <w:marLeft w:val="0"/>
      <w:marRight w:val="0"/>
      <w:marTop w:val="0"/>
      <w:marBottom w:val="0"/>
      <w:divBdr>
        <w:top w:val="none" w:sz="0" w:space="0" w:color="auto"/>
        <w:left w:val="none" w:sz="0" w:space="0" w:color="auto"/>
        <w:bottom w:val="none" w:sz="0" w:space="0" w:color="auto"/>
        <w:right w:val="none" w:sz="0" w:space="0" w:color="auto"/>
      </w:divBdr>
    </w:div>
    <w:div w:id="1892227456">
      <w:bodyDiv w:val="1"/>
      <w:marLeft w:val="0"/>
      <w:marRight w:val="0"/>
      <w:marTop w:val="0"/>
      <w:marBottom w:val="0"/>
      <w:divBdr>
        <w:top w:val="none" w:sz="0" w:space="0" w:color="auto"/>
        <w:left w:val="none" w:sz="0" w:space="0" w:color="auto"/>
        <w:bottom w:val="none" w:sz="0" w:space="0" w:color="auto"/>
        <w:right w:val="none" w:sz="0" w:space="0" w:color="auto"/>
      </w:divBdr>
    </w:div>
    <w:div w:id="1896357915">
      <w:bodyDiv w:val="1"/>
      <w:marLeft w:val="0"/>
      <w:marRight w:val="0"/>
      <w:marTop w:val="0"/>
      <w:marBottom w:val="0"/>
      <w:divBdr>
        <w:top w:val="none" w:sz="0" w:space="0" w:color="auto"/>
        <w:left w:val="none" w:sz="0" w:space="0" w:color="auto"/>
        <w:bottom w:val="none" w:sz="0" w:space="0" w:color="auto"/>
        <w:right w:val="none" w:sz="0" w:space="0" w:color="auto"/>
      </w:divBdr>
    </w:div>
    <w:div w:id="1898710945">
      <w:bodyDiv w:val="1"/>
      <w:marLeft w:val="0"/>
      <w:marRight w:val="0"/>
      <w:marTop w:val="0"/>
      <w:marBottom w:val="0"/>
      <w:divBdr>
        <w:top w:val="none" w:sz="0" w:space="0" w:color="auto"/>
        <w:left w:val="none" w:sz="0" w:space="0" w:color="auto"/>
        <w:bottom w:val="none" w:sz="0" w:space="0" w:color="auto"/>
        <w:right w:val="none" w:sz="0" w:space="0" w:color="auto"/>
      </w:divBdr>
    </w:div>
    <w:div w:id="1898857085">
      <w:bodyDiv w:val="1"/>
      <w:marLeft w:val="0"/>
      <w:marRight w:val="0"/>
      <w:marTop w:val="0"/>
      <w:marBottom w:val="0"/>
      <w:divBdr>
        <w:top w:val="none" w:sz="0" w:space="0" w:color="auto"/>
        <w:left w:val="none" w:sz="0" w:space="0" w:color="auto"/>
        <w:bottom w:val="none" w:sz="0" w:space="0" w:color="auto"/>
        <w:right w:val="none" w:sz="0" w:space="0" w:color="auto"/>
      </w:divBdr>
    </w:div>
    <w:div w:id="1900676437">
      <w:bodyDiv w:val="1"/>
      <w:marLeft w:val="0"/>
      <w:marRight w:val="0"/>
      <w:marTop w:val="0"/>
      <w:marBottom w:val="0"/>
      <w:divBdr>
        <w:top w:val="none" w:sz="0" w:space="0" w:color="auto"/>
        <w:left w:val="none" w:sz="0" w:space="0" w:color="auto"/>
        <w:bottom w:val="none" w:sz="0" w:space="0" w:color="auto"/>
        <w:right w:val="none" w:sz="0" w:space="0" w:color="auto"/>
      </w:divBdr>
    </w:div>
    <w:div w:id="1900702690">
      <w:bodyDiv w:val="1"/>
      <w:marLeft w:val="0"/>
      <w:marRight w:val="0"/>
      <w:marTop w:val="0"/>
      <w:marBottom w:val="0"/>
      <w:divBdr>
        <w:top w:val="none" w:sz="0" w:space="0" w:color="auto"/>
        <w:left w:val="none" w:sz="0" w:space="0" w:color="auto"/>
        <w:bottom w:val="none" w:sz="0" w:space="0" w:color="auto"/>
        <w:right w:val="none" w:sz="0" w:space="0" w:color="auto"/>
      </w:divBdr>
    </w:div>
    <w:div w:id="1901668639">
      <w:bodyDiv w:val="1"/>
      <w:marLeft w:val="0"/>
      <w:marRight w:val="0"/>
      <w:marTop w:val="0"/>
      <w:marBottom w:val="0"/>
      <w:divBdr>
        <w:top w:val="none" w:sz="0" w:space="0" w:color="auto"/>
        <w:left w:val="none" w:sz="0" w:space="0" w:color="auto"/>
        <w:bottom w:val="none" w:sz="0" w:space="0" w:color="auto"/>
        <w:right w:val="none" w:sz="0" w:space="0" w:color="auto"/>
      </w:divBdr>
    </w:div>
    <w:div w:id="1904680837">
      <w:bodyDiv w:val="1"/>
      <w:marLeft w:val="0"/>
      <w:marRight w:val="0"/>
      <w:marTop w:val="0"/>
      <w:marBottom w:val="0"/>
      <w:divBdr>
        <w:top w:val="none" w:sz="0" w:space="0" w:color="auto"/>
        <w:left w:val="none" w:sz="0" w:space="0" w:color="auto"/>
        <w:bottom w:val="none" w:sz="0" w:space="0" w:color="auto"/>
        <w:right w:val="none" w:sz="0" w:space="0" w:color="auto"/>
      </w:divBdr>
    </w:div>
    <w:div w:id="1904681237">
      <w:bodyDiv w:val="1"/>
      <w:marLeft w:val="0"/>
      <w:marRight w:val="0"/>
      <w:marTop w:val="0"/>
      <w:marBottom w:val="0"/>
      <w:divBdr>
        <w:top w:val="none" w:sz="0" w:space="0" w:color="auto"/>
        <w:left w:val="none" w:sz="0" w:space="0" w:color="auto"/>
        <w:bottom w:val="none" w:sz="0" w:space="0" w:color="auto"/>
        <w:right w:val="none" w:sz="0" w:space="0" w:color="auto"/>
      </w:divBdr>
    </w:div>
    <w:div w:id="1905263207">
      <w:bodyDiv w:val="1"/>
      <w:marLeft w:val="0"/>
      <w:marRight w:val="0"/>
      <w:marTop w:val="0"/>
      <w:marBottom w:val="0"/>
      <w:divBdr>
        <w:top w:val="none" w:sz="0" w:space="0" w:color="auto"/>
        <w:left w:val="none" w:sz="0" w:space="0" w:color="auto"/>
        <w:bottom w:val="none" w:sz="0" w:space="0" w:color="auto"/>
        <w:right w:val="none" w:sz="0" w:space="0" w:color="auto"/>
      </w:divBdr>
    </w:div>
    <w:div w:id="1906064332">
      <w:bodyDiv w:val="1"/>
      <w:marLeft w:val="0"/>
      <w:marRight w:val="0"/>
      <w:marTop w:val="0"/>
      <w:marBottom w:val="0"/>
      <w:divBdr>
        <w:top w:val="none" w:sz="0" w:space="0" w:color="auto"/>
        <w:left w:val="none" w:sz="0" w:space="0" w:color="auto"/>
        <w:bottom w:val="none" w:sz="0" w:space="0" w:color="auto"/>
        <w:right w:val="none" w:sz="0" w:space="0" w:color="auto"/>
      </w:divBdr>
    </w:div>
    <w:div w:id="1907109774">
      <w:bodyDiv w:val="1"/>
      <w:marLeft w:val="0"/>
      <w:marRight w:val="0"/>
      <w:marTop w:val="0"/>
      <w:marBottom w:val="0"/>
      <w:divBdr>
        <w:top w:val="none" w:sz="0" w:space="0" w:color="auto"/>
        <w:left w:val="none" w:sz="0" w:space="0" w:color="auto"/>
        <w:bottom w:val="none" w:sz="0" w:space="0" w:color="auto"/>
        <w:right w:val="none" w:sz="0" w:space="0" w:color="auto"/>
      </w:divBdr>
    </w:div>
    <w:div w:id="1907253546">
      <w:bodyDiv w:val="1"/>
      <w:marLeft w:val="0"/>
      <w:marRight w:val="0"/>
      <w:marTop w:val="0"/>
      <w:marBottom w:val="0"/>
      <w:divBdr>
        <w:top w:val="none" w:sz="0" w:space="0" w:color="auto"/>
        <w:left w:val="none" w:sz="0" w:space="0" w:color="auto"/>
        <w:bottom w:val="none" w:sz="0" w:space="0" w:color="auto"/>
        <w:right w:val="none" w:sz="0" w:space="0" w:color="auto"/>
      </w:divBdr>
    </w:div>
    <w:div w:id="1908374207">
      <w:bodyDiv w:val="1"/>
      <w:marLeft w:val="0"/>
      <w:marRight w:val="0"/>
      <w:marTop w:val="0"/>
      <w:marBottom w:val="0"/>
      <w:divBdr>
        <w:top w:val="none" w:sz="0" w:space="0" w:color="auto"/>
        <w:left w:val="none" w:sz="0" w:space="0" w:color="auto"/>
        <w:bottom w:val="none" w:sz="0" w:space="0" w:color="auto"/>
        <w:right w:val="none" w:sz="0" w:space="0" w:color="auto"/>
      </w:divBdr>
    </w:div>
    <w:div w:id="1909420296">
      <w:bodyDiv w:val="1"/>
      <w:marLeft w:val="0"/>
      <w:marRight w:val="0"/>
      <w:marTop w:val="0"/>
      <w:marBottom w:val="0"/>
      <w:divBdr>
        <w:top w:val="none" w:sz="0" w:space="0" w:color="auto"/>
        <w:left w:val="none" w:sz="0" w:space="0" w:color="auto"/>
        <w:bottom w:val="none" w:sz="0" w:space="0" w:color="auto"/>
        <w:right w:val="none" w:sz="0" w:space="0" w:color="auto"/>
      </w:divBdr>
    </w:div>
    <w:div w:id="1913849555">
      <w:bodyDiv w:val="1"/>
      <w:marLeft w:val="0"/>
      <w:marRight w:val="0"/>
      <w:marTop w:val="0"/>
      <w:marBottom w:val="0"/>
      <w:divBdr>
        <w:top w:val="none" w:sz="0" w:space="0" w:color="auto"/>
        <w:left w:val="none" w:sz="0" w:space="0" w:color="auto"/>
        <w:bottom w:val="none" w:sz="0" w:space="0" w:color="auto"/>
        <w:right w:val="none" w:sz="0" w:space="0" w:color="auto"/>
      </w:divBdr>
    </w:div>
    <w:div w:id="1914387796">
      <w:bodyDiv w:val="1"/>
      <w:marLeft w:val="0"/>
      <w:marRight w:val="0"/>
      <w:marTop w:val="0"/>
      <w:marBottom w:val="0"/>
      <w:divBdr>
        <w:top w:val="none" w:sz="0" w:space="0" w:color="auto"/>
        <w:left w:val="none" w:sz="0" w:space="0" w:color="auto"/>
        <w:bottom w:val="none" w:sz="0" w:space="0" w:color="auto"/>
        <w:right w:val="none" w:sz="0" w:space="0" w:color="auto"/>
      </w:divBdr>
    </w:div>
    <w:div w:id="1914655129">
      <w:bodyDiv w:val="1"/>
      <w:marLeft w:val="0"/>
      <w:marRight w:val="0"/>
      <w:marTop w:val="0"/>
      <w:marBottom w:val="0"/>
      <w:divBdr>
        <w:top w:val="none" w:sz="0" w:space="0" w:color="auto"/>
        <w:left w:val="none" w:sz="0" w:space="0" w:color="auto"/>
        <w:bottom w:val="none" w:sz="0" w:space="0" w:color="auto"/>
        <w:right w:val="none" w:sz="0" w:space="0" w:color="auto"/>
      </w:divBdr>
    </w:div>
    <w:div w:id="1914774684">
      <w:bodyDiv w:val="1"/>
      <w:marLeft w:val="0"/>
      <w:marRight w:val="0"/>
      <w:marTop w:val="0"/>
      <w:marBottom w:val="0"/>
      <w:divBdr>
        <w:top w:val="none" w:sz="0" w:space="0" w:color="auto"/>
        <w:left w:val="none" w:sz="0" w:space="0" w:color="auto"/>
        <w:bottom w:val="none" w:sz="0" w:space="0" w:color="auto"/>
        <w:right w:val="none" w:sz="0" w:space="0" w:color="auto"/>
      </w:divBdr>
    </w:div>
    <w:div w:id="1915043957">
      <w:bodyDiv w:val="1"/>
      <w:marLeft w:val="0"/>
      <w:marRight w:val="0"/>
      <w:marTop w:val="0"/>
      <w:marBottom w:val="0"/>
      <w:divBdr>
        <w:top w:val="none" w:sz="0" w:space="0" w:color="auto"/>
        <w:left w:val="none" w:sz="0" w:space="0" w:color="auto"/>
        <w:bottom w:val="none" w:sz="0" w:space="0" w:color="auto"/>
        <w:right w:val="none" w:sz="0" w:space="0" w:color="auto"/>
      </w:divBdr>
    </w:div>
    <w:div w:id="1916432680">
      <w:bodyDiv w:val="1"/>
      <w:marLeft w:val="0"/>
      <w:marRight w:val="0"/>
      <w:marTop w:val="0"/>
      <w:marBottom w:val="0"/>
      <w:divBdr>
        <w:top w:val="none" w:sz="0" w:space="0" w:color="auto"/>
        <w:left w:val="none" w:sz="0" w:space="0" w:color="auto"/>
        <w:bottom w:val="none" w:sz="0" w:space="0" w:color="auto"/>
        <w:right w:val="none" w:sz="0" w:space="0" w:color="auto"/>
      </w:divBdr>
    </w:div>
    <w:div w:id="1919245095">
      <w:bodyDiv w:val="1"/>
      <w:marLeft w:val="0"/>
      <w:marRight w:val="0"/>
      <w:marTop w:val="0"/>
      <w:marBottom w:val="0"/>
      <w:divBdr>
        <w:top w:val="none" w:sz="0" w:space="0" w:color="auto"/>
        <w:left w:val="none" w:sz="0" w:space="0" w:color="auto"/>
        <w:bottom w:val="none" w:sz="0" w:space="0" w:color="auto"/>
        <w:right w:val="none" w:sz="0" w:space="0" w:color="auto"/>
      </w:divBdr>
    </w:div>
    <w:div w:id="1919747025">
      <w:bodyDiv w:val="1"/>
      <w:marLeft w:val="0"/>
      <w:marRight w:val="0"/>
      <w:marTop w:val="0"/>
      <w:marBottom w:val="0"/>
      <w:divBdr>
        <w:top w:val="none" w:sz="0" w:space="0" w:color="auto"/>
        <w:left w:val="none" w:sz="0" w:space="0" w:color="auto"/>
        <w:bottom w:val="none" w:sz="0" w:space="0" w:color="auto"/>
        <w:right w:val="none" w:sz="0" w:space="0" w:color="auto"/>
      </w:divBdr>
    </w:div>
    <w:div w:id="1920867053">
      <w:bodyDiv w:val="1"/>
      <w:marLeft w:val="0"/>
      <w:marRight w:val="0"/>
      <w:marTop w:val="0"/>
      <w:marBottom w:val="0"/>
      <w:divBdr>
        <w:top w:val="none" w:sz="0" w:space="0" w:color="auto"/>
        <w:left w:val="none" w:sz="0" w:space="0" w:color="auto"/>
        <w:bottom w:val="none" w:sz="0" w:space="0" w:color="auto"/>
        <w:right w:val="none" w:sz="0" w:space="0" w:color="auto"/>
      </w:divBdr>
    </w:div>
    <w:div w:id="1922134789">
      <w:bodyDiv w:val="1"/>
      <w:marLeft w:val="0"/>
      <w:marRight w:val="0"/>
      <w:marTop w:val="0"/>
      <w:marBottom w:val="0"/>
      <w:divBdr>
        <w:top w:val="none" w:sz="0" w:space="0" w:color="auto"/>
        <w:left w:val="none" w:sz="0" w:space="0" w:color="auto"/>
        <w:bottom w:val="none" w:sz="0" w:space="0" w:color="auto"/>
        <w:right w:val="none" w:sz="0" w:space="0" w:color="auto"/>
      </w:divBdr>
    </w:div>
    <w:div w:id="1922179282">
      <w:bodyDiv w:val="1"/>
      <w:marLeft w:val="0"/>
      <w:marRight w:val="0"/>
      <w:marTop w:val="0"/>
      <w:marBottom w:val="0"/>
      <w:divBdr>
        <w:top w:val="none" w:sz="0" w:space="0" w:color="auto"/>
        <w:left w:val="none" w:sz="0" w:space="0" w:color="auto"/>
        <w:bottom w:val="none" w:sz="0" w:space="0" w:color="auto"/>
        <w:right w:val="none" w:sz="0" w:space="0" w:color="auto"/>
      </w:divBdr>
    </w:div>
    <w:div w:id="1922719526">
      <w:bodyDiv w:val="1"/>
      <w:marLeft w:val="0"/>
      <w:marRight w:val="0"/>
      <w:marTop w:val="0"/>
      <w:marBottom w:val="0"/>
      <w:divBdr>
        <w:top w:val="none" w:sz="0" w:space="0" w:color="auto"/>
        <w:left w:val="none" w:sz="0" w:space="0" w:color="auto"/>
        <w:bottom w:val="none" w:sz="0" w:space="0" w:color="auto"/>
        <w:right w:val="none" w:sz="0" w:space="0" w:color="auto"/>
      </w:divBdr>
    </w:div>
    <w:div w:id="1923298867">
      <w:bodyDiv w:val="1"/>
      <w:marLeft w:val="0"/>
      <w:marRight w:val="0"/>
      <w:marTop w:val="0"/>
      <w:marBottom w:val="0"/>
      <w:divBdr>
        <w:top w:val="none" w:sz="0" w:space="0" w:color="auto"/>
        <w:left w:val="none" w:sz="0" w:space="0" w:color="auto"/>
        <w:bottom w:val="none" w:sz="0" w:space="0" w:color="auto"/>
        <w:right w:val="none" w:sz="0" w:space="0" w:color="auto"/>
      </w:divBdr>
    </w:div>
    <w:div w:id="1923683380">
      <w:bodyDiv w:val="1"/>
      <w:marLeft w:val="0"/>
      <w:marRight w:val="0"/>
      <w:marTop w:val="0"/>
      <w:marBottom w:val="0"/>
      <w:divBdr>
        <w:top w:val="none" w:sz="0" w:space="0" w:color="auto"/>
        <w:left w:val="none" w:sz="0" w:space="0" w:color="auto"/>
        <w:bottom w:val="none" w:sz="0" w:space="0" w:color="auto"/>
        <w:right w:val="none" w:sz="0" w:space="0" w:color="auto"/>
      </w:divBdr>
    </w:div>
    <w:div w:id="1924416224">
      <w:bodyDiv w:val="1"/>
      <w:marLeft w:val="0"/>
      <w:marRight w:val="0"/>
      <w:marTop w:val="0"/>
      <w:marBottom w:val="0"/>
      <w:divBdr>
        <w:top w:val="none" w:sz="0" w:space="0" w:color="auto"/>
        <w:left w:val="none" w:sz="0" w:space="0" w:color="auto"/>
        <w:bottom w:val="none" w:sz="0" w:space="0" w:color="auto"/>
        <w:right w:val="none" w:sz="0" w:space="0" w:color="auto"/>
      </w:divBdr>
    </w:div>
    <w:div w:id="1924990164">
      <w:bodyDiv w:val="1"/>
      <w:marLeft w:val="0"/>
      <w:marRight w:val="0"/>
      <w:marTop w:val="0"/>
      <w:marBottom w:val="0"/>
      <w:divBdr>
        <w:top w:val="none" w:sz="0" w:space="0" w:color="auto"/>
        <w:left w:val="none" w:sz="0" w:space="0" w:color="auto"/>
        <w:bottom w:val="none" w:sz="0" w:space="0" w:color="auto"/>
        <w:right w:val="none" w:sz="0" w:space="0" w:color="auto"/>
      </w:divBdr>
    </w:div>
    <w:div w:id="1925794709">
      <w:bodyDiv w:val="1"/>
      <w:marLeft w:val="0"/>
      <w:marRight w:val="0"/>
      <w:marTop w:val="0"/>
      <w:marBottom w:val="0"/>
      <w:divBdr>
        <w:top w:val="none" w:sz="0" w:space="0" w:color="auto"/>
        <w:left w:val="none" w:sz="0" w:space="0" w:color="auto"/>
        <w:bottom w:val="none" w:sz="0" w:space="0" w:color="auto"/>
        <w:right w:val="none" w:sz="0" w:space="0" w:color="auto"/>
      </w:divBdr>
    </w:div>
    <w:div w:id="1926645840">
      <w:bodyDiv w:val="1"/>
      <w:marLeft w:val="0"/>
      <w:marRight w:val="0"/>
      <w:marTop w:val="0"/>
      <w:marBottom w:val="0"/>
      <w:divBdr>
        <w:top w:val="none" w:sz="0" w:space="0" w:color="auto"/>
        <w:left w:val="none" w:sz="0" w:space="0" w:color="auto"/>
        <w:bottom w:val="none" w:sz="0" w:space="0" w:color="auto"/>
        <w:right w:val="none" w:sz="0" w:space="0" w:color="auto"/>
      </w:divBdr>
    </w:div>
    <w:div w:id="1927612510">
      <w:bodyDiv w:val="1"/>
      <w:marLeft w:val="0"/>
      <w:marRight w:val="0"/>
      <w:marTop w:val="0"/>
      <w:marBottom w:val="0"/>
      <w:divBdr>
        <w:top w:val="none" w:sz="0" w:space="0" w:color="auto"/>
        <w:left w:val="none" w:sz="0" w:space="0" w:color="auto"/>
        <w:bottom w:val="none" w:sz="0" w:space="0" w:color="auto"/>
        <w:right w:val="none" w:sz="0" w:space="0" w:color="auto"/>
      </w:divBdr>
    </w:div>
    <w:div w:id="1928268829">
      <w:bodyDiv w:val="1"/>
      <w:marLeft w:val="0"/>
      <w:marRight w:val="0"/>
      <w:marTop w:val="0"/>
      <w:marBottom w:val="0"/>
      <w:divBdr>
        <w:top w:val="none" w:sz="0" w:space="0" w:color="auto"/>
        <w:left w:val="none" w:sz="0" w:space="0" w:color="auto"/>
        <w:bottom w:val="none" w:sz="0" w:space="0" w:color="auto"/>
        <w:right w:val="none" w:sz="0" w:space="0" w:color="auto"/>
      </w:divBdr>
    </w:div>
    <w:div w:id="1928659011">
      <w:bodyDiv w:val="1"/>
      <w:marLeft w:val="0"/>
      <w:marRight w:val="0"/>
      <w:marTop w:val="0"/>
      <w:marBottom w:val="0"/>
      <w:divBdr>
        <w:top w:val="none" w:sz="0" w:space="0" w:color="auto"/>
        <w:left w:val="none" w:sz="0" w:space="0" w:color="auto"/>
        <w:bottom w:val="none" w:sz="0" w:space="0" w:color="auto"/>
        <w:right w:val="none" w:sz="0" w:space="0" w:color="auto"/>
      </w:divBdr>
    </w:div>
    <w:div w:id="1929121402">
      <w:bodyDiv w:val="1"/>
      <w:marLeft w:val="0"/>
      <w:marRight w:val="0"/>
      <w:marTop w:val="0"/>
      <w:marBottom w:val="0"/>
      <w:divBdr>
        <w:top w:val="none" w:sz="0" w:space="0" w:color="auto"/>
        <w:left w:val="none" w:sz="0" w:space="0" w:color="auto"/>
        <w:bottom w:val="none" w:sz="0" w:space="0" w:color="auto"/>
        <w:right w:val="none" w:sz="0" w:space="0" w:color="auto"/>
      </w:divBdr>
    </w:div>
    <w:div w:id="1931935966">
      <w:bodyDiv w:val="1"/>
      <w:marLeft w:val="0"/>
      <w:marRight w:val="0"/>
      <w:marTop w:val="0"/>
      <w:marBottom w:val="0"/>
      <w:divBdr>
        <w:top w:val="none" w:sz="0" w:space="0" w:color="auto"/>
        <w:left w:val="none" w:sz="0" w:space="0" w:color="auto"/>
        <w:bottom w:val="none" w:sz="0" w:space="0" w:color="auto"/>
        <w:right w:val="none" w:sz="0" w:space="0" w:color="auto"/>
      </w:divBdr>
    </w:div>
    <w:div w:id="1932540832">
      <w:bodyDiv w:val="1"/>
      <w:marLeft w:val="0"/>
      <w:marRight w:val="0"/>
      <w:marTop w:val="0"/>
      <w:marBottom w:val="0"/>
      <w:divBdr>
        <w:top w:val="none" w:sz="0" w:space="0" w:color="auto"/>
        <w:left w:val="none" w:sz="0" w:space="0" w:color="auto"/>
        <w:bottom w:val="none" w:sz="0" w:space="0" w:color="auto"/>
        <w:right w:val="none" w:sz="0" w:space="0" w:color="auto"/>
      </w:divBdr>
    </w:div>
    <w:div w:id="1932548885">
      <w:bodyDiv w:val="1"/>
      <w:marLeft w:val="0"/>
      <w:marRight w:val="0"/>
      <w:marTop w:val="0"/>
      <w:marBottom w:val="0"/>
      <w:divBdr>
        <w:top w:val="none" w:sz="0" w:space="0" w:color="auto"/>
        <w:left w:val="none" w:sz="0" w:space="0" w:color="auto"/>
        <w:bottom w:val="none" w:sz="0" w:space="0" w:color="auto"/>
        <w:right w:val="none" w:sz="0" w:space="0" w:color="auto"/>
      </w:divBdr>
    </w:div>
    <w:div w:id="1936208702">
      <w:bodyDiv w:val="1"/>
      <w:marLeft w:val="0"/>
      <w:marRight w:val="0"/>
      <w:marTop w:val="0"/>
      <w:marBottom w:val="0"/>
      <w:divBdr>
        <w:top w:val="none" w:sz="0" w:space="0" w:color="auto"/>
        <w:left w:val="none" w:sz="0" w:space="0" w:color="auto"/>
        <w:bottom w:val="none" w:sz="0" w:space="0" w:color="auto"/>
        <w:right w:val="none" w:sz="0" w:space="0" w:color="auto"/>
      </w:divBdr>
    </w:div>
    <w:div w:id="1938293208">
      <w:bodyDiv w:val="1"/>
      <w:marLeft w:val="0"/>
      <w:marRight w:val="0"/>
      <w:marTop w:val="0"/>
      <w:marBottom w:val="0"/>
      <w:divBdr>
        <w:top w:val="none" w:sz="0" w:space="0" w:color="auto"/>
        <w:left w:val="none" w:sz="0" w:space="0" w:color="auto"/>
        <w:bottom w:val="none" w:sz="0" w:space="0" w:color="auto"/>
        <w:right w:val="none" w:sz="0" w:space="0" w:color="auto"/>
      </w:divBdr>
    </w:div>
    <w:div w:id="1938518457">
      <w:bodyDiv w:val="1"/>
      <w:marLeft w:val="0"/>
      <w:marRight w:val="0"/>
      <w:marTop w:val="0"/>
      <w:marBottom w:val="0"/>
      <w:divBdr>
        <w:top w:val="none" w:sz="0" w:space="0" w:color="auto"/>
        <w:left w:val="none" w:sz="0" w:space="0" w:color="auto"/>
        <w:bottom w:val="none" w:sz="0" w:space="0" w:color="auto"/>
        <w:right w:val="none" w:sz="0" w:space="0" w:color="auto"/>
      </w:divBdr>
    </w:div>
    <w:div w:id="1938520490">
      <w:bodyDiv w:val="1"/>
      <w:marLeft w:val="0"/>
      <w:marRight w:val="0"/>
      <w:marTop w:val="0"/>
      <w:marBottom w:val="0"/>
      <w:divBdr>
        <w:top w:val="none" w:sz="0" w:space="0" w:color="auto"/>
        <w:left w:val="none" w:sz="0" w:space="0" w:color="auto"/>
        <w:bottom w:val="none" w:sz="0" w:space="0" w:color="auto"/>
        <w:right w:val="none" w:sz="0" w:space="0" w:color="auto"/>
      </w:divBdr>
    </w:div>
    <w:div w:id="1940210586">
      <w:bodyDiv w:val="1"/>
      <w:marLeft w:val="0"/>
      <w:marRight w:val="0"/>
      <w:marTop w:val="0"/>
      <w:marBottom w:val="0"/>
      <w:divBdr>
        <w:top w:val="none" w:sz="0" w:space="0" w:color="auto"/>
        <w:left w:val="none" w:sz="0" w:space="0" w:color="auto"/>
        <w:bottom w:val="none" w:sz="0" w:space="0" w:color="auto"/>
        <w:right w:val="none" w:sz="0" w:space="0" w:color="auto"/>
      </w:divBdr>
    </w:div>
    <w:div w:id="1941596210">
      <w:bodyDiv w:val="1"/>
      <w:marLeft w:val="0"/>
      <w:marRight w:val="0"/>
      <w:marTop w:val="0"/>
      <w:marBottom w:val="0"/>
      <w:divBdr>
        <w:top w:val="none" w:sz="0" w:space="0" w:color="auto"/>
        <w:left w:val="none" w:sz="0" w:space="0" w:color="auto"/>
        <w:bottom w:val="none" w:sz="0" w:space="0" w:color="auto"/>
        <w:right w:val="none" w:sz="0" w:space="0" w:color="auto"/>
      </w:divBdr>
    </w:div>
    <w:div w:id="1942108748">
      <w:bodyDiv w:val="1"/>
      <w:marLeft w:val="0"/>
      <w:marRight w:val="0"/>
      <w:marTop w:val="0"/>
      <w:marBottom w:val="0"/>
      <w:divBdr>
        <w:top w:val="none" w:sz="0" w:space="0" w:color="auto"/>
        <w:left w:val="none" w:sz="0" w:space="0" w:color="auto"/>
        <w:bottom w:val="none" w:sz="0" w:space="0" w:color="auto"/>
        <w:right w:val="none" w:sz="0" w:space="0" w:color="auto"/>
      </w:divBdr>
    </w:div>
    <w:div w:id="1944220081">
      <w:bodyDiv w:val="1"/>
      <w:marLeft w:val="0"/>
      <w:marRight w:val="0"/>
      <w:marTop w:val="0"/>
      <w:marBottom w:val="0"/>
      <w:divBdr>
        <w:top w:val="none" w:sz="0" w:space="0" w:color="auto"/>
        <w:left w:val="none" w:sz="0" w:space="0" w:color="auto"/>
        <w:bottom w:val="none" w:sz="0" w:space="0" w:color="auto"/>
        <w:right w:val="none" w:sz="0" w:space="0" w:color="auto"/>
      </w:divBdr>
    </w:div>
    <w:div w:id="1945065394">
      <w:bodyDiv w:val="1"/>
      <w:marLeft w:val="0"/>
      <w:marRight w:val="0"/>
      <w:marTop w:val="0"/>
      <w:marBottom w:val="0"/>
      <w:divBdr>
        <w:top w:val="none" w:sz="0" w:space="0" w:color="auto"/>
        <w:left w:val="none" w:sz="0" w:space="0" w:color="auto"/>
        <w:bottom w:val="none" w:sz="0" w:space="0" w:color="auto"/>
        <w:right w:val="none" w:sz="0" w:space="0" w:color="auto"/>
      </w:divBdr>
    </w:div>
    <w:div w:id="1945190480">
      <w:bodyDiv w:val="1"/>
      <w:marLeft w:val="0"/>
      <w:marRight w:val="0"/>
      <w:marTop w:val="0"/>
      <w:marBottom w:val="0"/>
      <w:divBdr>
        <w:top w:val="none" w:sz="0" w:space="0" w:color="auto"/>
        <w:left w:val="none" w:sz="0" w:space="0" w:color="auto"/>
        <w:bottom w:val="none" w:sz="0" w:space="0" w:color="auto"/>
        <w:right w:val="none" w:sz="0" w:space="0" w:color="auto"/>
      </w:divBdr>
    </w:div>
    <w:div w:id="1945724067">
      <w:bodyDiv w:val="1"/>
      <w:marLeft w:val="0"/>
      <w:marRight w:val="0"/>
      <w:marTop w:val="0"/>
      <w:marBottom w:val="0"/>
      <w:divBdr>
        <w:top w:val="none" w:sz="0" w:space="0" w:color="auto"/>
        <w:left w:val="none" w:sz="0" w:space="0" w:color="auto"/>
        <w:bottom w:val="none" w:sz="0" w:space="0" w:color="auto"/>
        <w:right w:val="none" w:sz="0" w:space="0" w:color="auto"/>
      </w:divBdr>
    </w:div>
    <w:div w:id="1946419849">
      <w:bodyDiv w:val="1"/>
      <w:marLeft w:val="0"/>
      <w:marRight w:val="0"/>
      <w:marTop w:val="0"/>
      <w:marBottom w:val="0"/>
      <w:divBdr>
        <w:top w:val="none" w:sz="0" w:space="0" w:color="auto"/>
        <w:left w:val="none" w:sz="0" w:space="0" w:color="auto"/>
        <w:bottom w:val="none" w:sz="0" w:space="0" w:color="auto"/>
        <w:right w:val="none" w:sz="0" w:space="0" w:color="auto"/>
      </w:divBdr>
    </w:div>
    <w:div w:id="1946574259">
      <w:bodyDiv w:val="1"/>
      <w:marLeft w:val="0"/>
      <w:marRight w:val="0"/>
      <w:marTop w:val="0"/>
      <w:marBottom w:val="0"/>
      <w:divBdr>
        <w:top w:val="none" w:sz="0" w:space="0" w:color="auto"/>
        <w:left w:val="none" w:sz="0" w:space="0" w:color="auto"/>
        <w:bottom w:val="none" w:sz="0" w:space="0" w:color="auto"/>
        <w:right w:val="none" w:sz="0" w:space="0" w:color="auto"/>
      </w:divBdr>
    </w:div>
    <w:div w:id="1946886593">
      <w:bodyDiv w:val="1"/>
      <w:marLeft w:val="0"/>
      <w:marRight w:val="0"/>
      <w:marTop w:val="0"/>
      <w:marBottom w:val="0"/>
      <w:divBdr>
        <w:top w:val="none" w:sz="0" w:space="0" w:color="auto"/>
        <w:left w:val="none" w:sz="0" w:space="0" w:color="auto"/>
        <w:bottom w:val="none" w:sz="0" w:space="0" w:color="auto"/>
        <w:right w:val="none" w:sz="0" w:space="0" w:color="auto"/>
      </w:divBdr>
    </w:div>
    <w:div w:id="1948271216">
      <w:bodyDiv w:val="1"/>
      <w:marLeft w:val="0"/>
      <w:marRight w:val="0"/>
      <w:marTop w:val="0"/>
      <w:marBottom w:val="0"/>
      <w:divBdr>
        <w:top w:val="none" w:sz="0" w:space="0" w:color="auto"/>
        <w:left w:val="none" w:sz="0" w:space="0" w:color="auto"/>
        <w:bottom w:val="none" w:sz="0" w:space="0" w:color="auto"/>
        <w:right w:val="none" w:sz="0" w:space="0" w:color="auto"/>
      </w:divBdr>
    </w:div>
    <w:div w:id="1950892721">
      <w:bodyDiv w:val="1"/>
      <w:marLeft w:val="0"/>
      <w:marRight w:val="0"/>
      <w:marTop w:val="0"/>
      <w:marBottom w:val="0"/>
      <w:divBdr>
        <w:top w:val="none" w:sz="0" w:space="0" w:color="auto"/>
        <w:left w:val="none" w:sz="0" w:space="0" w:color="auto"/>
        <w:bottom w:val="none" w:sz="0" w:space="0" w:color="auto"/>
        <w:right w:val="none" w:sz="0" w:space="0" w:color="auto"/>
      </w:divBdr>
    </w:div>
    <w:div w:id="1951819888">
      <w:bodyDiv w:val="1"/>
      <w:marLeft w:val="0"/>
      <w:marRight w:val="0"/>
      <w:marTop w:val="0"/>
      <w:marBottom w:val="0"/>
      <w:divBdr>
        <w:top w:val="none" w:sz="0" w:space="0" w:color="auto"/>
        <w:left w:val="none" w:sz="0" w:space="0" w:color="auto"/>
        <w:bottom w:val="none" w:sz="0" w:space="0" w:color="auto"/>
        <w:right w:val="none" w:sz="0" w:space="0" w:color="auto"/>
      </w:divBdr>
    </w:div>
    <w:div w:id="1952278054">
      <w:bodyDiv w:val="1"/>
      <w:marLeft w:val="0"/>
      <w:marRight w:val="0"/>
      <w:marTop w:val="0"/>
      <w:marBottom w:val="0"/>
      <w:divBdr>
        <w:top w:val="none" w:sz="0" w:space="0" w:color="auto"/>
        <w:left w:val="none" w:sz="0" w:space="0" w:color="auto"/>
        <w:bottom w:val="none" w:sz="0" w:space="0" w:color="auto"/>
        <w:right w:val="none" w:sz="0" w:space="0" w:color="auto"/>
      </w:divBdr>
    </w:div>
    <w:div w:id="1952932632">
      <w:bodyDiv w:val="1"/>
      <w:marLeft w:val="0"/>
      <w:marRight w:val="0"/>
      <w:marTop w:val="0"/>
      <w:marBottom w:val="0"/>
      <w:divBdr>
        <w:top w:val="none" w:sz="0" w:space="0" w:color="auto"/>
        <w:left w:val="none" w:sz="0" w:space="0" w:color="auto"/>
        <w:bottom w:val="none" w:sz="0" w:space="0" w:color="auto"/>
        <w:right w:val="none" w:sz="0" w:space="0" w:color="auto"/>
      </w:divBdr>
    </w:div>
    <w:div w:id="1952974551">
      <w:bodyDiv w:val="1"/>
      <w:marLeft w:val="0"/>
      <w:marRight w:val="0"/>
      <w:marTop w:val="0"/>
      <w:marBottom w:val="0"/>
      <w:divBdr>
        <w:top w:val="none" w:sz="0" w:space="0" w:color="auto"/>
        <w:left w:val="none" w:sz="0" w:space="0" w:color="auto"/>
        <w:bottom w:val="none" w:sz="0" w:space="0" w:color="auto"/>
        <w:right w:val="none" w:sz="0" w:space="0" w:color="auto"/>
      </w:divBdr>
    </w:div>
    <w:div w:id="1955358744">
      <w:bodyDiv w:val="1"/>
      <w:marLeft w:val="0"/>
      <w:marRight w:val="0"/>
      <w:marTop w:val="0"/>
      <w:marBottom w:val="0"/>
      <w:divBdr>
        <w:top w:val="none" w:sz="0" w:space="0" w:color="auto"/>
        <w:left w:val="none" w:sz="0" w:space="0" w:color="auto"/>
        <w:bottom w:val="none" w:sz="0" w:space="0" w:color="auto"/>
        <w:right w:val="none" w:sz="0" w:space="0" w:color="auto"/>
      </w:divBdr>
    </w:div>
    <w:div w:id="1956668233">
      <w:bodyDiv w:val="1"/>
      <w:marLeft w:val="0"/>
      <w:marRight w:val="0"/>
      <w:marTop w:val="0"/>
      <w:marBottom w:val="0"/>
      <w:divBdr>
        <w:top w:val="none" w:sz="0" w:space="0" w:color="auto"/>
        <w:left w:val="none" w:sz="0" w:space="0" w:color="auto"/>
        <w:bottom w:val="none" w:sz="0" w:space="0" w:color="auto"/>
        <w:right w:val="none" w:sz="0" w:space="0" w:color="auto"/>
      </w:divBdr>
    </w:div>
    <w:div w:id="1958220134">
      <w:bodyDiv w:val="1"/>
      <w:marLeft w:val="0"/>
      <w:marRight w:val="0"/>
      <w:marTop w:val="0"/>
      <w:marBottom w:val="0"/>
      <w:divBdr>
        <w:top w:val="none" w:sz="0" w:space="0" w:color="auto"/>
        <w:left w:val="none" w:sz="0" w:space="0" w:color="auto"/>
        <w:bottom w:val="none" w:sz="0" w:space="0" w:color="auto"/>
        <w:right w:val="none" w:sz="0" w:space="0" w:color="auto"/>
      </w:divBdr>
    </w:div>
    <w:div w:id="1960842062">
      <w:bodyDiv w:val="1"/>
      <w:marLeft w:val="0"/>
      <w:marRight w:val="0"/>
      <w:marTop w:val="0"/>
      <w:marBottom w:val="0"/>
      <w:divBdr>
        <w:top w:val="none" w:sz="0" w:space="0" w:color="auto"/>
        <w:left w:val="none" w:sz="0" w:space="0" w:color="auto"/>
        <w:bottom w:val="none" w:sz="0" w:space="0" w:color="auto"/>
        <w:right w:val="none" w:sz="0" w:space="0" w:color="auto"/>
      </w:divBdr>
    </w:div>
    <w:div w:id="1961379706">
      <w:bodyDiv w:val="1"/>
      <w:marLeft w:val="0"/>
      <w:marRight w:val="0"/>
      <w:marTop w:val="0"/>
      <w:marBottom w:val="0"/>
      <w:divBdr>
        <w:top w:val="none" w:sz="0" w:space="0" w:color="auto"/>
        <w:left w:val="none" w:sz="0" w:space="0" w:color="auto"/>
        <w:bottom w:val="none" w:sz="0" w:space="0" w:color="auto"/>
        <w:right w:val="none" w:sz="0" w:space="0" w:color="auto"/>
      </w:divBdr>
    </w:div>
    <w:div w:id="1962027898">
      <w:bodyDiv w:val="1"/>
      <w:marLeft w:val="0"/>
      <w:marRight w:val="0"/>
      <w:marTop w:val="0"/>
      <w:marBottom w:val="0"/>
      <w:divBdr>
        <w:top w:val="none" w:sz="0" w:space="0" w:color="auto"/>
        <w:left w:val="none" w:sz="0" w:space="0" w:color="auto"/>
        <w:bottom w:val="none" w:sz="0" w:space="0" w:color="auto"/>
        <w:right w:val="none" w:sz="0" w:space="0" w:color="auto"/>
      </w:divBdr>
    </w:div>
    <w:div w:id="1962109676">
      <w:bodyDiv w:val="1"/>
      <w:marLeft w:val="0"/>
      <w:marRight w:val="0"/>
      <w:marTop w:val="0"/>
      <w:marBottom w:val="0"/>
      <w:divBdr>
        <w:top w:val="none" w:sz="0" w:space="0" w:color="auto"/>
        <w:left w:val="none" w:sz="0" w:space="0" w:color="auto"/>
        <w:bottom w:val="none" w:sz="0" w:space="0" w:color="auto"/>
        <w:right w:val="none" w:sz="0" w:space="0" w:color="auto"/>
      </w:divBdr>
    </w:div>
    <w:div w:id="1964657021">
      <w:bodyDiv w:val="1"/>
      <w:marLeft w:val="0"/>
      <w:marRight w:val="0"/>
      <w:marTop w:val="0"/>
      <w:marBottom w:val="0"/>
      <w:divBdr>
        <w:top w:val="none" w:sz="0" w:space="0" w:color="auto"/>
        <w:left w:val="none" w:sz="0" w:space="0" w:color="auto"/>
        <w:bottom w:val="none" w:sz="0" w:space="0" w:color="auto"/>
        <w:right w:val="none" w:sz="0" w:space="0" w:color="auto"/>
      </w:divBdr>
    </w:div>
    <w:div w:id="1964724195">
      <w:bodyDiv w:val="1"/>
      <w:marLeft w:val="0"/>
      <w:marRight w:val="0"/>
      <w:marTop w:val="0"/>
      <w:marBottom w:val="0"/>
      <w:divBdr>
        <w:top w:val="none" w:sz="0" w:space="0" w:color="auto"/>
        <w:left w:val="none" w:sz="0" w:space="0" w:color="auto"/>
        <w:bottom w:val="none" w:sz="0" w:space="0" w:color="auto"/>
        <w:right w:val="none" w:sz="0" w:space="0" w:color="auto"/>
      </w:divBdr>
    </w:div>
    <w:div w:id="1965041058">
      <w:bodyDiv w:val="1"/>
      <w:marLeft w:val="0"/>
      <w:marRight w:val="0"/>
      <w:marTop w:val="0"/>
      <w:marBottom w:val="0"/>
      <w:divBdr>
        <w:top w:val="none" w:sz="0" w:space="0" w:color="auto"/>
        <w:left w:val="none" w:sz="0" w:space="0" w:color="auto"/>
        <w:bottom w:val="none" w:sz="0" w:space="0" w:color="auto"/>
        <w:right w:val="none" w:sz="0" w:space="0" w:color="auto"/>
      </w:divBdr>
    </w:div>
    <w:div w:id="1965118113">
      <w:bodyDiv w:val="1"/>
      <w:marLeft w:val="0"/>
      <w:marRight w:val="0"/>
      <w:marTop w:val="0"/>
      <w:marBottom w:val="0"/>
      <w:divBdr>
        <w:top w:val="none" w:sz="0" w:space="0" w:color="auto"/>
        <w:left w:val="none" w:sz="0" w:space="0" w:color="auto"/>
        <w:bottom w:val="none" w:sz="0" w:space="0" w:color="auto"/>
        <w:right w:val="none" w:sz="0" w:space="0" w:color="auto"/>
      </w:divBdr>
    </w:div>
    <w:div w:id="1965194150">
      <w:bodyDiv w:val="1"/>
      <w:marLeft w:val="0"/>
      <w:marRight w:val="0"/>
      <w:marTop w:val="0"/>
      <w:marBottom w:val="0"/>
      <w:divBdr>
        <w:top w:val="none" w:sz="0" w:space="0" w:color="auto"/>
        <w:left w:val="none" w:sz="0" w:space="0" w:color="auto"/>
        <w:bottom w:val="none" w:sz="0" w:space="0" w:color="auto"/>
        <w:right w:val="none" w:sz="0" w:space="0" w:color="auto"/>
      </w:divBdr>
    </w:div>
    <w:div w:id="1965694803">
      <w:bodyDiv w:val="1"/>
      <w:marLeft w:val="0"/>
      <w:marRight w:val="0"/>
      <w:marTop w:val="0"/>
      <w:marBottom w:val="0"/>
      <w:divBdr>
        <w:top w:val="none" w:sz="0" w:space="0" w:color="auto"/>
        <w:left w:val="none" w:sz="0" w:space="0" w:color="auto"/>
        <w:bottom w:val="none" w:sz="0" w:space="0" w:color="auto"/>
        <w:right w:val="none" w:sz="0" w:space="0" w:color="auto"/>
      </w:divBdr>
    </w:div>
    <w:div w:id="1965889855">
      <w:bodyDiv w:val="1"/>
      <w:marLeft w:val="0"/>
      <w:marRight w:val="0"/>
      <w:marTop w:val="0"/>
      <w:marBottom w:val="0"/>
      <w:divBdr>
        <w:top w:val="none" w:sz="0" w:space="0" w:color="auto"/>
        <w:left w:val="none" w:sz="0" w:space="0" w:color="auto"/>
        <w:bottom w:val="none" w:sz="0" w:space="0" w:color="auto"/>
        <w:right w:val="none" w:sz="0" w:space="0" w:color="auto"/>
      </w:divBdr>
    </w:div>
    <w:div w:id="1966109083">
      <w:bodyDiv w:val="1"/>
      <w:marLeft w:val="0"/>
      <w:marRight w:val="0"/>
      <w:marTop w:val="0"/>
      <w:marBottom w:val="0"/>
      <w:divBdr>
        <w:top w:val="none" w:sz="0" w:space="0" w:color="auto"/>
        <w:left w:val="none" w:sz="0" w:space="0" w:color="auto"/>
        <w:bottom w:val="none" w:sz="0" w:space="0" w:color="auto"/>
        <w:right w:val="none" w:sz="0" w:space="0" w:color="auto"/>
      </w:divBdr>
    </w:div>
    <w:div w:id="1966307243">
      <w:bodyDiv w:val="1"/>
      <w:marLeft w:val="0"/>
      <w:marRight w:val="0"/>
      <w:marTop w:val="0"/>
      <w:marBottom w:val="0"/>
      <w:divBdr>
        <w:top w:val="none" w:sz="0" w:space="0" w:color="auto"/>
        <w:left w:val="none" w:sz="0" w:space="0" w:color="auto"/>
        <w:bottom w:val="none" w:sz="0" w:space="0" w:color="auto"/>
        <w:right w:val="none" w:sz="0" w:space="0" w:color="auto"/>
      </w:divBdr>
    </w:div>
    <w:div w:id="1966496862">
      <w:bodyDiv w:val="1"/>
      <w:marLeft w:val="0"/>
      <w:marRight w:val="0"/>
      <w:marTop w:val="0"/>
      <w:marBottom w:val="0"/>
      <w:divBdr>
        <w:top w:val="none" w:sz="0" w:space="0" w:color="auto"/>
        <w:left w:val="none" w:sz="0" w:space="0" w:color="auto"/>
        <w:bottom w:val="none" w:sz="0" w:space="0" w:color="auto"/>
        <w:right w:val="none" w:sz="0" w:space="0" w:color="auto"/>
      </w:divBdr>
    </w:div>
    <w:div w:id="1967812217">
      <w:bodyDiv w:val="1"/>
      <w:marLeft w:val="0"/>
      <w:marRight w:val="0"/>
      <w:marTop w:val="0"/>
      <w:marBottom w:val="0"/>
      <w:divBdr>
        <w:top w:val="none" w:sz="0" w:space="0" w:color="auto"/>
        <w:left w:val="none" w:sz="0" w:space="0" w:color="auto"/>
        <w:bottom w:val="none" w:sz="0" w:space="0" w:color="auto"/>
        <w:right w:val="none" w:sz="0" w:space="0" w:color="auto"/>
      </w:divBdr>
    </w:div>
    <w:div w:id="1968123086">
      <w:bodyDiv w:val="1"/>
      <w:marLeft w:val="0"/>
      <w:marRight w:val="0"/>
      <w:marTop w:val="0"/>
      <w:marBottom w:val="0"/>
      <w:divBdr>
        <w:top w:val="none" w:sz="0" w:space="0" w:color="auto"/>
        <w:left w:val="none" w:sz="0" w:space="0" w:color="auto"/>
        <w:bottom w:val="none" w:sz="0" w:space="0" w:color="auto"/>
        <w:right w:val="none" w:sz="0" w:space="0" w:color="auto"/>
      </w:divBdr>
    </w:div>
    <w:div w:id="1968972720">
      <w:bodyDiv w:val="1"/>
      <w:marLeft w:val="0"/>
      <w:marRight w:val="0"/>
      <w:marTop w:val="0"/>
      <w:marBottom w:val="0"/>
      <w:divBdr>
        <w:top w:val="none" w:sz="0" w:space="0" w:color="auto"/>
        <w:left w:val="none" w:sz="0" w:space="0" w:color="auto"/>
        <w:bottom w:val="none" w:sz="0" w:space="0" w:color="auto"/>
        <w:right w:val="none" w:sz="0" w:space="0" w:color="auto"/>
      </w:divBdr>
    </w:div>
    <w:div w:id="1969123806">
      <w:bodyDiv w:val="1"/>
      <w:marLeft w:val="0"/>
      <w:marRight w:val="0"/>
      <w:marTop w:val="0"/>
      <w:marBottom w:val="0"/>
      <w:divBdr>
        <w:top w:val="none" w:sz="0" w:space="0" w:color="auto"/>
        <w:left w:val="none" w:sz="0" w:space="0" w:color="auto"/>
        <w:bottom w:val="none" w:sz="0" w:space="0" w:color="auto"/>
        <w:right w:val="none" w:sz="0" w:space="0" w:color="auto"/>
      </w:divBdr>
    </w:div>
    <w:div w:id="1970743410">
      <w:bodyDiv w:val="1"/>
      <w:marLeft w:val="0"/>
      <w:marRight w:val="0"/>
      <w:marTop w:val="0"/>
      <w:marBottom w:val="0"/>
      <w:divBdr>
        <w:top w:val="none" w:sz="0" w:space="0" w:color="auto"/>
        <w:left w:val="none" w:sz="0" w:space="0" w:color="auto"/>
        <w:bottom w:val="none" w:sz="0" w:space="0" w:color="auto"/>
        <w:right w:val="none" w:sz="0" w:space="0" w:color="auto"/>
      </w:divBdr>
    </w:div>
    <w:div w:id="1971013915">
      <w:bodyDiv w:val="1"/>
      <w:marLeft w:val="0"/>
      <w:marRight w:val="0"/>
      <w:marTop w:val="0"/>
      <w:marBottom w:val="0"/>
      <w:divBdr>
        <w:top w:val="none" w:sz="0" w:space="0" w:color="auto"/>
        <w:left w:val="none" w:sz="0" w:space="0" w:color="auto"/>
        <w:bottom w:val="none" w:sz="0" w:space="0" w:color="auto"/>
        <w:right w:val="none" w:sz="0" w:space="0" w:color="auto"/>
      </w:divBdr>
    </w:div>
    <w:div w:id="1972132728">
      <w:bodyDiv w:val="1"/>
      <w:marLeft w:val="0"/>
      <w:marRight w:val="0"/>
      <w:marTop w:val="0"/>
      <w:marBottom w:val="0"/>
      <w:divBdr>
        <w:top w:val="none" w:sz="0" w:space="0" w:color="auto"/>
        <w:left w:val="none" w:sz="0" w:space="0" w:color="auto"/>
        <w:bottom w:val="none" w:sz="0" w:space="0" w:color="auto"/>
        <w:right w:val="none" w:sz="0" w:space="0" w:color="auto"/>
      </w:divBdr>
    </w:div>
    <w:div w:id="1973292739">
      <w:bodyDiv w:val="1"/>
      <w:marLeft w:val="0"/>
      <w:marRight w:val="0"/>
      <w:marTop w:val="0"/>
      <w:marBottom w:val="0"/>
      <w:divBdr>
        <w:top w:val="none" w:sz="0" w:space="0" w:color="auto"/>
        <w:left w:val="none" w:sz="0" w:space="0" w:color="auto"/>
        <w:bottom w:val="none" w:sz="0" w:space="0" w:color="auto"/>
        <w:right w:val="none" w:sz="0" w:space="0" w:color="auto"/>
      </w:divBdr>
    </w:div>
    <w:div w:id="1973707132">
      <w:bodyDiv w:val="1"/>
      <w:marLeft w:val="0"/>
      <w:marRight w:val="0"/>
      <w:marTop w:val="0"/>
      <w:marBottom w:val="0"/>
      <w:divBdr>
        <w:top w:val="none" w:sz="0" w:space="0" w:color="auto"/>
        <w:left w:val="none" w:sz="0" w:space="0" w:color="auto"/>
        <w:bottom w:val="none" w:sz="0" w:space="0" w:color="auto"/>
        <w:right w:val="none" w:sz="0" w:space="0" w:color="auto"/>
      </w:divBdr>
    </w:div>
    <w:div w:id="1974409455">
      <w:bodyDiv w:val="1"/>
      <w:marLeft w:val="0"/>
      <w:marRight w:val="0"/>
      <w:marTop w:val="0"/>
      <w:marBottom w:val="0"/>
      <w:divBdr>
        <w:top w:val="none" w:sz="0" w:space="0" w:color="auto"/>
        <w:left w:val="none" w:sz="0" w:space="0" w:color="auto"/>
        <w:bottom w:val="none" w:sz="0" w:space="0" w:color="auto"/>
        <w:right w:val="none" w:sz="0" w:space="0" w:color="auto"/>
      </w:divBdr>
    </w:div>
    <w:div w:id="1976060383">
      <w:bodyDiv w:val="1"/>
      <w:marLeft w:val="0"/>
      <w:marRight w:val="0"/>
      <w:marTop w:val="0"/>
      <w:marBottom w:val="0"/>
      <w:divBdr>
        <w:top w:val="none" w:sz="0" w:space="0" w:color="auto"/>
        <w:left w:val="none" w:sz="0" w:space="0" w:color="auto"/>
        <w:bottom w:val="none" w:sz="0" w:space="0" w:color="auto"/>
        <w:right w:val="none" w:sz="0" w:space="0" w:color="auto"/>
      </w:divBdr>
    </w:div>
    <w:div w:id="1977294817">
      <w:bodyDiv w:val="1"/>
      <w:marLeft w:val="0"/>
      <w:marRight w:val="0"/>
      <w:marTop w:val="0"/>
      <w:marBottom w:val="0"/>
      <w:divBdr>
        <w:top w:val="none" w:sz="0" w:space="0" w:color="auto"/>
        <w:left w:val="none" w:sz="0" w:space="0" w:color="auto"/>
        <w:bottom w:val="none" w:sz="0" w:space="0" w:color="auto"/>
        <w:right w:val="none" w:sz="0" w:space="0" w:color="auto"/>
      </w:divBdr>
    </w:div>
    <w:div w:id="1978147771">
      <w:bodyDiv w:val="1"/>
      <w:marLeft w:val="0"/>
      <w:marRight w:val="0"/>
      <w:marTop w:val="0"/>
      <w:marBottom w:val="0"/>
      <w:divBdr>
        <w:top w:val="none" w:sz="0" w:space="0" w:color="auto"/>
        <w:left w:val="none" w:sz="0" w:space="0" w:color="auto"/>
        <w:bottom w:val="none" w:sz="0" w:space="0" w:color="auto"/>
        <w:right w:val="none" w:sz="0" w:space="0" w:color="auto"/>
      </w:divBdr>
    </w:div>
    <w:div w:id="1979917037">
      <w:bodyDiv w:val="1"/>
      <w:marLeft w:val="0"/>
      <w:marRight w:val="0"/>
      <w:marTop w:val="0"/>
      <w:marBottom w:val="0"/>
      <w:divBdr>
        <w:top w:val="none" w:sz="0" w:space="0" w:color="auto"/>
        <w:left w:val="none" w:sz="0" w:space="0" w:color="auto"/>
        <w:bottom w:val="none" w:sz="0" w:space="0" w:color="auto"/>
        <w:right w:val="none" w:sz="0" w:space="0" w:color="auto"/>
      </w:divBdr>
    </w:div>
    <w:div w:id="1981305184">
      <w:bodyDiv w:val="1"/>
      <w:marLeft w:val="0"/>
      <w:marRight w:val="0"/>
      <w:marTop w:val="0"/>
      <w:marBottom w:val="0"/>
      <w:divBdr>
        <w:top w:val="none" w:sz="0" w:space="0" w:color="auto"/>
        <w:left w:val="none" w:sz="0" w:space="0" w:color="auto"/>
        <w:bottom w:val="none" w:sz="0" w:space="0" w:color="auto"/>
        <w:right w:val="none" w:sz="0" w:space="0" w:color="auto"/>
      </w:divBdr>
      <w:divsChild>
        <w:div w:id="1625428586">
          <w:marLeft w:val="0"/>
          <w:marRight w:val="0"/>
          <w:marTop w:val="0"/>
          <w:marBottom w:val="0"/>
          <w:divBdr>
            <w:top w:val="none" w:sz="0" w:space="0" w:color="auto"/>
            <w:left w:val="none" w:sz="0" w:space="0" w:color="auto"/>
            <w:bottom w:val="none" w:sz="0" w:space="0" w:color="auto"/>
            <w:right w:val="none" w:sz="0" w:space="0" w:color="auto"/>
          </w:divBdr>
        </w:div>
      </w:divsChild>
    </w:div>
    <w:div w:id="1984700779">
      <w:bodyDiv w:val="1"/>
      <w:marLeft w:val="0"/>
      <w:marRight w:val="0"/>
      <w:marTop w:val="0"/>
      <w:marBottom w:val="0"/>
      <w:divBdr>
        <w:top w:val="none" w:sz="0" w:space="0" w:color="auto"/>
        <w:left w:val="none" w:sz="0" w:space="0" w:color="auto"/>
        <w:bottom w:val="none" w:sz="0" w:space="0" w:color="auto"/>
        <w:right w:val="none" w:sz="0" w:space="0" w:color="auto"/>
      </w:divBdr>
    </w:div>
    <w:div w:id="1985087683">
      <w:bodyDiv w:val="1"/>
      <w:marLeft w:val="0"/>
      <w:marRight w:val="0"/>
      <w:marTop w:val="0"/>
      <w:marBottom w:val="0"/>
      <w:divBdr>
        <w:top w:val="none" w:sz="0" w:space="0" w:color="auto"/>
        <w:left w:val="none" w:sz="0" w:space="0" w:color="auto"/>
        <w:bottom w:val="none" w:sz="0" w:space="0" w:color="auto"/>
        <w:right w:val="none" w:sz="0" w:space="0" w:color="auto"/>
      </w:divBdr>
    </w:div>
    <w:div w:id="1986004831">
      <w:bodyDiv w:val="1"/>
      <w:marLeft w:val="0"/>
      <w:marRight w:val="0"/>
      <w:marTop w:val="0"/>
      <w:marBottom w:val="0"/>
      <w:divBdr>
        <w:top w:val="none" w:sz="0" w:space="0" w:color="auto"/>
        <w:left w:val="none" w:sz="0" w:space="0" w:color="auto"/>
        <w:bottom w:val="none" w:sz="0" w:space="0" w:color="auto"/>
        <w:right w:val="none" w:sz="0" w:space="0" w:color="auto"/>
      </w:divBdr>
    </w:div>
    <w:div w:id="1986155660">
      <w:bodyDiv w:val="1"/>
      <w:marLeft w:val="0"/>
      <w:marRight w:val="0"/>
      <w:marTop w:val="0"/>
      <w:marBottom w:val="0"/>
      <w:divBdr>
        <w:top w:val="none" w:sz="0" w:space="0" w:color="auto"/>
        <w:left w:val="none" w:sz="0" w:space="0" w:color="auto"/>
        <w:bottom w:val="none" w:sz="0" w:space="0" w:color="auto"/>
        <w:right w:val="none" w:sz="0" w:space="0" w:color="auto"/>
      </w:divBdr>
    </w:div>
    <w:div w:id="1986663116">
      <w:bodyDiv w:val="1"/>
      <w:marLeft w:val="0"/>
      <w:marRight w:val="0"/>
      <w:marTop w:val="0"/>
      <w:marBottom w:val="0"/>
      <w:divBdr>
        <w:top w:val="none" w:sz="0" w:space="0" w:color="auto"/>
        <w:left w:val="none" w:sz="0" w:space="0" w:color="auto"/>
        <w:bottom w:val="none" w:sz="0" w:space="0" w:color="auto"/>
        <w:right w:val="none" w:sz="0" w:space="0" w:color="auto"/>
      </w:divBdr>
    </w:div>
    <w:div w:id="1987661080">
      <w:bodyDiv w:val="1"/>
      <w:marLeft w:val="0"/>
      <w:marRight w:val="0"/>
      <w:marTop w:val="0"/>
      <w:marBottom w:val="0"/>
      <w:divBdr>
        <w:top w:val="none" w:sz="0" w:space="0" w:color="auto"/>
        <w:left w:val="none" w:sz="0" w:space="0" w:color="auto"/>
        <w:bottom w:val="none" w:sz="0" w:space="0" w:color="auto"/>
        <w:right w:val="none" w:sz="0" w:space="0" w:color="auto"/>
      </w:divBdr>
    </w:div>
    <w:div w:id="1987970464">
      <w:bodyDiv w:val="1"/>
      <w:marLeft w:val="0"/>
      <w:marRight w:val="0"/>
      <w:marTop w:val="0"/>
      <w:marBottom w:val="0"/>
      <w:divBdr>
        <w:top w:val="none" w:sz="0" w:space="0" w:color="auto"/>
        <w:left w:val="none" w:sz="0" w:space="0" w:color="auto"/>
        <w:bottom w:val="none" w:sz="0" w:space="0" w:color="auto"/>
        <w:right w:val="none" w:sz="0" w:space="0" w:color="auto"/>
      </w:divBdr>
    </w:div>
    <w:div w:id="1990281567">
      <w:bodyDiv w:val="1"/>
      <w:marLeft w:val="0"/>
      <w:marRight w:val="0"/>
      <w:marTop w:val="0"/>
      <w:marBottom w:val="0"/>
      <w:divBdr>
        <w:top w:val="none" w:sz="0" w:space="0" w:color="auto"/>
        <w:left w:val="none" w:sz="0" w:space="0" w:color="auto"/>
        <w:bottom w:val="none" w:sz="0" w:space="0" w:color="auto"/>
        <w:right w:val="none" w:sz="0" w:space="0" w:color="auto"/>
      </w:divBdr>
    </w:div>
    <w:div w:id="1990397108">
      <w:bodyDiv w:val="1"/>
      <w:marLeft w:val="0"/>
      <w:marRight w:val="0"/>
      <w:marTop w:val="0"/>
      <w:marBottom w:val="0"/>
      <w:divBdr>
        <w:top w:val="none" w:sz="0" w:space="0" w:color="auto"/>
        <w:left w:val="none" w:sz="0" w:space="0" w:color="auto"/>
        <w:bottom w:val="none" w:sz="0" w:space="0" w:color="auto"/>
        <w:right w:val="none" w:sz="0" w:space="0" w:color="auto"/>
      </w:divBdr>
    </w:div>
    <w:div w:id="1990548650">
      <w:bodyDiv w:val="1"/>
      <w:marLeft w:val="0"/>
      <w:marRight w:val="0"/>
      <w:marTop w:val="0"/>
      <w:marBottom w:val="0"/>
      <w:divBdr>
        <w:top w:val="none" w:sz="0" w:space="0" w:color="auto"/>
        <w:left w:val="none" w:sz="0" w:space="0" w:color="auto"/>
        <w:bottom w:val="none" w:sz="0" w:space="0" w:color="auto"/>
        <w:right w:val="none" w:sz="0" w:space="0" w:color="auto"/>
      </w:divBdr>
    </w:div>
    <w:div w:id="1991052708">
      <w:bodyDiv w:val="1"/>
      <w:marLeft w:val="0"/>
      <w:marRight w:val="0"/>
      <w:marTop w:val="0"/>
      <w:marBottom w:val="0"/>
      <w:divBdr>
        <w:top w:val="none" w:sz="0" w:space="0" w:color="auto"/>
        <w:left w:val="none" w:sz="0" w:space="0" w:color="auto"/>
        <w:bottom w:val="none" w:sz="0" w:space="0" w:color="auto"/>
        <w:right w:val="none" w:sz="0" w:space="0" w:color="auto"/>
      </w:divBdr>
    </w:div>
    <w:div w:id="1992245800">
      <w:bodyDiv w:val="1"/>
      <w:marLeft w:val="0"/>
      <w:marRight w:val="0"/>
      <w:marTop w:val="0"/>
      <w:marBottom w:val="0"/>
      <w:divBdr>
        <w:top w:val="none" w:sz="0" w:space="0" w:color="auto"/>
        <w:left w:val="none" w:sz="0" w:space="0" w:color="auto"/>
        <w:bottom w:val="none" w:sz="0" w:space="0" w:color="auto"/>
        <w:right w:val="none" w:sz="0" w:space="0" w:color="auto"/>
      </w:divBdr>
    </w:div>
    <w:div w:id="1993944530">
      <w:bodyDiv w:val="1"/>
      <w:marLeft w:val="0"/>
      <w:marRight w:val="0"/>
      <w:marTop w:val="0"/>
      <w:marBottom w:val="0"/>
      <w:divBdr>
        <w:top w:val="none" w:sz="0" w:space="0" w:color="auto"/>
        <w:left w:val="none" w:sz="0" w:space="0" w:color="auto"/>
        <w:bottom w:val="none" w:sz="0" w:space="0" w:color="auto"/>
        <w:right w:val="none" w:sz="0" w:space="0" w:color="auto"/>
      </w:divBdr>
    </w:div>
    <w:div w:id="1995529809">
      <w:bodyDiv w:val="1"/>
      <w:marLeft w:val="0"/>
      <w:marRight w:val="0"/>
      <w:marTop w:val="0"/>
      <w:marBottom w:val="0"/>
      <w:divBdr>
        <w:top w:val="none" w:sz="0" w:space="0" w:color="auto"/>
        <w:left w:val="none" w:sz="0" w:space="0" w:color="auto"/>
        <w:bottom w:val="none" w:sz="0" w:space="0" w:color="auto"/>
        <w:right w:val="none" w:sz="0" w:space="0" w:color="auto"/>
      </w:divBdr>
    </w:div>
    <w:div w:id="1995647763">
      <w:bodyDiv w:val="1"/>
      <w:marLeft w:val="0"/>
      <w:marRight w:val="0"/>
      <w:marTop w:val="0"/>
      <w:marBottom w:val="0"/>
      <w:divBdr>
        <w:top w:val="none" w:sz="0" w:space="0" w:color="auto"/>
        <w:left w:val="none" w:sz="0" w:space="0" w:color="auto"/>
        <w:bottom w:val="none" w:sz="0" w:space="0" w:color="auto"/>
        <w:right w:val="none" w:sz="0" w:space="0" w:color="auto"/>
      </w:divBdr>
    </w:div>
    <w:div w:id="1996180501">
      <w:bodyDiv w:val="1"/>
      <w:marLeft w:val="0"/>
      <w:marRight w:val="0"/>
      <w:marTop w:val="0"/>
      <w:marBottom w:val="0"/>
      <w:divBdr>
        <w:top w:val="none" w:sz="0" w:space="0" w:color="auto"/>
        <w:left w:val="none" w:sz="0" w:space="0" w:color="auto"/>
        <w:bottom w:val="none" w:sz="0" w:space="0" w:color="auto"/>
        <w:right w:val="none" w:sz="0" w:space="0" w:color="auto"/>
      </w:divBdr>
    </w:div>
    <w:div w:id="1998609700">
      <w:bodyDiv w:val="1"/>
      <w:marLeft w:val="0"/>
      <w:marRight w:val="0"/>
      <w:marTop w:val="0"/>
      <w:marBottom w:val="0"/>
      <w:divBdr>
        <w:top w:val="none" w:sz="0" w:space="0" w:color="auto"/>
        <w:left w:val="none" w:sz="0" w:space="0" w:color="auto"/>
        <w:bottom w:val="none" w:sz="0" w:space="0" w:color="auto"/>
        <w:right w:val="none" w:sz="0" w:space="0" w:color="auto"/>
      </w:divBdr>
    </w:div>
    <w:div w:id="2000039871">
      <w:bodyDiv w:val="1"/>
      <w:marLeft w:val="0"/>
      <w:marRight w:val="0"/>
      <w:marTop w:val="0"/>
      <w:marBottom w:val="0"/>
      <w:divBdr>
        <w:top w:val="none" w:sz="0" w:space="0" w:color="auto"/>
        <w:left w:val="none" w:sz="0" w:space="0" w:color="auto"/>
        <w:bottom w:val="none" w:sz="0" w:space="0" w:color="auto"/>
        <w:right w:val="none" w:sz="0" w:space="0" w:color="auto"/>
      </w:divBdr>
    </w:div>
    <w:div w:id="2000159249">
      <w:bodyDiv w:val="1"/>
      <w:marLeft w:val="0"/>
      <w:marRight w:val="0"/>
      <w:marTop w:val="0"/>
      <w:marBottom w:val="0"/>
      <w:divBdr>
        <w:top w:val="none" w:sz="0" w:space="0" w:color="auto"/>
        <w:left w:val="none" w:sz="0" w:space="0" w:color="auto"/>
        <w:bottom w:val="none" w:sz="0" w:space="0" w:color="auto"/>
        <w:right w:val="none" w:sz="0" w:space="0" w:color="auto"/>
      </w:divBdr>
    </w:div>
    <w:div w:id="2001225772">
      <w:bodyDiv w:val="1"/>
      <w:marLeft w:val="0"/>
      <w:marRight w:val="0"/>
      <w:marTop w:val="0"/>
      <w:marBottom w:val="0"/>
      <w:divBdr>
        <w:top w:val="none" w:sz="0" w:space="0" w:color="auto"/>
        <w:left w:val="none" w:sz="0" w:space="0" w:color="auto"/>
        <w:bottom w:val="none" w:sz="0" w:space="0" w:color="auto"/>
        <w:right w:val="none" w:sz="0" w:space="0" w:color="auto"/>
      </w:divBdr>
    </w:div>
    <w:div w:id="2001883119">
      <w:bodyDiv w:val="1"/>
      <w:marLeft w:val="0"/>
      <w:marRight w:val="0"/>
      <w:marTop w:val="0"/>
      <w:marBottom w:val="0"/>
      <w:divBdr>
        <w:top w:val="none" w:sz="0" w:space="0" w:color="auto"/>
        <w:left w:val="none" w:sz="0" w:space="0" w:color="auto"/>
        <w:bottom w:val="none" w:sz="0" w:space="0" w:color="auto"/>
        <w:right w:val="none" w:sz="0" w:space="0" w:color="auto"/>
      </w:divBdr>
    </w:div>
    <w:div w:id="2002388488">
      <w:bodyDiv w:val="1"/>
      <w:marLeft w:val="0"/>
      <w:marRight w:val="0"/>
      <w:marTop w:val="0"/>
      <w:marBottom w:val="0"/>
      <w:divBdr>
        <w:top w:val="none" w:sz="0" w:space="0" w:color="auto"/>
        <w:left w:val="none" w:sz="0" w:space="0" w:color="auto"/>
        <w:bottom w:val="none" w:sz="0" w:space="0" w:color="auto"/>
        <w:right w:val="none" w:sz="0" w:space="0" w:color="auto"/>
      </w:divBdr>
    </w:div>
    <w:div w:id="2003002376">
      <w:bodyDiv w:val="1"/>
      <w:marLeft w:val="0"/>
      <w:marRight w:val="0"/>
      <w:marTop w:val="0"/>
      <w:marBottom w:val="0"/>
      <w:divBdr>
        <w:top w:val="none" w:sz="0" w:space="0" w:color="auto"/>
        <w:left w:val="none" w:sz="0" w:space="0" w:color="auto"/>
        <w:bottom w:val="none" w:sz="0" w:space="0" w:color="auto"/>
        <w:right w:val="none" w:sz="0" w:space="0" w:color="auto"/>
      </w:divBdr>
    </w:div>
    <w:div w:id="2003465256">
      <w:bodyDiv w:val="1"/>
      <w:marLeft w:val="0"/>
      <w:marRight w:val="0"/>
      <w:marTop w:val="0"/>
      <w:marBottom w:val="0"/>
      <w:divBdr>
        <w:top w:val="none" w:sz="0" w:space="0" w:color="auto"/>
        <w:left w:val="none" w:sz="0" w:space="0" w:color="auto"/>
        <w:bottom w:val="none" w:sz="0" w:space="0" w:color="auto"/>
        <w:right w:val="none" w:sz="0" w:space="0" w:color="auto"/>
      </w:divBdr>
    </w:div>
    <w:div w:id="2004505146">
      <w:bodyDiv w:val="1"/>
      <w:marLeft w:val="0"/>
      <w:marRight w:val="0"/>
      <w:marTop w:val="0"/>
      <w:marBottom w:val="0"/>
      <w:divBdr>
        <w:top w:val="none" w:sz="0" w:space="0" w:color="auto"/>
        <w:left w:val="none" w:sz="0" w:space="0" w:color="auto"/>
        <w:bottom w:val="none" w:sz="0" w:space="0" w:color="auto"/>
        <w:right w:val="none" w:sz="0" w:space="0" w:color="auto"/>
      </w:divBdr>
    </w:div>
    <w:div w:id="2004627420">
      <w:bodyDiv w:val="1"/>
      <w:marLeft w:val="0"/>
      <w:marRight w:val="0"/>
      <w:marTop w:val="0"/>
      <w:marBottom w:val="0"/>
      <w:divBdr>
        <w:top w:val="none" w:sz="0" w:space="0" w:color="auto"/>
        <w:left w:val="none" w:sz="0" w:space="0" w:color="auto"/>
        <w:bottom w:val="none" w:sz="0" w:space="0" w:color="auto"/>
        <w:right w:val="none" w:sz="0" w:space="0" w:color="auto"/>
      </w:divBdr>
    </w:div>
    <w:div w:id="2004888125">
      <w:bodyDiv w:val="1"/>
      <w:marLeft w:val="0"/>
      <w:marRight w:val="0"/>
      <w:marTop w:val="0"/>
      <w:marBottom w:val="0"/>
      <w:divBdr>
        <w:top w:val="none" w:sz="0" w:space="0" w:color="auto"/>
        <w:left w:val="none" w:sz="0" w:space="0" w:color="auto"/>
        <w:bottom w:val="none" w:sz="0" w:space="0" w:color="auto"/>
        <w:right w:val="none" w:sz="0" w:space="0" w:color="auto"/>
      </w:divBdr>
    </w:div>
    <w:div w:id="2005430138">
      <w:bodyDiv w:val="1"/>
      <w:marLeft w:val="0"/>
      <w:marRight w:val="0"/>
      <w:marTop w:val="0"/>
      <w:marBottom w:val="0"/>
      <w:divBdr>
        <w:top w:val="none" w:sz="0" w:space="0" w:color="auto"/>
        <w:left w:val="none" w:sz="0" w:space="0" w:color="auto"/>
        <w:bottom w:val="none" w:sz="0" w:space="0" w:color="auto"/>
        <w:right w:val="none" w:sz="0" w:space="0" w:color="auto"/>
      </w:divBdr>
    </w:div>
    <w:div w:id="2005937829">
      <w:bodyDiv w:val="1"/>
      <w:marLeft w:val="0"/>
      <w:marRight w:val="0"/>
      <w:marTop w:val="0"/>
      <w:marBottom w:val="0"/>
      <w:divBdr>
        <w:top w:val="none" w:sz="0" w:space="0" w:color="auto"/>
        <w:left w:val="none" w:sz="0" w:space="0" w:color="auto"/>
        <w:bottom w:val="none" w:sz="0" w:space="0" w:color="auto"/>
        <w:right w:val="none" w:sz="0" w:space="0" w:color="auto"/>
      </w:divBdr>
    </w:div>
    <w:div w:id="2006785200">
      <w:bodyDiv w:val="1"/>
      <w:marLeft w:val="0"/>
      <w:marRight w:val="0"/>
      <w:marTop w:val="0"/>
      <w:marBottom w:val="0"/>
      <w:divBdr>
        <w:top w:val="none" w:sz="0" w:space="0" w:color="auto"/>
        <w:left w:val="none" w:sz="0" w:space="0" w:color="auto"/>
        <w:bottom w:val="none" w:sz="0" w:space="0" w:color="auto"/>
        <w:right w:val="none" w:sz="0" w:space="0" w:color="auto"/>
      </w:divBdr>
    </w:div>
    <w:div w:id="2009138703">
      <w:bodyDiv w:val="1"/>
      <w:marLeft w:val="0"/>
      <w:marRight w:val="0"/>
      <w:marTop w:val="0"/>
      <w:marBottom w:val="0"/>
      <w:divBdr>
        <w:top w:val="none" w:sz="0" w:space="0" w:color="auto"/>
        <w:left w:val="none" w:sz="0" w:space="0" w:color="auto"/>
        <w:bottom w:val="none" w:sz="0" w:space="0" w:color="auto"/>
        <w:right w:val="none" w:sz="0" w:space="0" w:color="auto"/>
      </w:divBdr>
    </w:div>
    <w:div w:id="2009482131">
      <w:bodyDiv w:val="1"/>
      <w:marLeft w:val="0"/>
      <w:marRight w:val="0"/>
      <w:marTop w:val="0"/>
      <w:marBottom w:val="0"/>
      <w:divBdr>
        <w:top w:val="none" w:sz="0" w:space="0" w:color="auto"/>
        <w:left w:val="none" w:sz="0" w:space="0" w:color="auto"/>
        <w:bottom w:val="none" w:sz="0" w:space="0" w:color="auto"/>
        <w:right w:val="none" w:sz="0" w:space="0" w:color="auto"/>
      </w:divBdr>
      <w:divsChild>
        <w:div w:id="719328233">
          <w:marLeft w:val="0"/>
          <w:marRight w:val="0"/>
          <w:marTop w:val="0"/>
          <w:marBottom w:val="0"/>
          <w:divBdr>
            <w:top w:val="none" w:sz="0" w:space="0" w:color="auto"/>
            <w:left w:val="none" w:sz="0" w:space="0" w:color="auto"/>
            <w:bottom w:val="none" w:sz="0" w:space="0" w:color="auto"/>
            <w:right w:val="none" w:sz="0" w:space="0" w:color="auto"/>
          </w:divBdr>
        </w:div>
        <w:div w:id="827136411">
          <w:marLeft w:val="0"/>
          <w:marRight w:val="0"/>
          <w:marTop w:val="0"/>
          <w:marBottom w:val="0"/>
          <w:divBdr>
            <w:top w:val="none" w:sz="0" w:space="0" w:color="auto"/>
            <w:left w:val="none" w:sz="0" w:space="0" w:color="auto"/>
            <w:bottom w:val="none" w:sz="0" w:space="0" w:color="auto"/>
            <w:right w:val="none" w:sz="0" w:space="0" w:color="auto"/>
          </w:divBdr>
        </w:div>
        <w:div w:id="907764139">
          <w:marLeft w:val="0"/>
          <w:marRight w:val="0"/>
          <w:marTop w:val="0"/>
          <w:marBottom w:val="0"/>
          <w:divBdr>
            <w:top w:val="none" w:sz="0" w:space="0" w:color="auto"/>
            <w:left w:val="none" w:sz="0" w:space="0" w:color="auto"/>
            <w:bottom w:val="none" w:sz="0" w:space="0" w:color="auto"/>
            <w:right w:val="none" w:sz="0" w:space="0" w:color="auto"/>
          </w:divBdr>
        </w:div>
        <w:div w:id="1088500712">
          <w:marLeft w:val="0"/>
          <w:marRight w:val="0"/>
          <w:marTop w:val="0"/>
          <w:marBottom w:val="0"/>
          <w:divBdr>
            <w:top w:val="none" w:sz="0" w:space="0" w:color="auto"/>
            <w:left w:val="none" w:sz="0" w:space="0" w:color="auto"/>
            <w:bottom w:val="none" w:sz="0" w:space="0" w:color="auto"/>
            <w:right w:val="none" w:sz="0" w:space="0" w:color="auto"/>
          </w:divBdr>
        </w:div>
        <w:div w:id="1175996219">
          <w:marLeft w:val="0"/>
          <w:marRight w:val="0"/>
          <w:marTop w:val="0"/>
          <w:marBottom w:val="0"/>
          <w:divBdr>
            <w:top w:val="none" w:sz="0" w:space="0" w:color="auto"/>
            <w:left w:val="none" w:sz="0" w:space="0" w:color="auto"/>
            <w:bottom w:val="none" w:sz="0" w:space="0" w:color="auto"/>
            <w:right w:val="none" w:sz="0" w:space="0" w:color="auto"/>
          </w:divBdr>
        </w:div>
        <w:div w:id="1236863435">
          <w:marLeft w:val="0"/>
          <w:marRight w:val="0"/>
          <w:marTop w:val="0"/>
          <w:marBottom w:val="0"/>
          <w:divBdr>
            <w:top w:val="none" w:sz="0" w:space="0" w:color="auto"/>
            <w:left w:val="none" w:sz="0" w:space="0" w:color="auto"/>
            <w:bottom w:val="none" w:sz="0" w:space="0" w:color="auto"/>
            <w:right w:val="none" w:sz="0" w:space="0" w:color="auto"/>
          </w:divBdr>
        </w:div>
        <w:div w:id="1366373319">
          <w:marLeft w:val="0"/>
          <w:marRight w:val="0"/>
          <w:marTop w:val="0"/>
          <w:marBottom w:val="0"/>
          <w:divBdr>
            <w:top w:val="none" w:sz="0" w:space="0" w:color="auto"/>
            <w:left w:val="none" w:sz="0" w:space="0" w:color="auto"/>
            <w:bottom w:val="none" w:sz="0" w:space="0" w:color="auto"/>
            <w:right w:val="none" w:sz="0" w:space="0" w:color="auto"/>
          </w:divBdr>
        </w:div>
        <w:div w:id="1418550218">
          <w:marLeft w:val="0"/>
          <w:marRight w:val="0"/>
          <w:marTop w:val="0"/>
          <w:marBottom w:val="0"/>
          <w:divBdr>
            <w:top w:val="none" w:sz="0" w:space="0" w:color="auto"/>
            <w:left w:val="none" w:sz="0" w:space="0" w:color="auto"/>
            <w:bottom w:val="none" w:sz="0" w:space="0" w:color="auto"/>
            <w:right w:val="none" w:sz="0" w:space="0" w:color="auto"/>
          </w:divBdr>
        </w:div>
        <w:div w:id="1810054182">
          <w:marLeft w:val="0"/>
          <w:marRight w:val="0"/>
          <w:marTop w:val="0"/>
          <w:marBottom w:val="0"/>
          <w:divBdr>
            <w:top w:val="none" w:sz="0" w:space="0" w:color="auto"/>
            <w:left w:val="none" w:sz="0" w:space="0" w:color="auto"/>
            <w:bottom w:val="none" w:sz="0" w:space="0" w:color="auto"/>
            <w:right w:val="none" w:sz="0" w:space="0" w:color="auto"/>
          </w:divBdr>
        </w:div>
        <w:div w:id="2028632791">
          <w:marLeft w:val="0"/>
          <w:marRight w:val="0"/>
          <w:marTop w:val="0"/>
          <w:marBottom w:val="0"/>
          <w:divBdr>
            <w:top w:val="none" w:sz="0" w:space="0" w:color="auto"/>
            <w:left w:val="none" w:sz="0" w:space="0" w:color="auto"/>
            <w:bottom w:val="none" w:sz="0" w:space="0" w:color="auto"/>
            <w:right w:val="none" w:sz="0" w:space="0" w:color="auto"/>
          </w:divBdr>
        </w:div>
      </w:divsChild>
    </w:div>
    <w:div w:id="2013682442">
      <w:bodyDiv w:val="1"/>
      <w:marLeft w:val="0"/>
      <w:marRight w:val="0"/>
      <w:marTop w:val="0"/>
      <w:marBottom w:val="0"/>
      <w:divBdr>
        <w:top w:val="none" w:sz="0" w:space="0" w:color="auto"/>
        <w:left w:val="none" w:sz="0" w:space="0" w:color="auto"/>
        <w:bottom w:val="none" w:sz="0" w:space="0" w:color="auto"/>
        <w:right w:val="none" w:sz="0" w:space="0" w:color="auto"/>
      </w:divBdr>
    </w:div>
    <w:div w:id="2014144895">
      <w:bodyDiv w:val="1"/>
      <w:marLeft w:val="0"/>
      <w:marRight w:val="0"/>
      <w:marTop w:val="0"/>
      <w:marBottom w:val="0"/>
      <w:divBdr>
        <w:top w:val="none" w:sz="0" w:space="0" w:color="auto"/>
        <w:left w:val="none" w:sz="0" w:space="0" w:color="auto"/>
        <w:bottom w:val="none" w:sz="0" w:space="0" w:color="auto"/>
        <w:right w:val="none" w:sz="0" w:space="0" w:color="auto"/>
      </w:divBdr>
    </w:div>
    <w:div w:id="2015649599">
      <w:bodyDiv w:val="1"/>
      <w:marLeft w:val="0"/>
      <w:marRight w:val="0"/>
      <w:marTop w:val="0"/>
      <w:marBottom w:val="0"/>
      <w:divBdr>
        <w:top w:val="none" w:sz="0" w:space="0" w:color="auto"/>
        <w:left w:val="none" w:sz="0" w:space="0" w:color="auto"/>
        <w:bottom w:val="none" w:sz="0" w:space="0" w:color="auto"/>
        <w:right w:val="none" w:sz="0" w:space="0" w:color="auto"/>
      </w:divBdr>
    </w:div>
    <w:div w:id="2017074704">
      <w:bodyDiv w:val="1"/>
      <w:marLeft w:val="0"/>
      <w:marRight w:val="0"/>
      <w:marTop w:val="0"/>
      <w:marBottom w:val="0"/>
      <w:divBdr>
        <w:top w:val="none" w:sz="0" w:space="0" w:color="auto"/>
        <w:left w:val="none" w:sz="0" w:space="0" w:color="auto"/>
        <w:bottom w:val="none" w:sz="0" w:space="0" w:color="auto"/>
        <w:right w:val="none" w:sz="0" w:space="0" w:color="auto"/>
      </w:divBdr>
    </w:div>
    <w:div w:id="2018648337">
      <w:bodyDiv w:val="1"/>
      <w:marLeft w:val="0"/>
      <w:marRight w:val="0"/>
      <w:marTop w:val="0"/>
      <w:marBottom w:val="0"/>
      <w:divBdr>
        <w:top w:val="none" w:sz="0" w:space="0" w:color="auto"/>
        <w:left w:val="none" w:sz="0" w:space="0" w:color="auto"/>
        <w:bottom w:val="none" w:sz="0" w:space="0" w:color="auto"/>
        <w:right w:val="none" w:sz="0" w:space="0" w:color="auto"/>
      </w:divBdr>
    </w:div>
    <w:div w:id="2018850030">
      <w:bodyDiv w:val="1"/>
      <w:marLeft w:val="0"/>
      <w:marRight w:val="0"/>
      <w:marTop w:val="0"/>
      <w:marBottom w:val="0"/>
      <w:divBdr>
        <w:top w:val="none" w:sz="0" w:space="0" w:color="auto"/>
        <w:left w:val="none" w:sz="0" w:space="0" w:color="auto"/>
        <w:bottom w:val="none" w:sz="0" w:space="0" w:color="auto"/>
        <w:right w:val="none" w:sz="0" w:space="0" w:color="auto"/>
      </w:divBdr>
    </w:div>
    <w:div w:id="2020500791">
      <w:bodyDiv w:val="1"/>
      <w:marLeft w:val="0"/>
      <w:marRight w:val="0"/>
      <w:marTop w:val="0"/>
      <w:marBottom w:val="0"/>
      <w:divBdr>
        <w:top w:val="none" w:sz="0" w:space="0" w:color="auto"/>
        <w:left w:val="none" w:sz="0" w:space="0" w:color="auto"/>
        <w:bottom w:val="none" w:sz="0" w:space="0" w:color="auto"/>
        <w:right w:val="none" w:sz="0" w:space="0" w:color="auto"/>
      </w:divBdr>
    </w:div>
    <w:div w:id="2020966039">
      <w:bodyDiv w:val="1"/>
      <w:marLeft w:val="0"/>
      <w:marRight w:val="0"/>
      <w:marTop w:val="0"/>
      <w:marBottom w:val="0"/>
      <w:divBdr>
        <w:top w:val="none" w:sz="0" w:space="0" w:color="auto"/>
        <w:left w:val="none" w:sz="0" w:space="0" w:color="auto"/>
        <w:bottom w:val="none" w:sz="0" w:space="0" w:color="auto"/>
        <w:right w:val="none" w:sz="0" w:space="0" w:color="auto"/>
      </w:divBdr>
    </w:div>
    <w:div w:id="2021352295">
      <w:bodyDiv w:val="1"/>
      <w:marLeft w:val="0"/>
      <w:marRight w:val="0"/>
      <w:marTop w:val="0"/>
      <w:marBottom w:val="0"/>
      <w:divBdr>
        <w:top w:val="none" w:sz="0" w:space="0" w:color="auto"/>
        <w:left w:val="none" w:sz="0" w:space="0" w:color="auto"/>
        <w:bottom w:val="none" w:sz="0" w:space="0" w:color="auto"/>
        <w:right w:val="none" w:sz="0" w:space="0" w:color="auto"/>
      </w:divBdr>
    </w:div>
    <w:div w:id="2022051882">
      <w:bodyDiv w:val="1"/>
      <w:marLeft w:val="0"/>
      <w:marRight w:val="0"/>
      <w:marTop w:val="0"/>
      <w:marBottom w:val="0"/>
      <w:divBdr>
        <w:top w:val="none" w:sz="0" w:space="0" w:color="auto"/>
        <w:left w:val="none" w:sz="0" w:space="0" w:color="auto"/>
        <w:bottom w:val="none" w:sz="0" w:space="0" w:color="auto"/>
        <w:right w:val="none" w:sz="0" w:space="0" w:color="auto"/>
      </w:divBdr>
    </w:div>
    <w:div w:id="2022314286">
      <w:bodyDiv w:val="1"/>
      <w:marLeft w:val="0"/>
      <w:marRight w:val="0"/>
      <w:marTop w:val="0"/>
      <w:marBottom w:val="0"/>
      <w:divBdr>
        <w:top w:val="none" w:sz="0" w:space="0" w:color="auto"/>
        <w:left w:val="none" w:sz="0" w:space="0" w:color="auto"/>
        <w:bottom w:val="none" w:sz="0" w:space="0" w:color="auto"/>
        <w:right w:val="none" w:sz="0" w:space="0" w:color="auto"/>
      </w:divBdr>
    </w:div>
    <w:div w:id="2024672880">
      <w:bodyDiv w:val="1"/>
      <w:marLeft w:val="0"/>
      <w:marRight w:val="0"/>
      <w:marTop w:val="0"/>
      <w:marBottom w:val="0"/>
      <w:divBdr>
        <w:top w:val="none" w:sz="0" w:space="0" w:color="auto"/>
        <w:left w:val="none" w:sz="0" w:space="0" w:color="auto"/>
        <w:bottom w:val="none" w:sz="0" w:space="0" w:color="auto"/>
        <w:right w:val="none" w:sz="0" w:space="0" w:color="auto"/>
      </w:divBdr>
    </w:div>
    <w:div w:id="2025474403">
      <w:bodyDiv w:val="1"/>
      <w:marLeft w:val="0"/>
      <w:marRight w:val="0"/>
      <w:marTop w:val="0"/>
      <w:marBottom w:val="0"/>
      <w:divBdr>
        <w:top w:val="none" w:sz="0" w:space="0" w:color="auto"/>
        <w:left w:val="none" w:sz="0" w:space="0" w:color="auto"/>
        <w:bottom w:val="none" w:sz="0" w:space="0" w:color="auto"/>
        <w:right w:val="none" w:sz="0" w:space="0" w:color="auto"/>
      </w:divBdr>
    </w:div>
    <w:div w:id="2025790446">
      <w:bodyDiv w:val="1"/>
      <w:marLeft w:val="0"/>
      <w:marRight w:val="0"/>
      <w:marTop w:val="0"/>
      <w:marBottom w:val="0"/>
      <w:divBdr>
        <w:top w:val="none" w:sz="0" w:space="0" w:color="auto"/>
        <w:left w:val="none" w:sz="0" w:space="0" w:color="auto"/>
        <w:bottom w:val="none" w:sz="0" w:space="0" w:color="auto"/>
        <w:right w:val="none" w:sz="0" w:space="0" w:color="auto"/>
      </w:divBdr>
    </w:div>
    <w:div w:id="2028016308">
      <w:bodyDiv w:val="1"/>
      <w:marLeft w:val="0"/>
      <w:marRight w:val="0"/>
      <w:marTop w:val="0"/>
      <w:marBottom w:val="0"/>
      <w:divBdr>
        <w:top w:val="none" w:sz="0" w:space="0" w:color="auto"/>
        <w:left w:val="none" w:sz="0" w:space="0" w:color="auto"/>
        <w:bottom w:val="none" w:sz="0" w:space="0" w:color="auto"/>
        <w:right w:val="none" w:sz="0" w:space="0" w:color="auto"/>
      </w:divBdr>
    </w:div>
    <w:div w:id="2028218392">
      <w:bodyDiv w:val="1"/>
      <w:marLeft w:val="0"/>
      <w:marRight w:val="0"/>
      <w:marTop w:val="0"/>
      <w:marBottom w:val="0"/>
      <w:divBdr>
        <w:top w:val="none" w:sz="0" w:space="0" w:color="auto"/>
        <w:left w:val="none" w:sz="0" w:space="0" w:color="auto"/>
        <w:bottom w:val="none" w:sz="0" w:space="0" w:color="auto"/>
        <w:right w:val="none" w:sz="0" w:space="0" w:color="auto"/>
      </w:divBdr>
    </w:div>
    <w:div w:id="2030063802">
      <w:bodyDiv w:val="1"/>
      <w:marLeft w:val="0"/>
      <w:marRight w:val="0"/>
      <w:marTop w:val="0"/>
      <w:marBottom w:val="0"/>
      <w:divBdr>
        <w:top w:val="none" w:sz="0" w:space="0" w:color="auto"/>
        <w:left w:val="none" w:sz="0" w:space="0" w:color="auto"/>
        <w:bottom w:val="none" w:sz="0" w:space="0" w:color="auto"/>
        <w:right w:val="none" w:sz="0" w:space="0" w:color="auto"/>
      </w:divBdr>
    </w:div>
    <w:div w:id="2031029500">
      <w:bodyDiv w:val="1"/>
      <w:marLeft w:val="0"/>
      <w:marRight w:val="0"/>
      <w:marTop w:val="0"/>
      <w:marBottom w:val="0"/>
      <w:divBdr>
        <w:top w:val="none" w:sz="0" w:space="0" w:color="auto"/>
        <w:left w:val="none" w:sz="0" w:space="0" w:color="auto"/>
        <w:bottom w:val="none" w:sz="0" w:space="0" w:color="auto"/>
        <w:right w:val="none" w:sz="0" w:space="0" w:color="auto"/>
      </w:divBdr>
    </w:div>
    <w:div w:id="2032339311">
      <w:bodyDiv w:val="1"/>
      <w:marLeft w:val="0"/>
      <w:marRight w:val="0"/>
      <w:marTop w:val="0"/>
      <w:marBottom w:val="0"/>
      <w:divBdr>
        <w:top w:val="none" w:sz="0" w:space="0" w:color="auto"/>
        <w:left w:val="none" w:sz="0" w:space="0" w:color="auto"/>
        <w:bottom w:val="none" w:sz="0" w:space="0" w:color="auto"/>
        <w:right w:val="none" w:sz="0" w:space="0" w:color="auto"/>
      </w:divBdr>
    </w:div>
    <w:div w:id="2032602413">
      <w:bodyDiv w:val="1"/>
      <w:marLeft w:val="0"/>
      <w:marRight w:val="0"/>
      <w:marTop w:val="0"/>
      <w:marBottom w:val="0"/>
      <w:divBdr>
        <w:top w:val="none" w:sz="0" w:space="0" w:color="auto"/>
        <w:left w:val="none" w:sz="0" w:space="0" w:color="auto"/>
        <w:bottom w:val="none" w:sz="0" w:space="0" w:color="auto"/>
        <w:right w:val="none" w:sz="0" w:space="0" w:color="auto"/>
      </w:divBdr>
    </w:div>
    <w:div w:id="2033846579">
      <w:bodyDiv w:val="1"/>
      <w:marLeft w:val="0"/>
      <w:marRight w:val="0"/>
      <w:marTop w:val="0"/>
      <w:marBottom w:val="0"/>
      <w:divBdr>
        <w:top w:val="none" w:sz="0" w:space="0" w:color="auto"/>
        <w:left w:val="none" w:sz="0" w:space="0" w:color="auto"/>
        <w:bottom w:val="none" w:sz="0" w:space="0" w:color="auto"/>
        <w:right w:val="none" w:sz="0" w:space="0" w:color="auto"/>
      </w:divBdr>
    </w:div>
    <w:div w:id="2034839256">
      <w:bodyDiv w:val="1"/>
      <w:marLeft w:val="0"/>
      <w:marRight w:val="0"/>
      <w:marTop w:val="0"/>
      <w:marBottom w:val="0"/>
      <w:divBdr>
        <w:top w:val="none" w:sz="0" w:space="0" w:color="auto"/>
        <w:left w:val="none" w:sz="0" w:space="0" w:color="auto"/>
        <w:bottom w:val="none" w:sz="0" w:space="0" w:color="auto"/>
        <w:right w:val="none" w:sz="0" w:space="0" w:color="auto"/>
      </w:divBdr>
    </w:div>
    <w:div w:id="2035182406">
      <w:bodyDiv w:val="1"/>
      <w:marLeft w:val="0"/>
      <w:marRight w:val="0"/>
      <w:marTop w:val="0"/>
      <w:marBottom w:val="0"/>
      <w:divBdr>
        <w:top w:val="none" w:sz="0" w:space="0" w:color="auto"/>
        <w:left w:val="none" w:sz="0" w:space="0" w:color="auto"/>
        <w:bottom w:val="none" w:sz="0" w:space="0" w:color="auto"/>
        <w:right w:val="none" w:sz="0" w:space="0" w:color="auto"/>
      </w:divBdr>
    </w:div>
    <w:div w:id="2037852966">
      <w:bodyDiv w:val="1"/>
      <w:marLeft w:val="0"/>
      <w:marRight w:val="0"/>
      <w:marTop w:val="0"/>
      <w:marBottom w:val="0"/>
      <w:divBdr>
        <w:top w:val="none" w:sz="0" w:space="0" w:color="auto"/>
        <w:left w:val="none" w:sz="0" w:space="0" w:color="auto"/>
        <w:bottom w:val="none" w:sz="0" w:space="0" w:color="auto"/>
        <w:right w:val="none" w:sz="0" w:space="0" w:color="auto"/>
      </w:divBdr>
    </w:div>
    <w:div w:id="2041124703">
      <w:bodyDiv w:val="1"/>
      <w:marLeft w:val="0"/>
      <w:marRight w:val="0"/>
      <w:marTop w:val="0"/>
      <w:marBottom w:val="0"/>
      <w:divBdr>
        <w:top w:val="none" w:sz="0" w:space="0" w:color="auto"/>
        <w:left w:val="none" w:sz="0" w:space="0" w:color="auto"/>
        <w:bottom w:val="none" w:sz="0" w:space="0" w:color="auto"/>
        <w:right w:val="none" w:sz="0" w:space="0" w:color="auto"/>
      </w:divBdr>
    </w:div>
    <w:div w:id="2041852224">
      <w:bodyDiv w:val="1"/>
      <w:marLeft w:val="0"/>
      <w:marRight w:val="0"/>
      <w:marTop w:val="0"/>
      <w:marBottom w:val="0"/>
      <w:divBdr>
        <w:top w:val="none" w:sz="0" w:space="0" w:color="auto"/>
        <w:left w:val="none" w:sz="0" w:space="0" w:color="auto"/>
        <w:bottom w:val="none" w:sz="0" w:space="0" w:color="auto"/>
        <w:right w:val="none" w:sz="0" w:space="0" w:color="auto"/>
      </w:divBdr>
    </w:div>
    <w:div w:id="2042314842">
      <w:bodyDiv w:val="1"/>
      <w:marLeft w:val="0"/>
      <w:marRight w:val="0"/>
      <w:marTop w:val="0"/>
      <w:marBottom w:val="0"/>
      <w:divBdr>
        <w:top w:val="none" w:sz="0" w:space="0" w:color="auto"/>
        <w:left w:val="none" w:sz="0" w:space="0" w:color="auto"/>
        <w:bottom w:val="none" w:sz="0" w:space="0" w:color="auto"/>
        <w:right w:val="none" w:sz="0" w:space="0" w:color="auto"/>
      </w:divBdr>
    </w:div>
    <w:div w:id="2043287252">
      <w:bodyDiv w:val="1"/>
      <w:marLeft w:val="0"/>
      <w:marRight w:val="0"/>
      <w:marTop w:val="0"/>
      <w:marBottom w:val="0"/>
      <w:divBdr>
        <w:top w:val="none" w:sz="0" w:space="0" w:color="auto"/>
        <w:left w:val="none" w:sz="0" w:space="0" w:color="auto"/>
        <w:bottom w:val="none" w:sz="0" w:space="0" w:color="auto"/>
        <w:right w:val="none" w:sz="0" w:space="0" w:color="auto"/>
      </w:divBdr>
    </w:div>
    <w:div w:id="2044666717">
      <w:bodyDiv w:val="1"/>
      <w:marLeft w:val="0"/>
      <w:marRight w:val="0"/>
      <w:marTop w:val="0"/>
      <w:marBottom w:val="0"/>
      <w:divBdr>
        <w:top w:val="none" w:sz="0" w:space="0" w:color="auto"/>
        <w:left w:val="none" w:sz="0" w:space="0" w:color="auto"/>
        <w:bottom w:val="none" w:sz="0" w:space="0" w:color="auto"/>
        <w:right w:val="none" w:sz="0" w:space="0" w:color="auto"/>
      </w:divBdr>
    </w:div>
    <w:div w:id="2045908913">
      <w:bodyDiv w:val="1"/>
      <w:marLeft w:val="0"/>
      <w:marRight w:val="0"/>
      <w:marTop w:val="0"/>
      <w:marBottom w:val="0"/>
      <w:divBdr>
        <w:top w:val="none" w:sz="0" w:space="0" w:color="auto"/>
        <w:left w:val="none" w:sz="0" w:space="0" w:color="auto"/>
        <w:bottom w:val="none" w:sz="0" w:space="0" w:color="auto"/>
        <w:right w:val="none" w:sz="0" w:space="0" w:color="auto"/>
      </w:divBdr>
    </w:div>
    <w:div w:id="2046825104">
      <w:bodyDiv w:val="1"/>
      <w:marLeft w:val="0"/>
      <w:marRight w:val="0"/>
      <w:marTop w:val="0"/>
      <w:marBottom w:val="0"/>
      <w:divBdr>
        <w:top w:val="none" w:sz="0" w:space="0" w:color="auto"/>
        <w:left w:val="none" w:sz="0" w:space="0" w:color="auto"/>
        <w:bottom w:val="none" w:sz="0" w:space="0" w:color="auto"/>
        <w:right w:val="none" w:sz="0" w:space="0" w:color="auto"/>
      </w:divBdr>
    </w:div>
    <w:div w:id="2047830498">
      <w:bodyDiv w:val="1"/>
      <w:marLeft w:val="0"/>
      <w:marRight w:val="0"/>
      <w:marTop w:val="0"/>
      <w:marBottom w:val="0"/>
      <w:divBdr>
        <w:top w:val="none" w:sz="0" w:space="0" w:color="auto"/>
        <w:left w:val="none" w:sz="0" w:space="0" w:color="auto"/>
        <w:bottom w:val="none" w:sz="0" w:space="0" w:color="auto"/>
        <w:right w:val="none" w:sz="0" w:space="0" w:color="auto"/>
      </w:divBdr>
    </w:div>
    <w:div w:id="2048290548">
      <w:bodyDiv w:val="1"/>
      <w:marLeft w:val="0"/>
      <w:marRight w:val="0"/>
      <w:marTop w:val="0"/>
      <w:marBottom w:val="0"/>
      <w:divBdr>
        <w:top w:val="none" w:sz="0" w:space="0" w:color="auto"/>
        <w:left w:val="none" w:sz="0" w:space="0" w:color="auto"/>
        <w:bottom w:val="none" w:sz="0" w:space="0" w:color="auto"/>
        <w:right w:val="none" w:sz="0" w:space="0" w:color="auto"/>
      </w:divBdr>
    </w:div>
    <w:div w:id="2050454941">
      <w:bodyDiv w:val="1"/>
      <w:marLeft w:val="0"/>
      <w:marRight w:val="0"/>
      <w:marTop w:val="0"/>
      <w:marBottom w:val="0"/>
      <w:divBdr>
        <w:top w:val="none" w:sz="0" w:space="0" w:color="auto"/>
        <w:left w:val="none" w:sz="0" w:space="0" w:color="auto"/>
        <w:bottom w:val="none" w:sz="0" w:space="0" w:color="auto"/>
        <w:right w:val="none" w:sz="0" w:space="0" w:color="auto"/>
      </w:divBdr>
    </w:div>
    <w:div w:id="2050497631">
      <w:bodyDiv w:val="1"/>
      <w:marLeft w:val="0"/>
      <w:marRight w:val="0"/>
      <w:marTop w:val="0"/>
      <w:marBottom w:val="0"/>
      <w:divBdr>
        <w:top w:val="none" w:sz="0" w:space="0" w:color="auto"/>
        <w:left w:val="none" w:sz="0" w:space="0" w:color="auto"/>
        <w:bottom w:val="none" w:sz="0" w:space="0" w:color="auto"/>
        <w:right w:val="none" w:sz="0" w:space="0" w:color="auto"/>
      </w:divBdr>
    </w:div>
    <w:div w:id="2050912124">
      <w:bodyDiv w:val="1"/>
      <w:marLeft w:val="0"/>
      <w:marRight w:val="0"/>
      <w:marTop w:val="0"/>
      <w:marBottom w:val="0"/>
      <w:divBdr>
        <w:top w:val="none" w:sz="0" w:space="0" w:color="auto"/>
        <w:left w:val="none" w:sz="0" w:space="0" w:color="auto"/>
        <w:bottom w:val="none" w:sz="0" w:space="0" w:color="auto"/>
        <w:right w:val="none" w:sz="0" w:space="0" w:color="auto"/>
      </w:divBdr>
    </w:div>
    <w:div w:id="2051761273">
      <w:bodyDiv w:val="1"/>
      <w:marLeft w:val="0"/>
      <w:marRight w:val="0"/>
      <w:marTop w:val="0"/>
      <w:marBottom w:val="0"/>
      <w:divBdr>
        <w:top w:val="none" w:sz="0" w:space="0" w:color="auto"/>
        <w:left w:val="none" w:sz="0" w:space="0" w:color="auto"/>
        <w:bottom w:val="none" w:sz="0" w:space="0" w:color="auto"/>
        <w:right w:val="none" w:sz="0" w:space="0" w:color="auto"/>
      </w:divBdr>
    </w:div>
    <w:div w:id="2051879659">
      <w:bodyDiv w:val="1"/>
      <w:marLeft w:val="0"/>
      <w:marRight w:val="0"/>
      <w:marTop w:val="0"/>
      <w:marBottom w:val="0"/>
      <w:divBdr>
        <w:top w:val="none" w:sz="0" w:space="0" w:color="auto"/>
        <w:left w:val="none" w:sz="0" w:space="0" w:color="auto"/>
        <w:bottom w:val="none" w:sz="0" w:space="0" w:color="auto"/>
        <w:right w:val="none" w:sz="0" w:space="0" w:color="auto"/>
      </w:divBdr>
    </w:div>
    <w:div w:id="2053189427">
      <w:bodyDiv w:val="1"/>
      <w:marLeft w:val="0"/>
      <w:marRight w:val="0"/>
      <w:marTop w:val="0"/>
      <w:marBottom w:val="0"/>
      <w:divBdr>
        <w:top w:val="none" w:sz="0" w:space="0" w:color="auto"/>
        <w:left w:val="none" w:sz="0" w:space="0" w:color="auto"/>
        <w:bottom w:val="none" w:sz="0" w:space="0" w:color="auto"/>
        <w:right w:val="none" w:sz="0" w:space="0" w:color="auto"/>
      </w:divBdr>
    </w:div>
    <w:div w:id="2054622384">
      <w:bodyDiv w:val="1"/>
      <w:marLeft w:val="0"/>
      <w:marRight w:val="0"/>
      <w:marTop w:val="0"/>
      <w:marBottom w:val="0"/>
      <w:divBdr>
        <w:top w:val="none" w:sz="0" w:space="0" w:color="auto"/>
        <w:left w:val="none" w:sz="0" w:space="0" w:color="auto"/>
        <w:bottom w:val="none" w:sz="0" w:space="0" w:color="auto"/>
        <w:right w:val="none" w:sz="0" w:space="0" w:color="auto"/>
      </w:divBdr>
    </w:div>
    <w:div w:id="2054890822">
      <w:bodyDiv w:val="1"/>
      <w:marLeft w:val="0"/>
      <w:marRight w:val="0"/>
      <w:marTop w:val="0"/>
      <w:marBottom w:val="0"/>
      <w:divBdr>
        <w:top w:val="none" w:sz="0" w:space="0" w:color="auto"/>
        <w:left w:val="none" w:sz="0" w:space="0" w:color="auto"/>
        <w:bottom w:val="none" w:sz="0" w:space="0" w:color="auto"/>
        <w:right w:val="none" w:sz="0" w:space="0" w:color="auto"/>
      </w:divBdr>
    </w:div>
    <w:div w:id="2055037020">
      <w:bodyDiv w:val="1"/>
      <w:marLeft w:val="0"/>
      <w:marRight w:val="0"/>
      <w:marTop w:val="0"/>
      <w:marBottom w:val="0"/>
      <w:divBdr>
        <w:top w:val="none" w:sz="0" w:space="0" w:color="auto"/>
        <w:left w:val="none" w:sz="0" w:space="0" w:color="auto"/>
        <w:bottom w:val="none" w:sz="0" w:space="0" w:color="auto"/>
        <w:right w:val="none" w:sz="0" w:space="0" w:color="auto"/>
      </w:divBdr>
    </w:div>
    <w:div w:id="2055736374">
      <w:bodyDiv w:val="1"/>
      <w:marLeft w:val="0"/>
      <w:marRight w:val="0"/>
      <w:marTop w:val="0"/>
      <w:marBottom w:val="0"/>
      <w:divBdr>
        <w:top w:val="none" w:sz="0" w:space="0" w:color="auto"/>
        <w:left w:val="none" w:sz="0" w:space="0" w:color="auto"/>
        <w:bottom w:val="none" w:sz="0" w:space="0" w:color="auto"/>
        <w:right w:val="none" w:sz="0" w:space="0" w:color="auto"/>
      </w:divBdr>
    </w:div>
    <w:div w:id="2055959430">
      <w:bodyDiv w:val="1"/>
      <w:marLeft w:val="0"/>
      <w:marRight w:val="0"/>
      <w:marTop w:val="0"/>
      <w:marBottom w:val="0"/>
      <w:divBdr>
        <w:top w:val="none" w:sz="0" w:space="0" w:color="auto"/>
        <w:left w:val="none" w:sz="0" w:space="0" w:color="auto"/>
        <w:bottom w:val="none" w:sz="0" w:space="0" w:color="auto"/>
        <w:right w:val="none" w:sz="0" w:space="0" w:color="auto"/>
      </w:divBdr>
    </w:div>
    <w:div w:id="2056854856">
      <w:bodyDiv w:val="1"/>
      <w:marLeft w:val="0"/>
      <w:marRight w:val="0"/>
      <w:marTop w:val="0"/>
      <w:marBottom w:val="0"/>
      <w:divBdr>
        <w:top w:val="none" w:sz="0" w:space="0" w:color="auto"/>
        <w:left w:val="none" w:sz="0" w:space="0" w:color="auto"/>
        <w:bottom w:val="none" w:sz="0" w:space="0" w:color="auto"/>
        <w:right w:val="none" w:sz="0" w:space="0" w:color="auto"/>
      </w:divBdr>
    </w:div>
    <w:div w:id="2056998069">
      <w:bodyDiv w:val="1"/>
      <w:marLeft w:val="0"/>
      <w:marRight w:val="0"/>
      <w:marTop w:val="0"/>
      <w:marBottom w:val="0"/>
      <w:divBdr>
        <w:top w:val="none" w:sz="0" w:space="0" w:color="auto"/>
        <w:left w:val="none" w:sz="0" w:space="0" w:color="auto"/>
        <w:bottom w:val="none" w:sz="0" w:space="0" w:color="auto"/>
        <w:right w:val="none" w:sz="0" w:space="0" w:color="auto"/>
      </w:divBdr>
    </w:div>
    <w:div w:id="2057125271">
      <w:bodyDiv w:val="1"/>
      <w:marLeft w:val="0"/>
      <w:marRight w:val="0"/>
      <w:marTop w:val="0"/>
      <w:marBottom w:val="0"/>
      <w:divBdr>
        <w:top w:val="none" w:sz="0" w:space="0" w:color="auto"/>
        <w:left w:val="none" w:sz="0" w:space="0" w:color="auto"/>
        <w:bottom w:val="none" w:sz="0" w:space="0" w:color="auto"/>
        <w:right w:val="none" w:sz="0" w:space="0" w:color="auto"/>
      </w:divBdr>
    </w:div>
    <w:div w:id="2059161557">
      <w:bodyDiv w:val="1"/>
      <w:marLeft w:val="0"/>
      <w:marRight w:val="0"/>
      <w:marTop w:val="0"/>
      <w:marBottom w:val="0"/>
      <w:divBdr>
        <w:top w:val="none" w:sz="0" w:space="0" w:color="auto"/>
        <w:left w:val="none" w:sz="0" w:space="0" w:color="auto"/>
        <w:bottom w:val="none" w:sz="0" w:space="0" w:color="auto"/>
        <w:right w:val="none" w:sz="0" w:space="0" w:color="auto"/>
      </w:divBdr>
    </w:div>
    <w:div w:id="2059696183">
      <w:bodyDiv w:val="1"/>
      <w:marLeft w:val="0"/>
      <w:marRight w:val="0"/>
      <w:marTop w:val="0"/>
      <w:marBottom w:val="0"/>
      <w:divBdr>
        <w:top w:val="none" w:sz="0" w:space="0" w:color="auto"/>
        <w:left w:val="none" w:sz="0" w:space="0" w:color="auto"/>
        <w:bottom w:val="none" w:sz="0" w:space="0" w:color="auto"/>
        <w:right w:val="none" w:sz="0" w:space="0" w:color="auto"/>
      </w:divBdr>
    </w:div>
    <w:div w:id="2059739431">
      <w:bodyDiv w:val="1"/>
      <w:marLeft w:val="0"/>
      <w:marRight w:val="0"/>
      <w:marTop w:val="0"/>
      <w:marBottom w:val="0"/>
      <w:divBdr>
        <w:top w:val="none" w:sz="0" w:space="0" w:color="auto"/>
        <w:left w:val="none" w:sz="0" w:space="0" w:color="auto"/>
        <w:bottom w:val="none" w:sz="0" w:space="0" w:color="auto"/>
        <w:right w:val="none" w:sz="0" w:space="0" w:color="auto"/>
      </w:divBdr>
    </w:div>
    <w:div w:id="2060082165">
      <w:bodyDiv w:val="1"/>
      <w:marLeft w:val="0"/>
      <w:marRight w:val="0"/>
      <w:marTop w:val="0"/>
      <w:marBottom w:val="0"/>
      <w:divBdr>
        <w:top w:val="none" w:sz="0" w:space="0" w:color="auto"/>
        <w:left w:val="none" w:sz="0" w:space="0" w:color="auto"/>
        <w:bottom w:val="none" w:sz="0" w:space="0" w:color="auto"/>
        <w:right w:val="none" w:sz="0" w:space="0" w:color="auto"/>
      </w:divBdr>
    </w:div>
    <w:div w:id="2061586101">
      <w:bodyDiv w:val="1"/>
      <w:marLeft w:val="0"/>
      <w:marRight w:val="0"/>
      <w:marTop w:val="0"/>
      <w:marBottom w:val="0"/>
      <w:divBdr>
        <w:top w:val="none" w:sz="0" w:space="0" w:color="auto"/>
        <w:left w:val="none" w:sz="0" w:space="0" w:color="auto"/>
        <w:bottom w:val="none" w:sz="0" w:space="0" w:color="auto"/>
        <w:right w:val="none" w:sz="0" w:space="0" w:color="auto"/>
      </w:divBdr>
    </w:div>
    <w:div w:id="2061860621">
      <w:bodyDiv w:val="1"/>
      <w:marLeft w:val="0"/>
      <w:marRight w:val="0"/>
      <w:marTop w:val="0"/>
      <w:marBottom w:val="0"/>
      <w:divBdr>
        <w:top w:val="none" w:sz="0" w:space="0" w:color="auto"/>
        <w:left w:val="none" w:sz="0" w:space="0" w:color="auto"/>
        <w:bottom w:val="none" w:sz="0" w:space="0" w:color="auto"/>
        <w:right w:val="none" w:sz="0" w:space="0" w:color="auto"/>
      </w:divBdr>
    </w:div>
    <w:div w:id="2062095623">
      <w:bodyDiv w:val="1"/>
      <w:marLeft w:val="0"/>
      <w:marRight w:val="0"/>
      <w:marTop w:val="0"/>
      <w:marBottom w:val="0"/>
      <w:divBdr>
        <w:top w:val="none" w:sz="0" w:space="0" w:color="auto"/>
        <w:left w:val="none" w:sz="0" w:space="0" w:color="auto"/>
        <w:bottom w:val="none" w:sz="0" w:space="0" w:color="auto"/>
        <w:right w:val="none" w:sz="0" w:space="0" w:color="auto"/>
      </w:divBdr>
    </w:div>
    <w:div w:id="2062097505">
      <w:bodyDiv w:val="1"/>
      <w:marLeft w:val="0"/>
      <w:marRight w:val="0"/>
      <w:marTop w:val="0"/>
      <w:marBottom w:val="0"/>
      <w:divBdr>
        <w:top w:val="none" w:sz="0" w:space="0" w:color="auto"/>
        <w:left w:val="none" w:sz="0" w:space="0" w:color="auto"/>
        <w:bottom w:val="none" w:sz="0" w:space="0" w:color="auto"/>
        <w:right w:val="none" w:sz="0" w:space="0" w:color="auto"/>
      </w:divBdr>
    </w:div>
    <w:div w:id="2062629056">
      <w:bodyDiv w:val="1"/>
      <w:marLeft w:val="0"/>
      <w:marRight w:val="0"/>
      <w:marTop w:val="0"/>
      <w:marBottom w:val="0"/>
      <w:divBdr>
        <w:top w:val="none" w:sz="0" w:space="0" w:color="auto"/>
        <w:left w:val="none" w:sz="0" w:space="0" w:color="auto"/>
        <w:bottom w:val="none" w:sz="0" w:space="0" w:color="auto"/>
        <w:right w:val="none" w:sz="0" w:space="0" w:color="auto"/>
      </w:divBdr>
    </w:div>
    <w:div w:id="2063630259">
      <w:bodyDiv w:val="1"/>
      <w:marLeft w:val="0"/>
      <w:marRight w:val="0"/>
      <w:marTop w:val="0"/>
      <w:marBottom w:val="0"/>
      <w:divBdr>
        <w:top w:val="none" w:sz="0" w:space="0" w:color="auto"/>
        <w:left w:val="none" w:sz="0" w:space="0" w:color="auto"/>
        <w:bottom w:val="none" w:sz="0" w:space="0" w:color="auto"/>
        <w:right w:val="none" w:sz="0" w:space="0" w:color="auto"/>
      </w:divBdr>
    </w:div>
    <w:div w:id="2067027280">
      <w:bodyDiv w:val="1"/>
      <w:marLeft w:val="0"/>
      <w:marRight w:val="0"/>
      <w:marTop w:val="0"/>
      <w:marBottom w:val="0"/>
      <w:divBdr>
        <w:top w:val="none" w:sz="0" w:space="0" w:color="auto"/>
        <w:left w:val="none" w:sz="0" w:space="0" w:color="auto"/>
        <w:bottom w:val="none" w:sz="0" w:space="0" w:color="auto"/>
        <w:right w:val="none" w:sz="0" w:space="0" w:color="auto"/>
      </w:divBdr>
    </w:div>
    <w:div w:id="2067950749">
      <w:bodyDiv w:val="1"/>
      <w:marLeft w:val="0"/>
      <w:marRight w:val="0"/>
      <w:marTop w:val="0"/>
      <w:marBottom w:val="0"/>
      <w:divBdr>
        <w:top w:val="none" w:sz="0" w:space="0" w:color="auto"/>
        <w:left w:val="none" w:sz="0" w:space="0" w:color="auto"/>
        <w:bottom w:val="none" w:sz="0" w:space="0" w:color="auto"/>
        <w:right w:val="none" w:sz="0" w:space="0" w:color="auto"/>
      </w:divBdr>
    </w:div>
    <w:div w:id="2068722420">
      <w:bodyDiv w:val="1"/>
      <w:marLeft w:val="0"/>
      <w:marRight w:val="0"/>
      <w:marTop w:val="0"/>
      <w:marBottom w:val="0"/>
      <w:divBdr>
        <w:top w:val="none" w:sz="0" w:space="0" w:color="auto"/>
        <w:left w:val="none" w:sz="0" w:space="0" w:color="auto"/>
        <w:bottom w:val="none" w:sz="0" w:space="0" w:color="auto"/>
        <w:right w:val="none" w:sz="0" w:space="0" w:color="auto"/>
      </w:divBdr>
    </w:div>
    <w:div w:id="2068792962">
      <w:bodyDiv w:val="1"/>
      <w:marLeft w:val="0"/>
      <w:marRight w:val="0"/>
      <w:marTop w:val="0"/>
      <w:marBottom w:val="0"/>
      <w:divBdr>
        <w:top w:val="none" w:sz="0" w:space="0" w:color="auto"/>
        <w:left w:val="none" w:sz="0" w:space="0" w:color="auto"/>
        <w:bottom w:val="none" w:sz="0" w:space="0" w:color="auto"/>
        <w:right w:val="none" w:sz="0" w:space="0" w:color="auto"/>
      </w:divBdr>
    </w:div>
    <w:div w:id="2068795940">
      <w:bodyDiv w:val="1"/>
      <w:marLeft w:val="0"/>
      <w:marRight w:val="0"/>
      <w:marTop w:val="0"/>
      <w:marBottom w:val="0"/>
      <w:divBdr>
        <w:top w:val="none" w:sz="0" w:space="0" w:color="auto"/>
        <w:left w:val="none" w:sz="0" w:space="0" w:color="auto"/>
        <w:bottom w:val="none" w:sz="0" w:space="0" w:color="auto"/>
        <w:right w:val="none" w:sz="0" w:space="0" w:color="auto"/>
      </w:divBdr>
    </w:div>
    <w:div w:id="2068796148">
      <w:bodyDiv w:val="1"/>
      <w:marLeft w:val="0"/>
      <w:marRight w:val="0"/>
      <w:marTop w:val="0"/>
      <w:marBottom w:val="0"/>
      <w:divBdr>
        <w:top w:val="none" w:sz="0" w:space="0" w:color="auto"/>
        <w:left w:val="none" w:sz="0" w:space="0" w:color="auto"/>
        <w:bottom w:val="none" w:sz="0" w:space="0" w:color="auto"/>
        <w:right w:val="none" w:sz="0" w:space="0" w:color="auto"/>
      </w:divBdr>
    </w:div>
    <w:div w:id="2071030403">
      <w:bodyDiv w:val="1"/>
      <w:marLeft w:val="0"/>
      <w:marRight w:val="0"/>
      <w:marTop w:val="0"/>
      <w:marBottom w:val="0"/>
      <w:divBdr>
        <w:top w:val="none" w:sz="0" w:space="0" w:color="auto"/>
        <w:left w:val="none" w:sz="0" w:space="0" w:color="auto"/>
        <w:bottom w:val="none" w:sz="0" w:space="0" w:color="auto"/>
        <w:right w:val="none" w:sz="0" w:space="0" w:color="auto"/>
      </w:divBdr>
    </w:div>
    <w:div w:id="2071145633">
      <w:bodyDiv w:val="1"/>
      <w:marLeft w:val="0"/>
      <w:marRight w:val="0"/>
      <w:marTop w:val="0"/>
      <w:marBottom w:val="0"/>
      <w:divBdr>
        <w:top w:val="none" w:sz="0" w:space="0" w:color="auto"/>
        <w:left w:val="none" w:sz="0" w:space="0" w:color="auto"/>
        <w:bottom w:val="none" w:sz="0" w:space="0" w:color="auto"/>
        <w:right w:val="none" w:sz="0" w:space="0" w:color="auto"/>
      </w:divBdr>
    </w:div>
    <w:div w:id="2071224265">
      <w:bodyDiv w:val="1"/>
      <w:marLeft w:val="0"/>
      <w:marRight w:val="0"/>
      <w:marTop w:val="0"/>
      <w:marBottom w:val="0"/>
      <w:divBdr>
        <w:top w:val="none" w:sz="0" w:space="0" w:color="auto"/>
        <w:left w:val="none" w:sz="0" w:space="0" w:color="auto"/>
        <w:bottom w:val="none" w:sz="0" w:space="0" w:color="auto"/>
        <w:right w:val="none" w:sz="0" w:space="0" w:color="auto"/>
      </w:divBdr>
    </w:div>
    <w:div w:id="2072149100">
      <w:bodyDiv w:val="1"/>
      <w:marLeft w:val="0"/>
      <w:marRight w:val="0"/>
      <w:marTop w:val="0"/>
      <w:marBottom w:val="0"/>
      <w:divBdr>
        <w:top w:val="none" w:sz="0" w:space="0" w:color="auto"/>
        <w:left w:val="none" w:sz="0" w:space="0" w:color="auto"/>
        <w:bottom w:val="none" w:sz="0" w:space="0" w:color="auto"/>
        <w:right w:val="none" w:sz="0" w:space="0" w:color="auto"/>
      </w:divBdr>
    </w:div>
    <w:div w:id="2073382297">
      <w:bodyDiv w:val="1"/>
      <w:marLeft w:val="0"/>
      <w:marRight w:val="0"/>
      <w:marTop w:val="0"/>
      <w:marBottom w:val="0"/>
      <w:divBdr>
        <w:top w:val="none" w:sz="0" w:space="0" w:color="auto"/>
        <w:left w:val="none" w:sz="0" w:space="0" w:color="auto"/>
        <w:bottom w:val="none" w:sz="0" w:space="0" w:color="auto"/>
        <w:right w:val="none" w:sz="0" w:space="0" w:color="auto"/>
      </w:divBdr>
      <w:divsChild>
        <w:div w:id="16583087">
          <w:marLeft w:val="0"/>
          <w:marRight w:val="0"/>
          <w:marTop w:val="0"/>
          <w:marBottom w:val="0"/>
          <w:divBdr>
            <w:top w:val="none" w:sz="0" w:space="0" w:color="auto"/>
            <w:left w:val="none" w:sz="0" w:space="0" w:color="auto"/>
            <w:bottom w:val="none" w:sz="0" w:space="0" w:color="auto"/>
            <w:right w:val="none" w:sz="0" w:space="0" w:color="auto"/>
          </w:divBdr>
        </w:div>
        <w:div w:id="773789098">
          <w:marLeft w:val="0"/>
          <w:marRight w:val="0"/>
          <w:marTop w:val="0"/>
          <w:marBottom w:val="0"/>
          <w:divBdr>
            <w:top w:val="none" w:sz="0" w:space="0" w:color="auto"/>
            <w:left w:val="none" w:sz="0" w:space="0" w:color="auto"/>
            <w:bottom w:val="none" w:sz="0" w:space="0" w:color="auto"/>
            <w:right w:val="none" w:sz="0" w:space="0" w:color="auto"/>
          </w:divBdr>
        </w:div>
        <w:div w:id="792016186">
          <w:marLeft w:val="0"/>
          <w:marRight w:val="0"/>
          <w:marTop w:val="0"/>
          <w:marBottom w:val="0"/>
          <w:divBdr>
            <w:top w:val="none" w:sz="0" w:space="0" w:color="auto"/>
            <w:left w:val="none" w:sz="0" w:space="0" w:color="auto"/>
            <w:bottom w:val="none" w:sz="0" w:space="0" w:color="auto"/>
            <w:right w:val="none" w:sz="0" w:space="0" w:color="auto"/>
          </w:divBdr>
        </w:div>
      </w:divsChild>
    </w:div>
    <w:div w:id="2076076637">
      <w:bodyDiv w:val="1"/>
      <w:marLeft w:val="0"/>
      <w:marRight w:val="0"/>
      <w:marTop w:val="0"/>
      <w:marBottom w:val="0"/>
      <w:divBdr>
        <w:top w:val="none" w:sz="0" w:space="0" w:color="auto"/>
        <w:left w:val="none" w:sz="0" w:space="0" w:color="auto"/>
        <w:bottom w:val="none" w:sz="0" w:space="0" w:color="auto"/>
        <w:right w:val="none" w:sz="0" w:space="0" w:color="auto"/>
      </w:divBdr>
    </w:div>
    <w:div w:id="2076119787">
      <w:bodyDiv w:val="1"/>
      <w:marLeft w:val="0"/>
      <w:marRight w:val="0"/>
      <w:marTop w:val="0"/>
      <w:marBottom w:val="0"/>
      <w:divBdr>
        <w:top w:val="none" w:sz="0" w:space="0" w:color="auto"/>
        <w:left w:val="none" w:sz="0" w:space="0" w:color="auto"/>
        <w:bottom w:val="none" w:sz="0" w:space="0" w:color="auto"/>
        <w:right w:val="none" w:sz="0" w:space="0" w:color="auto"/>
      </w:divBdr>
    </w:div>
    <w:div w:id="2077320938">
      <w:bodyDiv w:val="1"/>
      <w:marLeft w:val="0"/>
      <w:marRight w:val="0"/>
      <w:marTop w:val="0"/>
      <w:marBottom w:val="0"/>
      <w:divBdr>
        <w:top w:val="none" w:sz="0" w:space="0" w:color="auto"/>
        <w:left w:val="none" w:sz="0" w:space="0" w:color="auto"/>
        <w:bottom w:val="none" w:sz="0" w:space="0" w:color="auto"/>
        <w:right w:val="none" w:sz="0" w:space="0" w:color="auto"/>
      </w:divBdr>
    </w:div>
    <w:div w:id="2077432032">
      <w:bodyDiv w:val="1"/>
      <w:marLeft w:val="0"/>
      <w:marRight w:val="0"/>
      <w:marTop w:val="0"/>
      <w:marBottom w:val="0"/>
      <w:divBdr>
        <w:top w:val="none" w:sz="0" w:space="0" w:color="auto"/>
        <w:left w:val="none" w:sz="0" w:space="0" w:color="auto"/>
        <w:bottom w:val="none" w:sz="0" w:space="0" w:color="auto"/>
        <w:right w:val="none" w:sz="0" w:space="0" w:color="auto"/>
      </w:divBdr>
    </w:div>
    <w:div w:id="2077975262">
      <w:bodyDiv w:val="1"/>
      <w:marLeft w:val="0"/>
      <w:marRight w:val="0"/>
      <w:marTop w:val="0"/>
      <w:marBottom w:val="0"/>
      <w:divBdr>
        <w:top w:val="none" w:sz="0" w:space="0" w:color="auto"/>
        <w:left w:val="none" w:sz="0" w:space="0" w:color="auto"/>
        <w:bottom w:val="none" w:sz="0" w:space="0" w:color="auto"/>
        <w:right w:val="none" w:sz="0" w:space="0" w:color="auto"/>
      </w:divBdr>
    </w:div>
    <w:div w:id="2078044890">
      <w:bodyDiv w:val="1"/>
      <w:marLeft w:val="0"/>
      <w:marRight w:val="0"/>
      <w:marTop w:val="0"/>
      <w:marBottom w:val="0"/>
      <w:divBdr>
        <w:top w:val="none" w:sz="0" w:space="0" w:color="auto"/>
        <w:left w:val="none" w:sz="0" w:space="0" w:color="auto"/>
        <w:bottom w:val="none" w:sz="0" w:space="0" w:color="auto"/>
        <w:right w:val="none" w:sz="0" w:space="0" w:color="auto"/>
      </w:divBdr>
    </w:div>
    <w:div w:id="2078093864">
      <w:bodyDiv w:val="1"/>
      <w:marLeft w:val="0"/>
      <w:marRight w:val="0"/>
      <w:marTop w:val="0"/>
      <w:marBottom w:val="0"/>
      <w:divBdr>
        <w:top w:val="none" w:sz="0" w:space="0" w:color="auto"/>
        <w:left w:val="none" w:sz="0" w:space="0" w:color="auto"/>
        <w:bottom w:val="none" w:sz="0" w:space="0" w:color="auto"/>
        <w:right w:val="none" w:sz="0" w:space="0" w:color="auto"/>
      </w:divBdr>
    </w:div>
    <w:div w:id="2078167461">
      <w:bodyDiv w:val="1"/>
      <w:marLeft w:val="0"/>
      <w:marRight w:val="0"/>
      <w:marTop w:val="0"/>
      <w:marBottom w:val="0"/>
      <w:divBdr>
        <w:top w:val="none" w:sz="0" w:space="0" w:color="auto"/>
        <w:left w:val="none" w:sz="0" w:space="0" w:color="auto"/>
        <w:bottom w:val="none" w:sz="0" w:space="0" w:color="auto"/>
        <w:right w:val="none" w:sz="0" w:space="0" w:color="auto"/>
      </w:divBdr>
    </w:div>
    <w:div w:id="2079982840">
      <w:bodyDiv w:val="1"/>
      <w:marLeft w:val="0"/>
      <w:marRight w:val="0"/>
      <w:marTop w:val="0"/>
      <w:marBottom w:val="0"/>
      <w:divBdr>
        <w:top w:val="none" w:sz="0" w:space="0" w:color="auto"/>
        <w:left w:val="none" w:sz="0" w:space="0" w:color="auto"/>
        <w:bottom w:val="none" w:sz="0" w:space="0" w:color="auto"/>
        <w:right w:val="none" w:sz="0" w:space="0" w:color="auto"/>
      </w:divBdr>
    </w:div>
    <w:div w:id="2080789694">
      <w:bodyDiv w:val="1"/>
      <w:marLeft w:val="0"/>
      <w:marRight w:val="0"/>
      <w:marTop w:val="0"/>
      <w:marBottom w:val="0"/>
      <w:divBdr>
        <w:top w:val="none" w:sz="0" w:space="0" w:color="auto"/>
        <w:left w:val="none" w:sz="0" w:space="0" w:color="auto"/>
        <w:bottom w:val="none" w:sz="0" w:space="0" w:color="auto"/>
        <w:right w:val="none" w:sz="0" w:space="0" w:color="auto"/>
      </w:divBdr>
    </w:div>
    <w:div w:id="2080862586">
      <w:bodyDiv w:val="1"/>
      <w:marLeft w:val="0"/>
      <w:marRight w:val="0"/>
      <w:marTop w:val="0"/>
      <w:marBottom w:val="0"/>
      <w:divBdr>
        <w:top w:val="none" w:sz="0" w:space="0" w:color="auto"/>
        <w:left w:val="none" w:sz="0" w:space="0" w:color="auto"/>
        <w:bottom w:val="none" w:sz="0" w:space="0" w:color="auto"/>
        <w:right w:val="none" w:sz="0" w:space="0" w:color="auto"/>
      </w:divBdr>
    </w:div>
    <w:div w:id="2080979202">
      <w:bodyDiv w:val="1"/>
      <w:marLeft w:val="0"/>
      <w:marRight w:val="0"/>
      <w:marTop w:val="0"/>
      <w:marBottom w:val="0"/>
      <w:divBdr>
        <w:top w:val="none" w:sz="0" w:space="0" w:color="auto"/>
        <w:left w:val="none" w:sz="0" w:space="0" w:color="auto"/>
        <w:bottom w:val="none" w:sz="0" w:space="0" w:color="auto"/>
        <w:right w:val="none" w:sz="0" w:space="0" w:color="auto"/>
      </w:divBdr>
    </w:div>
    <w:div w:id="2080981142">
      <w:bodyDiv w:val="1"/>
      <w:marLeft w:val="0"/>
      <w:marRight w:val="0"/>
      <w:marTop w:val="0"/>
      <w:marBottom w:val="0"/>
      <w:divBdr>
        <w:top w:val="none" w:sz="0" w:space="0" w:color="auto"/>
        <w:left w:val="none" w:sz="0" w:space="0" w:color="auto"/>
        <w:bottom w:val="none" w:sz="0" w:space="0" w:color="auto"/>
        <w:right w:val="none" w:sz="0" w:space="0" w:color="auto"/>
      </w:divBdr>
    </w:div>
    <w:div w:id="2081053102">
      <w:bodyDiv w:val="1"/>
      <w:marLeft w:val="0"/>
      <w:marRight w:val="0"/>
      <w:marTop w:val="0"/>
      <w:marBottom w:val="0"/>
      <w:divBdr>
        <w:top w:val="none" w:sz="0" w:space="0" w:color="auto"/>
        <w:left w:val="none" w:sz="0" w:space="0" w:color="auto"/>
        <w:bottom w:val="none" w:sz="0" w:space="0" w:color="auto"/>
        <w:right w:val="none" w:sz="0" w:space="0" w:color="auto"/>
      </w:divBdr>
    </w:div>
    <w:div w:id="2081751331">
      <w:bodyDiv w:val="1"/>
      <w:marLeft w:val="0"/>
      <w:marRight w:val="0"/>
      <w:marTop w:val="0"/>
      <w:marBottom w:val="0"/>
      <w:divBdr>
        <w:top w:val="none" w:sz="0" w:space="0" w:color="auto"/>
        <w:left w:val="none" w:sz="0" w:space="0" w:color="auto"/>
        <w:bottom w:val="none" w:sz="0" w:space="0" w:color="auto"/>
        <w:right w:val="none" w:sz="0" w:space="0" w:color="auto"/>
      </w:divBdr>
    </w:div>
    <w:div w:id="2083330345">
      <w:bodyDiv w:val="1"/>
      <w:marLeft w:val="0"/>
      <w:marRight w:val="0"/>
      <w:marTop w:val="0"/>
      <w:marBottom w:val="0"/>
      <w:divBdr>
        <w:top w:val="none" w:sz="0" w:space="0" w:color="auto"/>
        <w:left w:val="none" w:sz="0" w:space="0" w:color="auto"/>
        <w:bottom w:val="none" w:sz="0" w:space="0" w:color="auto"/>
        <w:right w:val="none" w:sz="0" w:space="0" w:color="auto"/>
      </w:divBdr>
    </w:div>
    <w:div w:id="2083410029">
      <w:bodyDiv w:val="1"/>
      <w:marLeft w:val="0"/>
      <w:marRight w:val="0"/>
      <w:marTop w:val="0"/>
      <w:marBottom w:val="0"/>
      <w:divBdr>
        <w:top w:val="none" w:sz="0" w:space="0" w:color="auto"/>
        <w:left w:val="none" w:sz="0" w:space="0" w:color="auto"/>
        <w:bottom w:val="none" w:sz="0" w:space="0" w:color="auto"/>
        <w:right w:val="none" w:sz="0" w:space="0" w:color="auto"/>
      </w:divBdr>
    </w:div>
    <w:div w:id="2083479371">
      <w:bodyDiv w:val="1"/>
      <w:marLeft w:val="0"/>
      <w:marRight w:val="0"/>
      <w:marTop w:val="0"/>
      <w:marBottom w:val="0"/>
      <w:divBdr>
        <w:top w:val="none" w:sz="0" w:space="0" w:color="auto"/>
        <w:left w:val="none" w:sz="0" w:space="0" w:color="auto"/>
        <w:bottom w:val="none" w:sz="0" w:space="0" w:color="auto"/>
        <w:right w:val="none" w:sz="0" w:space="0" w:color="auto"/>
      </w:divBdr>
    </w:div>
    <w:div w:id="2083870016">
      <w:bodyDiv w:val="1"/>
      <w:marLeft w:val="0"/>
      <w:marRight w:val="0"/>
      <w:marTop w:val="0"/>
      <w:marBottom w:val="0"/>
      <w:divBdr>
        <w:top w:val="none" w:sz="0" w:space="0" w:color="auto"/>
        <w:left w:val="none" w:sz="0" w:space="0" w:color="auto"/>
        <w:bottom w:val="none" w:sz="0" w:space="0" w:color="auto"/>
        <w:right w:val="none" w:sz="0" w:space="0" w:color="auto"/>
      </w:divBdr>
    </w:div>
    <w:div w:id="2084334736">
      <w:bodyDiv w:val="1"/>
      <w:marLeft w:val="0"/>
      <w:marRight w:val="0"/>
      <w:marTop w:val="0"/>
      <w:marBottom w:val="0"/>
      <w:divBdr>
        <w:top w:val="none" w:sz="0" w:space="0" w:color="auto"/>
        <w:left w:val="none" w:sz="0" w:space="0" w:color="auto"/>
        <w:bottom w:val="none" w:sz="0" w:space="0" w:color="auto"/>
        <w:right w:val="none" w:sz="0" w:space="0" w:color="auto"/>
      </w:divBdr>
    </w:div>
    <w:div w:id="2085105681">
      <w:bodyDiv w:val="1"/>
      <w:marLeft w:val="0"/>
      <w:marRight w:val="0"/>
      <w:marTop w:val="0"/>
      <w:marBottom w:val="0"/>
      <w:divBdr>
        <w:top w:val="none" w:sz="0" w:space="0" w:color="auto"/>
        <w:left w:val="none" w:sz="0" w:space="0" w:color="auto"/>
        <w:bottom w:val="none" w:sz="0" w:space="0" w:color="auto"/>
        <w:right w:val="none" w:sz="0" w:space="0" w:color="auto"/>
      </w:divBdr>
    </w:div>
    <w:div w:id="2085224732">
      <w:bodyDiv w:val="1"/>
      <w:marLeft w:val="0"/>
      <w:marRight w:val="0"/>
      <w:marTop w:val="0"/>
      <w:marBottom w:val="0"/>
      <w:divBdr>
        <w:top w:val="none" w:sz="0" w:space="0" w:color="auto"/>
        <w:left w:val="none" w:sz="0" w:space="0" w:color="auto"/>
        <w:bottom w:val="none" w:sz="0" w:space="0" w:color="auto"/>
        <w:right w:val="none" w:sz="0" w:space="0" w:color="auto"/>
      </w:divBdr>
    </w:div>
    <w:div w:id="2085299198">
      <w:bodyDiv w:val="1"/>
      <w:marLeft w:val="0"/>
      <w:marRight w:val="0"/>
      <w:marTop w:val="0"/>
      <w:marBottom w:val="0"/>
      <w:divBdr>
        <w:top w:val="none" w:sz="0" w:space="0" w:color="auto"/>
        <w:left w:val="none" w:sz="0" w:space="0" w:color="auto"/>
        <w:bottom w:val="none" w:sz="0" w:space="0" w:color="auto"/>
        <w:right w:val="none" w:sz="0" w:space="0" w:color="auto"/>
      </w:divBdr>
    </w:div>
    <w:div w:id="2087336764">
      <w:bodyDiv w:val="1"/>
      <w:marLeft w:val="0"/>
      <w:marRight w:val="0"/>
      <w:marTop w:val="0"/>
      <w:marBottom w:val="0"/>
      <w:divBdr>
        <w:top w:val="none" w:sz="0" w:space="0" w:color="auto"/>
        <w:left w:val="none" w:sz="0" w:space="0" w:color="auto"/>
        <w:bottom w:val="none" w:sz="0" w:space="0" w:color="auto"/>
        <w:right w:val="none" w:sz="0" w:space="0" w:color="auto"/>
      </w:divBdr>
    </w:div>
    <w:div w:id="2087409671">
      <w:bodyDiv w:val="1"/>
      <w:marLeft w:val="0"/>
      <w:marRight w:val="0"/>
      <w:marTop w:val="0"/>
      <w:marBottom w:val="0"/>
      <w:divBdr>
        <w:top w:val="none" w:sz="0" w:space="0" w:color="auto"/>
        <w:left w:val="none" w:sz="0" w:space="0" w:color="auto"/>
        <w:bottom w:val="none" w:sz="0" w:space="0" w:color="auto"/>
        <w:right w:val="none" w:sz="0" w:space="0" w:color="auto"/>
      </w:divBdr>
    </w:div>
    <w:div w:id="2087606145">
      <w:bodyDiv w:val="1"/>
      <w:marLeft w:val="0"/>
      <w:marRight w:val="0"/>
      <w:marTop w:val="0"/>
      <w:marBottom w:val="0"/>
      <w:divBdr>
        <w:top w:val="none" w:sz="0" w:space="0" w:color="auto"/>
        <w:left w:val="none" w:sz="0" w:space="0" w:color="auto"/>
        <w:bottom w:val="none" w:sz="0" w:space="0" w:color="auto"/>
        <w:right w:val="none" w:sz="0" w:space="0" w:color="auto"/>
      </w:divBdr>
    </w:div>
    <w:div w:id="2088646353">
      <w:bodyDiv w:val="1"/>
      <w:marLeft w:val="0"/>
      <w:marRight w:val="0"/>
      <w:marTop w:val="0"/>
      <w:marBottom w:val="0"/>
      <w:divBdr>
        <w:top w:val="none" w:sz="0" w:space="0" w:color="auto"/>
        <w:left w:val="none" w:sz="0" w:space="0" w:color="auto"/>
        <w:bottom w:val="none" w:sz="0" w:space="0" w:color="auto"/>
        <w:right w:val="none" w:sz="0" w:space="0" w:color="auto"/>
      </w:divBdr>
    </w:div>
    <w:div w:id="2088651155">
      <w:bodyDiv w:val="1"/>
      <w:marLeft w:val="0"/>
      <w:marRight w:val="0"/>
      <w:marTop w:val="0"/>
      <w:marBottom w:val="0"/>
      <w:divBdr>
        <w:top w:val="none" w:sz="0" w:space="0" w:color="auto"/>
        <w:left w:val="none" w:sz="0" w:space="0" w:color="auto"/>
        <w:bottom w:val="none" w:sz="0" w:space="0" w:color="auto"/>
        <w:right w:val="none" w:sz="0" w:space="0" w:color="auto"/>
      </w:divBdr>
    </w:div>
    <w:div w:id="2088766813">
      <w:bodyDiv w:val="1"/>
      <w:marLeft w:val="0"/>
      <w:marRight w:val="0"/>
      <w:marTop w:val="0"/>
      <w:marBottom w:val="0"/>
      <w:divBdr>
        <w:top w:val="none" w:sz="0" w:space="0" w:color="auto"/>
        <w:left w:val="none" w:sz="0" w:space="0" w:color="auto"/>
        <w:bottom w:val="none" w:sz="0" w:space="0" w:color="auto"/>
        <w:right w:val="none" w:sz="0" w:space="0" w:color="auto"/>
      </w:divBdr>
    </w:div>
    <w:div w:id="2089033660">
      <w:bodyDiv w:val="1"/>
      <w:marLeft w:val="0"/>
      <w:marRight w:val="0"/>
      <w:marTop w:val="0"/>
      <w:marBottom w:val="0"/>
      <w:divBdr>
        <w:top w:val="none" w:sz="0" w:space="0" w:color="auto"/>
        <w:left w:val="none" w:sz="0" w:space="0" w:color="auto"/>
        <w:bottom w:val="none" w:sz="0" w:space="0" w:color="auto"/>
        <w:right w:val="none" w:sz="0" w:space="0" w:color="auto"/>
      </w:divBdr>
    </w:div>
    <w:div w:id="2090929175">
      <w:bodyDiv w:val="1"/>
      <w:marLeft w:val="0"/>
      <w:marRight w:val="0"/>
      <w:marTop w:val="0"/>
      <w:marBottom w:val="0"/>
      <w:divBdr>
        <w:top w:val="none" w:sz="0" w:space="0" w:color="auto"/>
        <w:left w:val="none" w:sz="0" w:space="0" w:color="auto"/>
        <w:bottom w:val="none" w:sz="0" w:space="0" w:color="auto"/>
        <w:right w:val="none" w:sz="0" w:space="0" w:color="auto"/>
      </w:divBdr>
    </w:div>
    <w:div w:id="2091925845">
      <w:bodyDiv w:val="1"/>
      <w:marLeft w:val="0"/>
      <w:marRight w:val="0"/>
      <w:marTop w:val="0"/>
      <w:marBottom w:val="0"/>
      <w:divBdr>
        <w:top w:val="none" w:sz="0" w:space="0" w:color="auto"/>
        <w:left w:val="none" w:sz="0" w:space="0" w:color="auto"/>
        <w:bottom w:val="none" w:sz="0" w:space="0" w:color="auto"/>
        <w:right w:val="none" w:sz="0" w:space="0" w:color="auto"/>
      </w:divBdr>
    </w:div>
    <w:div w:id="2093509131">
      <w:bodyDiv w:val="1"/>
      <w:marLeft w:val="0"/>
      <w:marRight w:val="0"/>
      <w:marTop w:val="0"/>
      <w:marBottom w:val="0"/>
      <w:divBdr>
        <w:top w:val="none" w:sz="0" w:space="0" w:color="auto"/>
        <w:left w:val="none" w:sz="0" w:space="0" w:color="auto"/>
        <w:bottom w:val="none" w:sz="0" w:space="0" w:color="auto"/>
        <w:right w:val="none" w:sz="0" w:space="0" w:color="auto"/>
      </w:divBdr>
    </w:div>
    <w:div w:id="2093772378">
      <w:bodyDiv w:val="1"/>
      <w:marLeft w:val="0"/>
      <w:marRight w:val="0"/>
      <w:marTop w:val="0"/>
      <w:marBottom w:val="0"/>
      <w:divBdr>
        <w:top w:val="none" w:sz="0" w:space="0" w:color="auto"/>
        <w:left w:val="none" w:sz="0" w:space="0" w:color="auto"/>
        <w:bottom w:val="none" w:sz="0" w:space="0" w:color="auto"/>
        <w:right w:val="none" w:sz="0" w:space="0" w:color="auto"/>
      </w:divBdr>
    </w:div>
    <w:div w:id="2094935640">
      <w:bodyDiv w:val="1"/>
      <w:marLeft w:val="0"/>
      <w:marRight w:val="0"/>
      <w:marTop w:val="0"/>
      <w:marBottom w:val="0"/>
      <w:divBdr>
        <w:top w:val="none" w:sz="0" w:space="0" w:color="auto"/>
        <w:left w:val="none" w:sz="0" w:space="0" w:color="auto"/>
        <w:bottom w:val="none" w:sz="0" w:space="0" w:color="auto"/>
        <w:right w:val="none" w:sz="0" w:space="0" w:color="auto"/>
      </w:divBdr>
    </w:div>
    <w:div w:id="2096974560">
      <w:bodyDiv w:val="1"/>
      <w:marLeft w:val="0"/>
      <w:marRight w:val="0"/>
      <w:marTop w:val="0"/>
      <w:marBottom w:val="0"/>
      <w:divBdr>
        <w:top w:val="none" w:sz="0" w:space="0" w:color="auto"/>
        <w:left w:val="none" w:sz="0" w:space="0" w:color="auto"/>
        <w:bottom w:val="none" w:sz="0" w:space="0" w:color="auto"/>
        <w:right w:val="none" w:sz="0" w:space="0" w:color="auto"/>
      </w:divBdr>
    </w:div>
    <w:div w:id="2097020975">
      <w:bodyDiv w:val="1"/>
      <w:marLeft w:val="0"/>
      <w:marRight w:val="0"/>
      <w:marTop w:val="0"/>
      <w:marBottom w:val="0"/>
      <w:divBdr>
        <w:top w:val="none" w:sz="0" w:space="0" w:color="auto"/>
        <w:left w:val="none" w:sz="0" w:space="0" w:color="auto"/>
        <w:bottom w:val="none" w:sz="0" w:space="0" w:color="auto"/>
        <w:right w:val="none" w:sz="0" w:space="0" w:color="auto"/>
      </w:divBdr>
    </w:div>
    <w:div w:id="2099014705">
      <w:bodyDiv w:val="1"/>
      <w:marLeft w:val="0"/>
      <w:marRight w:val="0"/>
      <w:marTop w:val="0"/>
      <w:marBottom w:val="0"/>
      <w:divBdr>
        <w:top w:val="none" w:sz="0" w:space="0" w:color="auto"/>
        <w:left w:val="none" w:sz="0" w:space="0" w:color="auto"/>
        <w:bottom w:val="none" w:sz="0" w:space="0" w:color="auto"/>
        <w:right w:val="none" w:sz="0" w:space="0" w:color="auto"/>
      </w:divBdr>
    </w:div>
    <w:div w:id="2099398014">
      <w:bodyDiv w:val="1"/>
      <w:marLeft w:val="0"/>
      <w:marRight w:val="0"/>
      <w:marTop w:val="0"/>
      <w:marBottom w:val="0"/>
      <w:divBdr>
        <w:top w:val="none" w:sz="0" w:space="0" w:color="auto"/>
        <w:left w:val="none" w:sz="0" w:space="0" w:color="auto"/>
        <w:bottom w:val="none" w:sz="0" w:space="0" w:color="auto"/>
        <w:right w:val="none" w:sz="0" w:space="0" w:color="auto"/>
      </w:divBdr>
    </w:div>
    <w:div w:id="2099985506">
      <w:bodyDiv w:val="1"/>
      <w:marLeft w:val="0"/>
      <w:marRight w:val="0"/>
      <w:marTop w:val="0"/>
      <w:marBottom w:val="0"/>
      <w:divBdr>
        <w:top w:val="none" w:sz="0" w:space="0" w:color="auto"/>
        <w:left w:val="none" w:sz="0" w:space="0" w:color="auto"/>
        <w:bottom w:val="none" w:sz="0" w:space="0" w:color="auto"/>
        <w:right w:val="none" w:sz="0" w:space="0" w:color="auto"/>
      </w:divBdr>
    </w:div>
    <w:div w:id="2100519494">
      <w:bodyDiv w:val="1"/>
      <w:marLeft w:val="0"/>
      <w:marRight w:val="0"/>
      <w:marTop w:val="0"/>
      <w:marBottom w:val="0"/>
      <w:divBdr>
        <w:top w:val="none" w:sz="0" w:space="0" w:color="auto"/>
        <w:left w:val="none" w:sz="0" w:space="0" w:color="auto"/>
        <w:bottom w:val="none" w:sz="0" w:space="0" w:color="auto"/>
        <w:right w:val="none" w:sz="0" w:space="0" w:color="auto"/>
      </w:divBdr>
    </w:div>
    <w:div w:id="2100564615">
      <w:bodyDiv w:val="1"/>
      <w:marLeft w:val="0"/>
      <w:marRight w:val="0"/>
      <w:marTop w:val="0"/>
      <w:marBottom w:val="0"/>
      <w:divBdr>
        <w:top w:val="none" w:sz="0" w:space="0" w:color="auto"/>
        <w:left w:val="none" w:sz="0" w:space="0" w:color="auto"/>
        <w:bottom w:val="none" w:sz="0" w:space="0" w:color="auto"/>
        <w:right w:val="none" w:sz="0" w:space="0" w:color="auto"/>
      </w:divBdr>
    </w:div>
    <w:div w:id="2100832017">
      <w:bodyDiv w:val="1"/>
      <w:marLeft w:val="0"/>
      <w:marRight w:val="0"/>
      <w:marTop w:val="0"/>
      <w:marBottom w:val="0"/>
      <w:divBdr>
        <w:top w:val="none" w:sz="0" w:space="0" w:color="auto"/>
        <w:left w:val="none" w:sz="0" w:space="0" w:color="auto"/>
        <w:bottom w:val="none" w:sz="0" w:space="0" w:color="auto"/>
        <w:right w:val="none" w:sz="0" w:space="0" w:color="auto"/>
      </w:divBdr>
    </w:div>
    <w:div w:id="2101102892">
      <w:bodyDiv w:val="1"/>
      <w:marLeft w:val="0"/>
      <w:marRight w:val="0"/>
      <w:marTop w:val="0"/>
      <w:marBottom w:val="0"/>
      <w:divBdr>
        <w:top w:val="none" w:sz="0" w:space="0" w:color="auto"/>
        <w:left w:val="none" w:sz="0" w:space="0" w:color="auto"/>
        <w:bottom w:val="none" w:sz="0" w:space="0" w:color="auto"/>
        <w:right w:val="none" w:sz="0" w:space="0" w:color="auto"/>
      </w:divBdr>
    </w:div>
    <w:div w:id="2101564545">
      <w:bodyDiv w:val="1"/>
      <w:marLeft w:val="0"/>
      <w:marRight w:val="0"/>
      <w:marTop w:val="0"/>
      <w:marBottom w:val="0"/>
      <w:divBdr>
        <w:top w:val="none" w:sz="0" w:space="0" w:color="auto"/>
        <w:left w:val="none" w:sz="0" w:space="0" w:color="auto"/>
        <w:bottom w:val="none" w:sz="0" w:space="0" w:color="auto"/>
        <w:right w:val="none" w:sz="0" w:space="0" w:color="auto"/>
      </w:divBdr>
    </w:div>
    <w:div w:id="2101871977">
      <w:bodyDiv w:val="1"/>
      <w:marLeft w:val="0"/>
      <w:marRight w:val="0"/>
      <w:marTop w:val="0"/>
      <w:marBottom w:val="0"/>
      <w:divBdr>
        <w:top w:val="none" w:sz="0" w:space="0" w:color="auto"/>
        <w:left w:val="none" w:sz="0" w:space="0" w:color="auto"/>
        <w:bottom w:val="none" w:sz="0" w:space="0" w:color="auto"/>
        <w:right w:val="none" w:sz="0" w:space="0" w:color="auto"/>
      </w:divBdr>
    </w:div>
    <w:div w:id="2102792417">
      <w:bodyDiv w:val="1"/>
      <w:marLeft w:val="0"/>
      <w:marRight w:val="0"/>
      <w:marTop w:val="0"/>
      <w:marBottom w:val="0"/>
      <w:divBdr>
        <w:top w:val="none" w:sz="0" w:space="0" w:color="auto"/>
        <w:left w:val="none" w:sz="0" w:space="0" w:color="auto"/>
        <w:bottom w:val="none" w:sz="0" w:space="0" w:color="auto"/>
        <w:right w:val="none" w:sz="0" w:space="0" w:color="auto"/>
      </w:divBdr>
    </w:div>
    <w:div w:id="2103184857">
      <w:bodyDiv w:val="1"/>
      <w:marLeft w:val="0"/>
      <w:marRight w:val="0"/>
      <w:marTop w:val="0"/>
      <w:marBottom w:val="0"/>
      <w:divBdr>
        <w:top w:val="none" w:sz="0" w:space="0" w:color="auto"/>
        <w:left w:val="none" w:sz="0" w:space="0" w:color="auto"/>
        <w:bottom w:val="none" w:sz="0" w:space="0" w:color="auto"/>
        <w:right w:val="none" w:sz="0" w:space="0" w:color="auto"/>
      </w:divBdr>
    </w:div>
    <w:div w:id="2103447772">
      <w:bodyDiv w:val="1"/>
      <w:marLeft w:val="0"/>
      <w:marRight w:val="0"/>
      <w:marTop w:val="0"/>
      <w:marBottom w:val="0"/>
      <w:divBdr>
        <w:top w:val="none" w:sz="0" w:space="0" w:color="auto"/>
        <w:left w:val="none" w:sz="0" w:space="0" w:color="auto"/>
        <w:bottom w:val="none" w:sz="0" w:space="0" w:color="auto"/>
        <w:right w:val="none" w:sz="0" w:space="0" w:color="auto"/>
      </w:divBdr>
    </w:div>
    <w:div w:id="2104497492">
      <w:bodyDiv w:val="1"/>
      <w:marLeft w:val="0"/>
      <w:marRight w:val="0"/>
      <w:marTop w:val="0"/>
      <w:marBottom w:val="0"/>
      <w:divBdr>
        <w:top w:val="none" w:sz="0" w:space="0" w:color="auto"/>
        <w:left w:val="none" w:sz="0" w:space="0" w:color="auto"/>
        <w:bottom w:val="none" w:sz="0" w:space="0" w:color="auto"/>
        <w:right w:val="none" w:sz="0" w:space="0" w:color="auto"/>
      </w:divBdr>
    </w:div>
    <w:div w:id="2104835543">
      <w:bodyDiv w:val="1"/>
      <w:marLeft w:val="0"/>
      <w:marRight w:val="0"/>
      <w:marTop w:val="0"/>
      <w:marBottom w:val="0"/>
      <w:divBdr>
        <w:top w:val="none" w:sz="0" w:space="0" w:color="auto"/>
        <w:left w:val="none" w:sz="0" w:space="0" w:color="auto"/>
        <w:bottom w:val="none" w:sz="0" w:space="0" w:color="auto"/>
        <w:right w:val="none" w:sz="0" w:space="0" w:color="auto"/>
      </w:divBdr>
    </w:div>
    <w:div w:id="2105303198">
      <w:bodyDiv w:val="1"/>
      <w:marLeft w:val="0"/>
      <w:marRight w:val="0"/>
      <w:marTop w:val="0"/>
      <w:marBottom w:val="0"/>
      <w:divBdr>
        <w:top w:val="none" w:sz="0" w:space="0" w:color="auto"/>
        <w:left w:val="none" w:sz="0" w:space="0" w:color="auto"/>
        <w:bottom w:val="none" w:sz="0" w:space="0" w:color="auto"/>
        <w:right w:val="none" w:sz="0" w:space="0" w:color="auto"/>
      </w:divBdr>
    </w:div>
    <w:div w:id="2105958947">
      <w:bodyDiv w:val="1"/>
      <w:marLeft w:val="0"/>
      <w:marRight w:val="0"/>
      <w:marTop w:val="0"/>
      <w:marBottom w:val="0"/>
      <w:divBdr>
        <w:top w:val="none" w:sz="0" w:space="0" w:color="auto"/>
        <w:left w:val="none" w:sz="0" w:space="0" w:color="auto"/>
        <w:bottom w:val="none" w:sz="0" w:space="0" w:color="auto"/>
        <w:right w:val="none" w:sz="0" w:space="0" w:color="auto"/>
      </w:divBdr>
    </w:div>
    <w:div w:id="2107382435">
      <w:bodyDiv w:val="1"/>
      <w:marLeft w:val="0"/>
      <w:marRight w:val="0"/>
      <w:marTop w:val="0"/>
      <w:marBottom w:val="0"/>
      <w:divBdr>
        <w:top w:val="none" w:sz="0" w:space="0" w:color="auto"/>
        <w:left w:val="none" w:sz="0" w:space="0" w:color="auto"/>
        <w:bottom w:val="none" w:sz="0" w:space="0" w:color="auto"/>
        <w:right w:val="none" w:sz="0" w:space="0" w:color="auto"/>
      </w:divBdr>
    </w:div>
    <w:div w:id="2107530485">
      <w:bodyDiv w:val="1"/>
      <w:marLeft w:val="0"/>
      <w:marRight w:val="0"/>
      <w:marTop w:val="0"/>
      <w:marBottom w:val="0"/>
      <w:divBdr>
        <w:top w:val="none" w:sz="0" w:space="0" w:color="auto"/>
        <w:left w:val="none" w:sz="0" w:space="0" w:color="auto"/>
        <w:bottom w:val="none" w:sz="0" w:space="0" w:color="auto"/>
        <w:right w:val="none" w:sz="0" w:space="0" w:color="auto"/>
      </w:divBdr>
    </w:div>
    <w:div w:id="2108033560">
      <w:bodyDiv w:val="1"/>
      <w:marLeft w:val="0"/>
      <w:marRight w:val="0"/>
      <w:marTop w:val="0"/>
      <w:marBottom w:val="0"/>
      <w:divBdr>
        <w:top w:val="none" w:sz="0" w:space="0" w:color="auto"/>
        <w:left w:val="none" w:sz="0" w:space="0" w:color="auto"/>
        <w:bottom w:val="none" w:sz="0" w:space="0" w:color="auto"/>
        <w:right w:val="none" w:sz="0" w:space="0" w:color="auto"/>
      </w:divBdr>
    </w:div>
    <w:div w:id="2108959538">
      <w:bodyDiv w:val="1"/>
      <w:marLeft w:val="0"/>
      <w:marRight w:val="0"/>
      <w:marTop w:val="0"/>
      <w:marBottom w:val="0"/>
      <w:divBdr>
        <w:top w:val="none" w:sz="0" w:space="0" w:color="auto"/>
        <w:left w:val="none" w:sz="0" w:space="0" w:color="auto"/>
        <w:bottom w:val="none" w:sz="0" w:space="0" w:color="auto"/>
        <w:right w:val="none" w:sz="0" w:space="0" w:color="auto"/>
      </w:divBdr>
    </w:div>
    <w:div w:id="2110857175">
      <w:bodyDiv w:val="1"/>
      <w:marLeft w:val="0"/>
      <w:marRight w:val="0"/>
      <w:marTop w:val="0"/>
      <w:marBottom w:val="0"/>
      <w:divBdr>
        <w:top w:val="none" w:sz="0" w:space="0" w:color="auto"/>
        <w:left w:val="none" w:sz="0" w:space="0" w:color="auto"/>
        <w:bottom w:val="none" w:sz="0" w:space="0" w:color="auto"/>
        <w:right w:val="none" w:sz="0" w:space="0" w:color="auto"/>
      </w:divBdr>
    </w:div>
    <w:div w:id="2111047443">
      <w:bodyDiv w:val="1"/>
      <w:marLeft w:val="0"/>
      <w:marRight w:val="0"/>
      <w:marTop w:val="0"/>
      <w:marBottom w:val="0"/>
      <w:divBdr>
        <w:top w:val="none" w:sz="0" w:space="0" w:color="auto"/>
        <w:left w:val="none" w:sz="0" w:space="0" w:color="auto"/>
        <w:bottom w:val="none" w:sz="0" w:space="0" w:color="auto"/>
        <w:right w:val="none" w:sz="0" w:space="0" w:color="auto"/>
      </w:divBdr>
    </w:div>
    <w:div w:id="2111775772">
      <w:bodyDiv w:val="1"/>
      <w:marLeft w:val="0"/>
      <w:marRight w:val="0"/>
      <w:marTop w:val="0"/>
      <w:marBottom w:val="0"/>
      <w:divBdr>
        <w:top w:val="none" w:sz="0" w:space="0" w:color="auto"/>
        <w:left w:val="none" w:sz="0" w:space="0" w:color="auto"/>
        <w:bottom w:val="none" w:sz="0" w:space="0" w:color="auto"/>
        <w:right w:val="none" w:sz="0" w:space="0" w:color="auto"/>
      </w:divBdr>
    </w:div>
    <w:div w:id="2111779170">
      <w:bodyDiv w:val="1"/>
      <w:marLeft w:val="0"/>
      <w:marRight w:val="0"/>
      <w:marTop w:val="0"/>
      <w:marBottom w:val="0"/>
      <w:divBdr>
        <w:top w:val="none" w:sz="0" w:space="0" w:color="auto"/>
        <w:left w:val="none" w:sz="0" w:space="0" w:color="auto"/>
        <w:bottom w:val="none" w:sz="0" w:space="0" w:color="auto"/>
        <w:right w:val="none" w:sz="0" w:space="0" w:color="auto"/>
      </w:divBdr>
    </w:div>
    <w:div w:id="2112626125">
      <w:bodyDiv w:val="1"/>
      <w:marLeft w:val="0"/>
      <w:marRight w:val="0"/>
      <w:marTop w:val="0"/>
      <w:marBottom w:val="0"/>
      <w:divBdr>
        <w:top w:val="none" w:sz="0" w:space="0" w:color="auto"/>
        <w:left w:val="none" w:sz="0" w:space="0" w:color="auto"/>
        <w:bottom w:val="none" w:sz="0" w:space="0" w:color="auto"/>
        <w:right w:val="none" w:sz="0" w:space="0" w:color="auto"/>
      </w:divBdr>
    </w:div>
    <w:div w:id="2113932514">
      <w:bodyDiv w:val="1"/>
      <w:marLeft w:val="0"/>
      <w:marRight w:val="0"/>
      <w:marTop w:val="0"/>
      <w:marBottom w:val="0"/>
      <w:divBdr>
        <w:top w:val="none" w:sz="0" w:space="0" w:color="auto"/>
        <w:left w:val="none" w:sz="0" w:space="0" w:color="auto"/>
        <w:bottom w:val="none" w:sz="0" w:space="0" w:color="auto"/>
        <w:right w:val="none" w:sz="0" w:space="0" w:color="auto"/>
      </w:divBdr>
    </w:div>
    <w:div w:id="2114401851">
      <w:bodyDiv w:val="1"/>
      <w:marLeft w:val="0"/>
      <w:marRight w:val="0"/>
      <w:marTop w:val="0"/>
      <w:marBottom w:val="0"/>
      <w:divBdr>
        <w:top w:val="none" w:sz="0" w:space="0" w:color="auto"/>
        <w:left w:val="none" w:sz="0" w:space="0" w:color="auto"/>
        <w:bottom w:val="none" w:sz="0" w:space="0" w:color="auto"/>
        <w:right w:val="none" w:sz="0" w:space="0" w:color="auto"/>
      </w:divBdr>
    </w:div>
    <w:div w:id="2115244061">
      <w:bodyDiv w:val="1"/>
      <w:marLeft w:val="0"/>
      <w:marRight w:val="0"/>
      <w:marTop w:val="0"/>
      <w:marBottom w:val="0"/>
      <w:divBdr>
        <w:top w:val="none" w:sz="0" w:space="0" w:color="auto"/>
        <w:left w:val="none" w:sz="0" w:space="0" w:color="auto"/>
        <w:bottom w:val="none" w:sz="0" w:space="0" w:color="auto"/>
        <w:right w:val="none" w:sz="0" w:space="0" w:color="auto"/>
      </w:divBdr>
    </w:div>
    <w:div w:id="2116755013">
      <w:bodyDiv w:val="1"/>
      <w:marLeft w:val="0"/>
      <w:marRight w:val="0"/>
      <w:marTop w:val="0"/>
      <w:marBottom w:val="0"/>
      <w:divBdr>
        <w:top w:val="none" w:sz="0" w:space="0" w:color="auto"/>
        <w:left w:val="none" w:sz="0" w:space="0" w:color="auto"/>
        <w:bottom w:val="none" w:sz="0" w:space="0" w:color="auto"/>
        <w:right w:val="none" w:sz="0" w:space="0" w:color="auto"/>
      </w:divBdr>
    </w:div>
    <w:div w:id="2118256472">
      <w:bodyDiv w:val="1"/>
      <w:marLeft w:val="0"/>
      <w:marRight w:val="0"/>
      <w:marTop w:val="0"/>
      <w:marBottom w:val="0"/>
      <w:divBdr>
        <w:top w:val="none" w:sz="0" w:space="0" w:color="auto"/>
        <w:left w:val="none" w:sz="0" w:space="0" w:color="auto"/>
        <w:bottom w:val="none" w:sz="0" w:space="0" w:color="auto"/>
        <w:right w:val="none" w:sz="0" w:space="0" w:color="auto"/>
      </w:divBdr>
    </w:div>
    <w:div w:id="2120297177">
      <w:bodyDiv w:val="1"/>
      <w:marLeft w:val="0"/>
      <w:marRight w:val="0"/>
      <w:marTop w:val="0"/>
      <w:marBottom w:val="0"/>
      <w:divBdr>
        <w:top w:val="none" w:sz="0" w:space="0" w:color="auto"/>
        <w:left w:val="none" w:sz="0" w:space="0" w:color="auto"/>
        <w:bottom w:val="none" w:sz="0" w:space="0" w:color="auto"/>
        <w:right w:val="none" w:sz="0" w:space="0" w:color="auto"/>
      </w:divBdr>
    </w:div>
    <w:div w:id="2120417744">
      <w:bodyDiv w:val="1"/>
      <w:marLeft w:val="0"/>
      <w:marRight w:val="0"/>
      <w:marTop w:val="0"/>
      <w:marBottom w:val="0"/>
      <w:divBdr>
        <w:top w:val="none" w:sz="0" w:space="0" w:color="auto"/>
        <w:left w:val="none" w:sz="0" w:space="0" w:color="auto"/>
        <w:bottom w:val="none" w:sz="0" w:space="0" w:color="auto"/>
        <w:right w:val="none" w:sz="0" w:space="0" w:color="auto"/>
      </w:divBdr>
    </w:div>
    <w:div w:id="2120444021">
      <w:bodyDiv w:val="1"/>
      <w:marLeft w:val="0"/>
      <w:marRight w:val="0"/>
      <w:marTop w:val="0"/>
      <w:marBottom w:val="0"/>
      <w:divBdr>
        <w:top w:val="none" w:sz="0" w:space="0" w:color="auto"/>
        <w:left w:val="none" w:sz="0" w:space="0" w:color="auto"/>
        <w:bottom w:val="none" w:sz="0" w:space="0" w:color="auto"/>
        <w:right w:val="none" w:sz="0" w:space="0" w:color="auto"/>
      </w:divBdr>
    </w:div>
    <w:div w:id="2120954613">
      <w:bodyDiv w:val="1"/>
      <w:marLeft w:val="0"/>
      <w:marRight w:val="0"/>
      <w:marTop w:val="0"/>
      <w:marBottom w:val="0"/>
      <w:divBdr>
        <w:top w:val="none" w:sz="0" w:space="0" w:color="auto"/>
        <w:left w:val="none" w:sz="0" w:space="0" w:color="auto"/>
        <w:bottom w:val="none" w:sz="0" w:space="0" w:color="auto"/>
        <w:right w:val="none" w:sz="0" w:space="0" w:color="auto"/>
      </w:divBdr>
    </w:div>
    <w:div w:id="2122608472">
      <w:bodyDiv w:val="1"/>
      <w:marLeft w:val="0"/>
      <w:marRight w:val="0"/>
      <w:marTop w:val="0"/>
      <w:marBottom w:val="0"/>
      <w:divBdr>
        <w:top w:val="none" w:sz="0" w:space="0" w:color="auto"/>
        <w:left w:val="none" w:sz="0" w:space="0" w:color="auto"/>
        <w:bottom w:val="none" w:sz="0" w:space="0" w:color="auto"/>
        <w:right w:val="none" w:sz="0" w:space="0" w:color="auto"/>
      </w:divBdr>
    </w:div>
    <w:div w:id="2123106391">
      <w:bodyDiv w:val="1"/>
      <w:marLeft w:val="0"/>
      <w:marRight w:val="0"/>
      <w:marTop w:val="0"/>
      <w:marBottom w:val="0"/>
      <w:divBdr>
        <w:top w:val="none" w:sz="0" w:space="0" w:color="auto"/>
        <w:left w:val="none" w:sz="0" w:space="0" w:color="auto"/>
        <w:bottom w:val="none" w:sz="0" w:space="0" w:color="auto"/>
        <w:right w:val="none" w:sz="0" w:space="0" w:color="auto"/>
      </w:divBdr>
    </w:div>
    <w:div w:id="2123912150">
      <w:bodyDiv w:val="1"/>
      <w:marLeft w:val="0"/>
      <w:marRight w:val="0"/>
      <w:marTop w:val="0"/>
      <w:marBottom w:val="0"/>
      <w:divBdr>
        <w:top w:val="none" w:sz="0" w:space="0" w:color="auto"/>
        <w:left w:val="none" w:sz="0" w:space="0" w:color="auto"/>
        <w:bottom w:val="none" w:sz="0" w:space="0" w:color="auto"/>
        <w:right w:val="none" w:sz="0" w:space="0" w:color="auto"/>
      </w:divBdr>
    </w:div>
    <w:div w:id="2125223999">
      <w:bodyDiv w:val="1"/>
      <w:marLeft w:val="0"/>
      <w:marRight w:val="0"/>
      <w:marTop w:val="0"/>
      <w:marBottom w:val="0"/>
      <w:divBdr>
        <w:top w:val="none" w:sz="0" w:space="0" w:color="auto"/>
        <w:left w:val="none" w:sz="0" w:space="0" w:color="auto"/>
        <w:bottom w:val="none" w:sz="0" w:space="0" w:color="auto"/>
        <w:right w:val="none" w:sz="0" w:space="0" w:color="auto"/>
      </w:divBdr>
    </w:div>
    <w:div w:id="2127430532">
      <w:bodyDiv w:val="1"/>
      <w:marLeft w:val="0"/>
      <w:marRight w:val="0"/>
      <w:marTop w:val="0"/>
      <w:marBottom w:val="0"/>
      <w:divBdr>
        <w:top w:val="none" w:sz="0" w:space="0" w:color="auto"/>
        <w:left w:val="none" w:sz="0" w:space="0" w:color="auto"/>
        <w:bottom w:val="none" w:sz="0" w:space="0" w:color="auto"/>
        <w:right w:val="none" w:sz="0" w:space="0" w:color="auto"/>
      </w:divBdr>
    </w:div>
    <w:div w:id="2128967544">
      <w:bodyDiv w:val="1"/>
      <w:marLeft w:val="0"/>
      <w:marRight w:val="0"/>
      <w:marTop w:val="0"/>
      <w:marBottom w:val="0"/>
      <w:divBdr>
        <w:top w:val="none" w:sz="0" w:space="0" w:color="auto"/>
        <w:left w:val="none" w:sz="0" w:space="0" w:color="auto"/>
        <w:bottom w:val="none" w:sz="0" w:space="0" w:color="auto"/>
        <w:right w:val="none" w:sz="0" w:space="0" w:color="auto"/>
      </w:divBdr>
    </w:div>
    <w:div w:id="2131124880">
      <w:bodyDiv w:val="1"/>
      <w:marLeft w:val="0"/>
      <w:marRight w:val="0"/>
      <w:marTop w:val="0"/>
      <w:marBottom w:val="0"/>
      <w:divBdr>
        <w:top w:val="none" w:sz="0" w:space="0" w:color="auto"/>
        <w:left w:val="none" w:sz="0" w:space="0" w:color="auto"/>
        <w:bottom w:val="none" w:sz="0" w:space="0" w:color="auto"/>
        <w:right w:val="none" w:sz="0" w:space="0" w:color="auto"/>
      </w:divBdr>
    </w:div>
    <w:div w:id="2133329964">
      <w:bodyDiv w:val="1"/>
      <w:marLeft w:val="0"/>
      <w:marRight w:val="0"/>
      <w:marTop w:val="0"/>
      <w:marBottom w:val="0"/>
      <w:divBdr>
        <w:top w:val="none" w:sz="0" w:space="0" w:color="auto"/>
        <w:left w:val="none" w:sz="0" w:space="0" w:color="auto"/>
        <w:bottom w:val="none" w:sz="0" w:space="0" w:color="auto"/>
        <w:right w:val="none" w:sz="0" w:space="0" w:color="auto"/>
      </w:divBdr>
    </w:div>
    <w:div w:id="2133550907">
      <w:bodyDiv w:val="1"/>
      <w:marLeft w:val="0"/>
      <w:marRight w:val="0"/>
      <w:marTop w:val="0"/>
      <w:marBottom w:val="0"/>
      <w:divBdr>
        <w:top w:val="none" w:sz="0" w:space="0" w:color="auto"/>
        <w:left w:val="none" w:sz="0" w:space="0" w:color="auto"/>
        <w:bottom w:val="none" w:sz="0" w:space="0" w:color="auto"/>
        <w:right w:val="none" w:sz="0" w:space="0" w:color="auto"/>
      </w:divBdr>
    </w:div>
    <w:div w:id="2133553816">
      <w:bodyDiv w:val="1"/>
      <w:marLeft w:val="0"/>
      <w:marRight w:val="0"/>
      <w:marTop w:val="0"/>
      <w:marBottom w:val="0"/>
      <w:divBdr>
        <w:top w:val="none" w:sz="0" w:space="0" w:color="auto"/>
        <w:left w:val="none" w:sz="0" w:space="0" w:color="auto"/>
        <w:bottom w:val="none" w:sz="0" w:space="0" w:color="auto"/>
        <w:right w:val="none" w:sz="0" w:space="0" w:color="auto"/>
      </w:divBdr>
    </w:div>
    <w:div w:id="2133590819">
      <w:bodyDiv w:val="1"/>
      <w:marLeft w:val="0"/>
      <w:marRight w:val="0"/>
      <w:marTop w:val="0"/>
      <w:marBottom w:val="0"/>
      <w:divBdr>
        <w:top w:val="none" w:sz="0" w:space="0" w:color="auto"/>
        <w:left w:val="none" w:sz="0" w:space="0" w:color="auto"/>
        <w:bottom w:val="none" w:sz="0" w:space="0" w:color="auto"/>
        <w:right w:val="none" w:sz="0" w:space="0" w:color="auto"/>
      </w:divBdr>
    </w:div>
    <w:div w:id="2134975260">
      <w:bodyDiv w:val="1"/>
      <w:marLeft w:val="0"/>
      <w:marRight w:val="0"/>
      <w:marTop w:val="0"/>
      <w:marBottom w:val="0"/>
      <w:divBdr>
        <w:top w:val="none" w:sz="0" w:space="0" w:color="auto"/>
        <w:left w:val="none" w:sz="0" w:space="0" w:color="auto"/>
        <w:bottom w:val="none" w:sz="0" w:space="0" w:color="auto"/>
        <w:right w:val="none" w:sz="0" w:space="0" w:color="auto"/>
      </w:divBdr>
    </w:div>
    <w:div w:id="2135052899">
      <w:bodyDiv w:val="1"/>
      <w:marLeft w:val="0"/>
      <w:marRight w:val="0"/>
      <w:marTop w:val="0"/>
      <w:marBottom w:val="0"/>
      <w:divBdr>
        <w:top w:val="none" w:sz="0" w:space="0" w:color="auto"/>
        <w:left w:val="none" w:sz="0" w:space="0" w:color="auto"/>
        <w:bottom w:val="none" w:sz="0" w:space="0" w:color="auto"/>
        <w:right w:val="none" w:sz="0" w:space="0" w:color="auto"/>
      </w:divBdr>
    </w:div>
    <w:div w:id="2135514418">
      <w:bodyDiv w:val="1"/>
      <w:marLeft w:val="0"/>
      <w:marRight w:val="0"/>
      <w:marTop w:val="0"/>
      <w:marBottom w:val="0"/>
      <w:divBdr>
        <w:top w:val="none" w:sz="0" w:space="0" w:color="auto"/>
        <w:left w:val="none" w:sz="0" w:space="0" w:color="auto"/>
        <w:bottom w:val="none" w:sz="0" w:space="0" w:color="auto"/>
        <w:right w:val="none" w:sz="0" w:space="0" w:color="auto"/>
      </w:divBdr>
    </w:div>
    <w:div w:id="2138060268">
      <w:bodyDiv w:val="1"/>
      <w:marLeft w:val="0"/>
      <w:marRight w:val="0"/>
      <w:marTop w:val="0"/>
      <w:marBottom w:val="0"/>
      <w:divBdr>
        <w:top w:val="none" w:sz="0" w:space="0" w:color="auto"/>
        <w:left w:val="none" w:sz="0" w:space="0" w:color="auto"/>
        <w:bottom w:val="none" w:sz="0" w:space="0" w:color="auto"/>
        <w:right w:val="none" w:sz="0" w:space="0" w:color="auto"/>
      </w:divBdr>
    </w:div>
    <w:div w:id="2141727116">
      <w:bodyDiv w:val="1"/>
      <w:marLeft w:val="0"/>
      <w:marRight w:val="0"/>
      <w:marTop w:val="0"/>
      <w:marBottom w:val="0"/>
      <w:divBdr>
        <w:top w:val="none" w:sz="0" w:space="0" w:color="auto"/>
        <w:left w:val="none" w:sz="0" w:space="0" w:color="auto"/>
        <w:bottom w:val="none" w:sz="0" w:space="0" w:color="auto"/>
        <w:right w:val="none" w:sz="0" w:space="0" w:color="auto"/>
      </w:divBdr>
    </w:div>
    <w:div w:id="2142503659">
      <w:bodyDiv w:val="1"/>
      <w:marLeft w:val="0"/>
      <w:marRight w:val="0"/>
      <w:marTop w:val="0"/>
      <w:marBottom w:val="0"/>
      <w:divBdr>
        <w:top w:val="none" w:sz="0" w:space="0" w:color="auto"/>
        <w:left w:val="none" w:sz="0" w:space="0" w:color="auto"/>
        <w:bottom w:val="none" w:sz="0" w:space="0" w:color="auto"/>
        <w:right w:val="none" w:sz="0" w:space="0" w:color="auto"/>
      </w:divBdr>
    </w:div>
    <w:div w:id="2144693567">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9" Type="http://schemas.microsoft.com/office/2020/10/relationships/intelligence" Target="intelligence2.xml"/><Relationship Id="rId21" Type="http://schemas.openxmlformats.org/officeDocument/2006/relationships/image" Target="media/image14.png"/><Relationship Id="rId34" Type="http://schemas.openxmlformats.org/officeDocument/2006/relationships/image" Target="media/image24.emf"/><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33" Type="http://schemas.openxmlformats.org/officeDocument/2006/relationships/image" Target="media/image23.emf"/><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19.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32" Type="http://schemas.openxmlformats.org/officeDocument/2006/relationships/image" Target="media/image22.emf"/><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image" Target="media/image18.emf"/><Relationship Id="rId36" Type="http://schemas.openxmlformats.org/officeDocument/2006/relationships/header" Target="header3.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1.em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7.emf"/><Relationship Id="rId30" Type="http://schemas.openxmlformats.org/officeDocument/2006/relationships/image" Target="media/image20.emf"/><Relationship Id="rId35" Type="http://schemas.openxmlformats.org/officeDocument/2006/relationships/image" Target="media/image25.png"/><Relationship Id="rId8" Type="http://schemas.openxmlformats.org/officeDocument/2006/relationships/image" Target="media/image1.png"/><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Vin22</b:Tag>
    <b:SourceType>InternetSite</b:SourceType>
    <b:Guid>{B9974CC6-EEB6-45AE-A223-95F225A0B7FB}</b:Guid>
    <b:Title>MySQL vs MySQLi in PHP</b:Title>
    <b:Year>2022</b:Year>
    <b:Author>
      <b:Author>
        <b:NameList>
          <b:Person>
            <b:Last>Vincy</b:Last>
          </b:Person>
        </b:NameList>
      </b:Author>
    </b:Author>
    <b:InternetSiteTitle>phppot</b:InternetSiteTitle>
    <b:Month>July</b:Month>
    <b:Day>9</b:Day>
    <b:URL>https://phppot.com/php/mysql-vs-mysqli-in-php/</b:URL>
    <b:YearAccessed>2024</b:YearAccessed>
    <b:MonthAccessed>July</b:MonthAccessed>
    <b:DayAccessed>19</b:DayAccessed>
    <b:RefOrder>3</b:RefOrder>
  </b:Source>
  <b:Source>
    <b:Tag>Por24</b:Tag>
    <b:SourceType>InternetSite</b:SourceType>
    <b:Guid>{65E70CEA-0765-4BAB-9043-F1990E0A9C1F}</b:Guid>
    <b:Author>
      <b:Author>
        <b:Corporate>PortSwigger</b:Corporate>
      </b:Author>
    </b:Author>
    <b:Title>What is SQL Injection</b:Title>
    <b:InternetSiteTitle>Web Security Academy</b:InternetSiteTitle>
    <b:URL>https://portswigger.net/web-security/sql-injection</b:URL>
    <b:YearAccessed>2024</b:YearAccessed>
    <b:MonthAccessed>July</b:MonthAccessed>
    <b:DayAccessed>19</b:DayAccessed>
    <b:RefOrder>4</b:RefOrder>
  </b:Source>
  <b:Source>
    <b:Tag>Luc231</b:Tag>
    <b:SourceType>InternetSite</b:SourceType>
    <b:Guid>{0AEE3171-7A3A-4F6E-A53D-2286ECC2E249}</b:Guid>
    <b:Author>
      <b:Author>
        <b:Corporate>Lucid Team</b:Corporate>
      </b:Author>
    </b:Author>
    <b:Title>Password Hashing</b:Title>
    <b:InternetSiteTitle>Lucid Outsourcing Solutions</b:InternetSiteTitle>
    <b:Year>2023</b:Year>
    <b:Month>March</b:Month>
    <b:Day>7</b:Day>
    <b:URL>https://lucidoutsourcing.com/blog/password-hashing</b:URL>
    <b:YearAccessed>2024</b:YearAccessed>
    <b:MonthAccessed>July</b:MonthAccessed>
    <b:DayAccessed>19</b:DayAccessed>
    <b:RefOrder>5</b:RefOrder>
  </b:Source>
  <b:Source>
    <b:Tag>Pal23</b:Tag>
    <b:SourceType>InternetSite</b:SourceType>
    <b:Guid>{B1D009E2-0E34-442A-9BCA-D38CF6D9571A}</b:Guid>
    <b:Author>
      <b:Author>
        <b:NameList>
          <b:Person>
            <b:Last>Palacios</b:Last>
            <b:First>Katarina</b:First>
          </b:Person>
        </b:NameList>
      </b:Author>
    </b:Author>
    <b:Title>Session management best practices</b:Title>
    <b:InternetSiteTitle>Connectwise</b:InternetSiteTitle>
    <b:Year>2023</b:Year>
    <b:Month>October</b:Month>
    <b:Day>5</b:Day>
    <b:URL>https://screenconnect.connectwise.com/blog/remote-support-access/session-management-best-practices</b:URL>
    <b:YearAccessed>2024</b:YearAccessed>
    <b:MonthAccessed>July</b:MonthAccessed>
    <b:DayAccessed>19</b:DayAccessed>
    <b:RefOrder>6</b:RefOrder>
  </b:Source>
  <b:Source>
    <b:Tag>Sta19</b:Tag>
    <b:SourceType>DocumentFromInternetSite</b:SourceType>
    <b:Guid>{58C6060F-1F89-4090-B5F7-DCBDBF753563}</b:Guid>
    <b:Author>
      <b:Author>
        <b:Corporate>Start Bootstrap</b:Corporate>
      </b:Author>
    </b:Author>
    <b:Title>startbootstrap</b:Title>
    <b:InternetSiteTitle>Sb-admin-2</b:InternetSiteTitle>
    <b:Year>2019</b:Year>
    <b:Month>January</b:Month>
    <b:Day>29</b:Day>
    <b:URL>https://startbootstrap.com/theme/sb-admin-2</b:URL>
    <b:RefOrder>7</b:RefOrder>
  </b:Source>
  <b:Source>
    <b:Tag>Goo244</b:Tag>
    <b:SourceType>InternetSite</b:SourceType>
    <b:Guid>{83B7C4B5-066E-40A0-854D-1898F21707E1}</b:Guid>
    <b:Author>
      <b:Author>
        <b:Corporate>Google</b:Corporate>
      </b:Author>
    </b:Author>
    <b:Title>Konnexio Inc.</b:Title>
    <b:InternetSiteTitle>Google Maps</b:InternetSiteTitle>
    <b:URL>https://maps.app.goo.gl/9kFQA1BNcWcwcRpA6</b:URL>
    <b:YearAccessed>2024</b:YearAccessed>
    <b:MonthAccessed>July</b:MonthAccessed>
    <b:DayAccessed>19</b:DayAccessed>
    <b:RefOrder>1</b:RefOrder>
  </b:Source>
  <b:Source>
    <b:Tag>Hub241</b:Tag>
    <b:SourceType>InternetSite</b:SourceType>
    <b:Guid>{7BF1BC57-BF98-4C25-B3A0-FC962F4143AB}</b:Guid>
    <b:Author>
      <b:Author>
        <b:Corporate>HubSpot</b:Corporate>
      </b:Author>
    </b:Author>
    <b:Title>Set up and style a HubSpot form on an external site</b:Title>
    <b:InternetSiteTitle>HubSpot Knowledge Base</b:InternetSiteTitle>
    <b:Year>2024</b:Year>
    <b:Month>April</b:Month>
    <b:Day>25</b:Day>
    <b:URL>https://knowledge.hubspot.com/forms/how-can-i-share-a-hubspot-form-if-im-using-an-external-site</b:URL>
    <b:YearAccessed>2024</b:YearAccessed>
    <b:MonthAccessed>July</b:MonthAccessed>
    <b:DayAccessed>19</b:DayAccessed>
    <b:RefOrder>2</b:RefOrder>
  </b:Source>
</b:Sources>
</file>

<file path=customXml/itemProps1.xml><?xml version="1.0" encoding="utf-8"?>
<ds:datastoreItem xmlns:ds="http://schemas.openxmlformats.org/officeDocument/2006/customXml" ds:itemID="{34E52F1E-E671-4F9B-9895-04436DD54E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1387</TotalTime>
  <Pages>44</Pages>
  <Words>7030</Words>
  <Characters>45322</Characters>
  <Application>Microsoft Office Word</Application>
  <DocSecurity>0</DocSecurity>
  <Lines>377</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Lalaine Macalisang</dc:creator>
  <cp:keywords/>
  <dc:description/>
  <cp:lastModifiedBy>Vinnie Moraes</cp:lastModifiedBy>
  <cp:revision>2876</cp:revision>
  <dcterms:created xsi:type="dcterms:W3CDTF">2024-05-26T01:18:00Z</dcterms:created>
  <dcterms:modified xsi:type="dcterms:W3CDTF">2024-11-01T16:17:00Z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1a0c6e12c502311e23d698ad64d964947ef95effa7f79fd0086bd776db5c69e7</vt:lpwstr>
  </property>
</Properties>
</file>